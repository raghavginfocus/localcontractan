
<file path=[Content_Types].xml><?xml version="1.0" encoding="utf-8"?>
<Types xmlns="http://schemas.openxmlformats.org/package/2006/content-types">
  <Default ContentType="application/vnd.openxmlformats-package.relationships+xml" Extension="rels"/>
  <Default ContentType="image/x-wmf" Extension="wmf"/>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people+xml" PartName="/word/peop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BDF26D" w14:textId="637D5B1F" w:rsidR="00A41427" w:rsidRPr="00501E61" w:rsidRDefault="00A41427" w:rsidP="00A41427">
      <w:pPr>
        <w:divId w:val="3768702410"/>
        <w:rPr>
          <w:sz w:val="22"/>
          <w:szCs w:val="22"/>
        </w:rPr>
      </w:pPr>
      <w:bookmarkStart w:id="0" w:name="CLAUSE_d1e72c5dac3d40e4b26b7881ea2d98c6"/>
      <w:r w:rsidRPr="00501E61">
        <w:rPr>
          <w:sz w:val="22"/>
          <w:szCs w:val="22"/>
        </w:rPr>
        <w:t xml:space="preserve">This </w:t>
      </w:r>
      <w:bookmarkStart w:id="1" w:name="TRM31aa358a7caf4b37a466fbe65b5ee870_0"/>
      <w:r w:rsidRPr="00501E61">
        <w:rPr>
          <w:sz w:val="22"/>
          <w:szCs w:val="22"/>
        </w:rPr>
        <w:t xml:space="preserve">Statement of Work # </w:t>
      </w:r>
      <w:r w:rsidR="006275BB">
        <w:rPr>
          <w:sz w:val="22"/>
          <w:szCs w:val="22"/>
        </w:rPr>
        <w:fldChar w:fldCharType="begin"/>
      </w:r>
      <w:r w:rsidR="006275BB">
        <w:rPr>
          <w:sz w:val="22"/>
          <w:szCs w:val="22"/>
        </w:rPr>
        <w:instrText xml:space="preserve"> DOCPROPERTY  caContractId  \* MERGEFORMAT </w:instrText>
      </w:r>
      <w:r w:rsidR="006275BB">
        <w:rPr>
          <w:sz w:val="22"/>
          <w:szCs w:val="22"/>
        </w:rPr>
        <w:fldChar w:fldCharType="separate"/>
      </w:r>
      <w:r w:rsidR="00941D46">
        <w:rPr>
          <w:sz w:val="22"/>
          <w:szCs w:val="22"/>
        </w:rPr>
        <w:t xml:space="preserve"> </w:t>
      </w:r>
      <w:r w:rsidR="006275BB">
        <w:rPr>
          <w:sz w:val="22"/>
          <w:szCs w:val="22"/>
        </w:rPr>
        <w:fldChar w:fldCharType="end"/>
      </w:r>
      <w:r w:rsidRPr="00501E61">
        <w:rPr>
          <w:sz w:val="22"/>
          <w:szCs w:val="22"/>
        </w:rPr>
        <w:t>_______</w:t>
      </w:r>
      <w:bookmarkEnd w:id="1"/>
      <w:r w:rsidRPr="00501E61">
        <w:rPr>
          <w:sz w:val="22"/>
          <w:szCs w:val="22"/>
        </w:rPr>
        <w:t>_</w:t>
      </w:r>
      <w:r w:rsidR="00D97CFC">
        <w:rPr>
          <w:sz w:val="22"/>
          <w:szCs w:val="22"/>
        </w:rPr>
        <w:t>, including its Exhibit(s)</w:t>
      </w:r>
      <w:r w:rsidRPr="00501E61">
        <w:rPr>
          <w:sz w:val="22"/>
          <w:szCs w:val="22"/>
        </w:rPr>
        <w:t xml:space="preserve"> ("SOW") adopts and incorporates by reference the terms and conditions </w:t>
      </w:r>
      <w:bookmarkStart w:id="2" w:name="TRMc86691ffe664428094d22b593d58af6d_1"/>
      <w:r w:rsidRPr="00501E61">
        <w:rPr>
          <w:sz w:val="22"/>
          <w:szCs w:val="22"/>
        </w:rPr>
        <w:t>of Supplier Relationship Agreement #</w:t>
      </w:r>
      <w:r w:rsidR="006275BB">
        <w:rPr>
          <w:sz w:val="22"/>
          <w:szCs w:val="22"/>
        </w:rPr>
        <w:fldChar w:fldCharType="begin"/>
      </w:r>
      <w:r w:rsidR="006275BB">
        <w:rPr>
          <w:sz w:val="22"/>
          <w:szCs w:val="22"/>
        </w:rPr>
        <w:instrText xml:space="preserve"> DOCPROPERTY  cacus_ParentCW  \* MERGEFORMAT </w:instrText>
      </w:r>
      <w:r w:rsidR="006275BB">
        <w:rPr>
          <w:sz w:val="22"/>
          <w:szCs w:val="22"/>
        </w:rPr>
        <w:fldChar w:fldCharType="separate"/>
      </w:r>
      <w:r w:rsidR="00941D46">
        <w:rPr>
          <w:sz w:val="22"/>
          <w:szCs w:val="22"/>
        </w:rPr>
        <w:t xml:space="preserve"> </w:t>
      </w:r>
      <w:r w:rsidR="006275BB">
        <w:rPr>
          <w:sz w:val="22"/>
          <w:szCs w:val="22"/>
        </w:rPr>
        <w:fldChar w:fldCharType="end"/>
      </w:r>
      <w:r w:rsidRPr="00501E61">
        <w:rPr>
          <w:sz w:val="22"/>
          <w:szCs w:val="22"/>
        </w:rPr>
        <w:t>________</w:t>
      </w:r>
      <w:bookmarkEnd w:id="2"/>
      <w:r w:rsidRPr="00501E61">
        <w:rPr>
          <w:sz w:val="22"/>
          <w:szCs w:val="22"/>
        </w:rPr>
        <w:t xml:space="preserve"> (“SRA”) </w:t>
      </w:r>
      <w:bookmarkStart w:id="3" w:name="TRM880f8aed46d4413fabb18489849c48a0_1"/>
      <w:r w:rsidR="00D97CFC">
        <w:rPr>
          <w:sz w:val="22"/>
          <w:szCs w:val="22"/>
        </w:rPr>
        <w:t xml:space="preserve">and </w:t>
      </w:r>
      <w:r w:rsidRPr="00501E61">
        <w:rPr>
          <w:sz w:val="22"/>
          <w:szCs w:val="22"/>
        </w:rPr>
        <w:t>the Attachment</w:t>
      </w:r>
      <w:r w:rsidR="00911327" w:rsidRPr="00501E61">
        <w:rPr>
          <w:sz w:val="22"/>
          <w:szCs w:val="22"/>
        </w:rPr>
        <w:t># __________</w:t>
      </w:r>
      <w:r w:rsidRPr="00501E61">
        <w:rPr>
          <w:sz w:val="22"/>
          <w:szCs w:val="22"/>
        </w:rPr>
        <w:t xml:space="preserve"> (“Attachment) between </w:t>
      </w:r>
      <w:r w:rsidR="006275BB">
        <w:rPr>
          <w:sz w:val="22"/>
          <w:szCs w:val="22"/>
        </w:rPr>
        <w:fldChar w:fldCharType="begin"/>
      </w:r>
      <w:r w:rsidR="006275BB">
        <w:rPr>
          <w:sz w:val="22"/>
          <w:szCs w:val="22"/>
        </w:rPr>
        <w:instrText xml:space="preserve"> DOCPROPERTY  cacus_IBMLegalCompanyName  \* MERGEFORMAT </w:instrText>
      </w:r>
      <w:r w:rsidR="006275BB">
        <w:rPr>
          <w:sz w:val="22"/>
          <w:szCs w:val="22"/>
        </w:rPr>
        <w:fldChar w:fldCharType="separate"/>
      </w:r>
      <w:r w:rsidR="00941D46">
        <w:rPr>
          <w:sz w:val="22"/>
          <w:szCs w:val="22"/>
        </w:rPr>
        <w:t xml:space="preserve"> </w:t>
      </w:r>
      <w:r w:rsidR="006275BB">
        <w:rPr>
          <w:sz w:val="22"/>
          <w:szCs w:val="22"/>
        </w:rPr>
        <w:fldChar w:fldCharType="end"/>
      </w:r>
      <w:r w:rsidRPr="00501E61">
        <w:rPr>
          <w:b/>
          <w:sz w:val="22"/>
          <w:szCs w:val="22"/>
        </w:rPr>
        <w:t>_______</w:t>
      </w:r>
      <w:bookmarkEnd w:id="3"/>
      <w:r w:rsidRPr="00501E61">
        <w:rPr>
          <w:b/>
          <w:sz w:val="22"/>
          <w:szCs w:val="22"/>
        </w:rPr>
        <w:t>_</w:t>
      </w:r>
      <w:r w:rsidRPr="00501E61">
        <w:rPr>
          <w:sz w:val="22"/>
          <w:szCs w:val="22"/>
        </w:rPr>
        <w:t xml:space="preserve"> (“IBM” or “Buyer”) and </w:t>
      </w:r>
      <w:bookmarkStart w:id="4" w:name="TRMed970e9f70f140e4ae6ec0d8d62d71d1_1"/>
      <w:r w:rsidR="006275BB">
        <w:rPr>
          <w:sz w:val="22"/>
          <w:szCs w:val="22"/>
        </w:rPr>
        <w:fldChar w:fldCharType="begin"/>
      </w:r>
      <w:r w:rsidR="006275BB">
        <w:rPr>
          <w:sz w:val="22"/>
          <w:szCs w:val="22"/>
        </w:rPr>
        <w:instrText xml:space="preserve"> DOCPROPERTY  caSupplier  \* MERGEFORMAT </w:instrText>
      </w:r>
      <w:r w:rsidR="006275BB">
        <w:rPr>
          <w:sz w:val="22"/>
          <w:szCs w:val="22"/>
        </w:rPr>
        <w:fldChar w:fldCharType="separate"/>
      </w:r>
      <w:r w:rsidR="00941D46">
        <w:rPr>
          <w:sz w:val="22"/>
          <w:szCs w:val="22"/>
        </w:rPr>
        <w:t xml:space="preserve"> </w:t>
      </w:r>
      <w:r w:rsidR="006275BB">
        <w:rPr>
          <w:sz w:val="22"/>
          <w:szCs w:val="22"/>
        </w:rPr>
        <w:fldChar w:fldCharType="end"/>
      </w:r>
      <w:r w:rsidRPr="00501E61">
        <w:rPr>
          <w:b/>
          <w:sz w:val="22"/>
          <w:szCs w:val="22"/>
        </w:rPr>
        <w:t>________</w:t>
      </w:r>
      <w:bookmarkEnd w:id="4"/>
      <w:r w:rsidRPr="00501E61">
        <w:rPr>
          <w:sz w:val="22"/>
          <w:szCs w:val="22"/>
        </w:rPr>
        <w:t xml:space="preserve"> (“Supplier”) in effect as of the date hereof. The effective date of this transaction will be the date the last party signs this SOW ("Effective Date"), and this SOW will remain in effect until the later of </w:t>
      </w:r>
      <w:bookmarkStart w:id="5" w:name="TRMccb47e0da5bc45999a0904fe2bf2b8bd_1"/>
      <w:r w:rsidRPr="00501E61">
        <w:rPr>
          <w:sz w:val="22"/>
          <w:szCs w:val="22"/>
        </w:rPr>
        <w:t>________</w:t>
      </w:r>
      <w:bookmarkEnd w:id="5"/>
      <w:r w:rsidRPr="00501E61">
        <w:rPr>
          <w:sz w:val="22"/>
          <w:szCs w:val="22"/>
        </w:rPr>
        <w:t xml:space="preserve"> or until Deliverables and Services are completed (the “Term”). Transactions performed under this SOW will be conducted in accordance with and be subject to the terms and conditions of this SOW, the SRA </w:t>
      </w:r>
      <w:r w:rsidR="00D034C8">
        <w:rPr>
          <w:sz w:val="22"/>
          <w:szCs w:val="22"/>
        </w:rPr>
        <w:t xml:space="preserve">and </w:t>
      </w:r>
      <w:r w:rsidRPr="00501E61">
        <w:rPr>
          <w:sz w:val="22"/>
          <w:szCs w:val="22"/>
        </w:rPr>
        <w:t>the Attachment</w:t>
      </w:r>
      <w:r w:rsidR="00D034C8">
        <w:rPr>
          <w:sz w:val="22"/>
          <w:szCs w:val="22"/>
        </w:rPr>
        <w:t xml:space="preserve"> </w:t>
      </w:r>
      <w:r w:rsidRPr="00501E61">
        <w:rPr>
          <w:sz w:val="22"/>
          <w:szCs w:val="22"/>
        </w:rPr>
        <w:t xml:space="preserve">attached thereto and incorporated therein. </w:t>
      </w:r>
      <w:bookmarkStart w:id="6" w:name="_GoBack_26"/>
      <w:bookmarkStart w:id="7" w:name="CTS_7f45f5ee6df9429189ba5f694a0ff44c"/>
      <w:bookmarkStart w:id="8" w:name="_GoBack_31"/>
      <w:bookmarkStart w:id="9" w:name="CTS_81e601f9dca34d10963ec26d7bbf7f3b"/>
      <w:bookmarkStart w:id="10" w:name="CLAUSE_65b446cecfc34836a1efcb8c7b6e05cf"/>
      <w:bookmarkEnd w:id="0"/>
      <w:bookmarkEnd w:id="6"/>
      <w:bookmarkEnd w:id="7"/>
      <w:bookmarkEnd w:id="8"/>
      <w:bookmarkEnd w:id="9"/>
      <w:r w:rsidR="003C017C">
        <w:rPr>
          <w:sz w:val="22"/>
          <w:szCs w:val="22"/>
        </w:rPr>
        <w:t>This SOW is not a WA.</w:t>
      </w:r>
    </w:p>
    <w:p w14:paraId="520A0594" w14:textId="06CD3100" w:rsidR="00A41427" w:rsidRPr="00501E61" w:rsidRDefault="00A41427" w:rsidP="00752B99">
      <w:pPr>
        <w:pStyle w:val="AttachmentFirstParagraphHeader"/>
        <w:divId w:val="3768702411"/>
        <w:rPr>
          <w:rFonts w:cs="Times New Roman"/>
          <w:sz w:val="22"/>
          <w:szCs w:val="22"/>
        </w:rPr>
      </w:pPr>
      <w:bookmarkStart w:id="11" w:name="_Hlk67575692"/>
      <w:r w:rsidRPr="00501E61">
        <w:rPr>
          <w:rFonts w:cs="Times New Roman"/>
          <w:sz w:val="22"/>
          <w:szCs w:val="22"/>
        </w:rPr>
        <w:t>Scope of Work</w:t>
      </w:r>
    </w:p>
    <w:p w14:paraId="6584F1A1" w14:textId="14F0DBFC" w:rsidR="00A41427" w:rsidRPr="00501E61" w:rsidRDefault="00A41427" w:rsidP="00752B99">
      <w:pPr>
        <w:pStyle w:val="Instructions"/>
        <w:divId w:val="3768702412"/>
        <w:rPr>
          <w:rFonts w:cs="Times New Roman"/>
          <w:sz w:val="22"/>
          <w:szCs w:val="22"/>
        </w:rPr>
      </w:pPr>
      <w:r w:rsidRPr="00501E61">
        <w:rPr>
          <w:rFonts w:cs="Times New Roman"/>
          <w:sz w:val="22"/>
          <w:szCs w:val="22"/>
        </w:rPr>
        <w:t>Always include a brief description of the Services and/or Deliverables being provided.</w:t>
      </w:r>
      <w:r w:rsidR="00C533C6">
        <w:rPr>
          <w:rFonts w:cs="Times New Roman"/>
          <w:sz w:val="22"/>
          <w:szCs w:val="22"/>
        </w:rPr>
        <w:t xml:space="preserve"> Please include a broad description with key inf</w:t>
      </w:r>
      <w:r w:rsidR="00C533C6" w:rsidRPr="00C533C6">
        <w:rPr>
          <w:rFonts w:cs="Times New Roman"/>
          <w:sz w:val="22"/>
          <w:szCs w:val="22"/>
        </w:rPr>
        <w:t>ormation based on products &amp; brands</w:t>
      </w:r>
      <w:r w:rsidR="003A201A">
        <w:rPr>
          <w:rFonts w:cs="Times New Roman"/>
          <w:sz w:val="22"/>
          <w:szCs w:val="22"/>
        </w:rPr>
        <w:t>.</w:t>
      </w:r>
    </w:p>
    <w:p w14:paraId="383698C9" w14:textId="26BE5016" w:rsidR="00A41427" w:rsidRDefault="00C33A0C" w:rsidP="00752B99">
      <w:pPr>
        <w:divId w:val="3768702413"/>
        <w:rPr>
          <w:sz w:val="22"/>
          <w:szCs w:val="22"/>
        </w:rPr>
      </w:pPr>
      <w:r w:rsidRPr="00501E61">
        <w:rPr>
          <w:sz w:val="22"/>
          <w:szCs w:val="22"/>
        </w:rPr>
        <w:t>&lt;insert scope of work&gt;</w:t>
      </w:r>
    </w:p>
    <w:bookmarkEnd w:id="11"/>
    <w:p w14:paraId="2190350F" w14:textId="77777777" w:rsidR="00D56BC6" w:rsidRPr="00501E61" w:rsidRDefault="00D56BC6" w:rsidP="00D56BC6">
      <w:pPr>
        <w:pStyle w:val="AttachmentFirstParagraphHeader"/>
        <w:divId w:val="3768702414"/>
        <w:rPr>
          <w:rFonts w:cs="Times New Roman"/>
          <w:color w:val="7030A0"/>
          <w:sz w:val="22"/>
          <w:szCs w:val="22"/>
        </w:rPr>
      </w:pPr>
      <w:r w:rsidRPr="00501E61">
        <w:rPr>
          <w:rFonts w:cs="Times New Roman"/>
          <w:color w:val="7030A0"/>
          <w:sz w:val="22"/>
          <w:szCs w:val="22"/>
        </w:rPr>
        <w:t>&lt;Insert applicable first section here&gt;</w:t>
      </w:r>
    </w:p>
    <w:p w14:paraId="3450325A" w14:textId="09EB57EB" w:rsidR="00981567" w:rsidRPr="00501E61" w:rsidRDefault="001631F5" w:rsidP="001631F5">
      <w:pPr>
        <w:pStyle w:val="Instructions"/>
        <w:divId w:val="3768702415"/>
        <w:rPr>
          <w:rFonts w:cs="Times New Roman"/>
          <w:sz w:val="22"/>
          <w:szCs w:val="22"/>
        </w:rPr>
      </w:pPr>
      <w:r w:rsidRPr="00501E61">
        <w:rPr>
          <w:rFonts w:cs="Times New Roman"/>
          <w:sz w:val="22"/>
          <w:szCs w:val="22"/>
        </w:rPr>
        <w:t xml:space="preserve">See Selections on pages </w:t>
      </w:r>
      <w:r w:rsidR="002B0B10">
        <w:rPr>
          <w:rFonts w:cs="Times New Roman"/>
          <w:sz w:val="22"/>
          <w:szCs w:val="22"/>
        </w:rPr>
        <w:t>10</w:t>
      </w:r>
      <w:r w:rsidR="009102DD" w:rsidRPr="00501E61">
        <w:rPr>
          <w:rFonts w:cs="Times New Roman"/>
          <w:sz w:val="22"/>
          <w:szCs w:val="22"/>
        </w:rPr>
        <w:t xml:space="preserve"> </w:t>
      </w:r>
      <w:r w:rsidRPr="00501E61">
        <w:rPr>
          <w:rFonts w:cs="Times New Roman"/>
          <w:sz w:val="22"/>
          <w:szCs w:val="22"/>
        </w:rPr>
        <w:t xml:space="preserve">– </w:t>
      </w:r>
      <w:r w:rsidR="002B0B10">
        <w:rPr>
          <w:rFonts w:cs="Times New Roman"/>
          <w:sz w:val="22"/>
          <w:szCs w:val="22"/>
        </w:rPr>
        <w:t>23</w:t>
      </w:r>
      <w:r w:rsidR="009102DD" w:rsidRPr="00501E61">
        <w:rPr>
          <w:rFonts w:cs="Times New Roman"/>
          <w:sz w:val="22"/>
          <w:szCs w:val="22"/>
        </w:rPr>
        <w:t xml:space="preserve"> </w:t>
      </w:r>
      <w:r w:rsidRPr="00501E61">
        <w:rPr>
          <w:rFonts w:cs="Times New Roman"/>
          <w:sz w:val="22"/>
          <w:szCs w:val="22"/>
        </w:rPr>
        <w:t xml:space="preserve">of this SOW. Highlight and copy the section applicable to your purchase. Note, there are explanations for each commodity. When you copy your section, highlight the entire applicable section </w:t>
      </w:r>
      <w:r w:rsidR="00C05DF4" w:rsidRPr="00501E61">
        <w:rPr>
          <w:rFonts w:cs="Times New Roman"/>
          <w:sz w:val="22"/>
          <w:szCs w:val="22"/>
        </w:rPr>
        <w:t xml:space="preserve">and then copy </w:t>
      </w:r>
      <w:r w:rsidRPr="00501E61">
        <w:rPr>
          <w:rFonts w:cs="Times New Roman"/>
          <w:sz w:val="22"/>
          <w:szCs w:val="22"/>
        </w:rPr>
        <w:t>by</w:t>
      </w:r>
      <w:r w:rsidR="00627316" w:rsidRPr="00501E61">
        <w:rPr>
          <w:rFonts w:cs="Times New Roman"/>
          <w:sz w:val="22"/>
          <w:szCs w:val="22"/>
        </w:rPr>
        <w:t xml:space="preserve"> </w:t>
      </w:r>
      <w:r w:rsidR="004938B7" w:rsidRPr="00501E61">
        <w:rPr>
          <w:rFonts w:cs="Times New Roman"/>
          <w:sz w:val="22"/>
          <w:szCs w:val="22"/>
        </w:rPr>
        <w:t>holding</w:t>
      </w:r>
      <w:r w:rsidR="00E342EB" w:rsidRPr="00501E61">
        <w:rPr>
          <w:rFonts w:cs="Times New Roman"/>
          <w:sz w:val="22"/>
          <w:szCs w:val="22"/>
        </w:rPr>
        <w:t xml:space="preserve"> the Ctrl key and</w:t>
      </w:r>
      <w:r w:rsidRPr="00501E61">
        <w:rPr>
          <w:rFonts w:cs="Times New Roman"/>
          <w:sz w:val="22"/>
          <w:szCs w:val="22"/>
        </w:rPr>
        <w:t xml:space="preserve"> </w:t>
      </w:r>
      <w:r w:rsidR="00E342EB" w:rsidRPr="00501E61">
        <w:rPr>
          <w:rFonts w:cs="Times New Roman"/>
          <w:sz w:val="22"/>
          <w:szCs w:val="22"/>
        </w:rPr>
        <w:t>C,</w:t>
      </w:r>
      <w:r w:rsidRPr="00501E61">
        <w:rPr>
          <w:rFonts w:cs="Times New Roman"/>
          <w:sz w:val="22"/>
          <w:szCs w:val="22"/>
        </w:rPr>
        <w:t xml:space="preserve"> then come to this Section and highlight the &lt;</w:t>
      </w:r>
      <w:r w:rsidRPr="00501E61">
        <w:rPr>
          <w:rFonts w:cs="Times New Roman"/>
          <w:b/>
          <w:sz w:val="22"/>
          <w:szCs w:val="22"/>
        </w:rPr>
        <w:t xml:space="preserve">Insert applicable </w:t>
      </w:r>
      <w:r w:rsidR="009678DA" w:rsidRPr="00501E61">
        <w:rPr>
          <w:rFonts w:cs="Times New Roman"/>
          <w:b/>
          <w:sz w:val="22"/>
          <w:szCs w:val="22"/>
        </w:rPr>
        <w:t>first section here</w:t>
      </w:r>
      <w:r w:rsidR="009678DA" w:rsidRPr="00501E61">
        <w:rPr>
          <w:rFonts w:cs="Times New Roman"/>
          <w:sz w:val="22"/>
          <w:szCs w:val="22"/>
        </w:rPr>
        <w:t>&gt;</w:t>
      </w:r>
      <w:r w:rsidRPr="00501E61">
        <w:rPr>
          <w:rFonts w:cs="Times New Roman"/>
          <w:sz w:val="22"/>
          <w:szCs w:val="22"/>
        </w:rPr>
        <w:t xml:space="preserve"> </w:t>
      </w:r>
      <w:r w:rsidRPr="00501E61">
        <w:rPr>
          <w:rFonts w:cs="Times New Roman"/>
          <w:sz w:val="22"/>
          <w:szCs w:val="22"/>
          <w:u w:val="single"/>
        </w:rPr>
        <w:t>to the end of these instructions</w:t>
      </w:r>
      <w:r w:rsidRPr="00501E61">
        <w:rPr>
          <w:rFonts w:cs="Times New Roman"/>
          <w:sz w:val="22"/>
          <w:szCs w:val="22"/>
        </w:rPr>
        <w:t xml:space="preserve">. </w:t>
      </w:r>
      <w:r w:rsidRPr="00501E61">
        <w:rPr>
          <w:rFonts w:cs="Times New Roman"/>
          <w:b/>
          <w:sz w:val="22"/>
          <w:szCs w:val="22"/>
        </w:rPr>
        <w:t xml:space="preserve">Paste </w:t>
      </w:r>
      <w:r w:rsidR="009678DA" w:rsidRPr="00501E61">
        <w:rPr>
          <w:rFonts w:cs="Times New Roman"/>
          <w:b/>
          <w:sz w:val="22"/>
          <w:szCs w:val="22"/>
        </w:rPr>
        <w:t>as follows</w:t>
      </w:r>
      <w:r w:rsidR="00E670E3" w:rsidRPr="00501E61">
        <w:rPr>
          <w:rFonts w:cs="Times New Roman"/>
          <w:sz w:val="22"/>
          <w:szCs w:val="22"/>
        </w:rPr>
        <w:t>: for</w:t>
      </w:r>
      <w:r w:rsidR="009678DA" w:rsidRPr="00501E61">
        <w:rPr>
          <w:rFonts w:cs="Times New Roman"/>
          <w:sz w:val="22"/>
          <w:szCs w:val="22"/>
        </w:rPr>
        <w:t xml:space="preserve"> </w:t>
      </w:r>
      <w:r w:rsidR="009678DA" w:rsidRPr="00501E61">
        <w:rPr>
          <w:rFonts w:cs="Times New Roman"/>
          <w:b/>
          <w:sz w:val="22"/>
          <w:szCs w:val="22"/>
        </w:rPr>
        <w:t>Word 2007</w:t>
      </w:r>
      <w:r w:rsidR="009678DA" w:rsidRPr="00501E61">
        <w:rPr>
          <w:rFonts w:cs="Times New Roman"/>
          <w:sz w:val="22"/>
          <w:szCs w:val="22"/>
        </w:rPr>
        <w:t xml:space="preserve"> select the Paste button on the Word Toolbar; or</w:t>
      </w:r>
      <w:r w:rsidR="00E670E3" w:rsidRPr="00501E61">
        <w:rPr>
          <w:rFonts w:cs="Times New Roman"/>
          <w:sz w:val="22"/>
          <w:szCs w:val="22"/>
        </w:rPr>
        <w:t xml:space="preserve"> for</w:t>
      </w:r>
      <w:r w:rsidR="009678DA" w:rsidRPr="00501E61">
        <w:rPr>
          <w:rFonts w:cs="Times New Roman"/>
          <w:sz w:val="22"/>
          <w:szCs w:val="22"/>
        </w:rPr>
        <w:t xml:space="preserve"> </w:t>
      </w:r>
      <w:r w:rsidR="009678DA" w:rsidRPr="00501E61">
        <w:rPr>
          <w:rFonts w:cs="Times New Roman"/>
          <w:b/>
          <w:sz w:val="22"/>
          <w:szCs w:val="22"/>
        </w:rPr>
        <w:t>Microsoft Office 365</w:t>
      </w:r>
      <w:r w:rsidR="009678DA" w:rsidRPr="00501E61">
        <w:rPr>
          <w:rFonts w:cs="Times New Roman"/>
          <w:sz w:val="22"/>
          <w:szCs w:val="22"/>
        </w:rPr>
        <w:t xml:space="preserve"> select the down arrow at the Paste button and select “keep source formatting.”</w:t>
      </w:r>
    </w:p>
    <w:p w14:paraId="03A87F7D" w14:textId="77777777" w:rsidR="00A41427" w:rsidRPr="00501E61" w:rsidRDefault="00A41427" w:rsidP="00752B99">
      <w:pPr>
        <w:pStyle w:val="AttachmentFirstParagraphHeader"/>
        <w:divId w:val="3768702416"/>
        <w:rPr>
          <w:rFonts w:cs="Times New Roman"/>
          <w:sz w:val="22"/>
          <w:szCs w:val="22"/>
        </w:rPr>
      </w:pPr>
      <w:bookmarkStart w:id="12" w:name="CLAUSE_857dc9590c47454e8a163f0234308ccb"/>
      <w:bookmarkEnd w:id="10"/>
      <w:r w:rsidRPr="00501E61">
        <w:rPr>
          <w:rFonts w:cs="Times New Roman"/>
          <w:sz w:val="22"/>
          <w:szCs w:val="22"/>
        </w:rPr>
        <w:t>Acceptance Criteria</w:t>
      </w:r>
      <w:bookmarkStart w:id="13" w:name="CTS_857dc9590c47454e8a163f0234308ccb"/>
      <w:bookmarkEnd w:id="13"/>
    </w:p>
    <w:p w14:paraId="722F9B40" w14:textId="77777777" w:rsidR="00A41427" w:rsidRPr="00501E61" w:rsidRDefault="00A41427" w:rsidP="00A41427">
      <w:pPr>
        <w:rPr>
          <w:sz w:val="22"/>
          <w:szCs w:val="22"/>
        </w:rPr>
      </w:pPr>
      <w:bookmarkStart w:id="14" w:name="CLAUSE_bddde03b495d49bfab2317a17d79b841"/>
      <w:bookmarkEnd w:id="12"/>
    </w:p>
    <w:p w14:paraId="2763D2F9" w14:textId="6C85148D" w:rsidR="00A41427" w:rsidRPr="00501E61" w:rsidRDefault="00A41427" w:rsidP="00752B99">
      <w:pPr>
        <w:pStyle w:val="AttachmentFirstParagraphHeader"/>
        <w:divId w:val="3768702417"/>
        <w:rPr>
          <w:rFonts w:cs="Times New Roman"/>
          <w:sz w:val="22"/>
          <w:szCs w:val="22"/>
        </w:rPr>
      </w:pPr>
      <w:bookmarkStart w:id="15" w:name="_Hlk67575708"/>
      <w:r w:rsidRPr="00501E61">
        <w:rPr>
          <w:rFonts w:cs="Times New Roman"/>
          <w:sz w:val="22"/>
          <w:szCs w:val="22"/>
        </w:rPr>
        <w:t xml:space="preserve">Supplier's </w:t>
      </w:r>
      <w:bookmarkStart w:id="16" w:name="CTS_bddde03b495d49bfab2317a17d79b841"/>
      <w:bookmarkEnd w:id="16"/>
      <w:r w:rsidRPr="00501E61">
        <w:rPr>
          <w:rFonts w:cs="Times New Roman"/>
          <w:sz w:val="22"/>
          <w:szCs w:val="22"/>
        </w:rPr>
        <w:t>Responsibilities</w:t>
      </w:r>
    </w:p>
    <w:p w14:paraId="3BA16383" w14:textId="77777777" w:rsidR="00A41427" w:rsidRPr="00501E61" w:rsidRDefault="00A41427" w:rsidP="00A41427">
      <w:pPr>
        <w:divId w:val="3768702418"/>
        <w:rPr>
          <w:sz w:val="22"/>
          <w:szCs w:val="22"/>
        </w:rPr>
      </w:pPr>
      <w:bookmarkStart w:id="17" w:name="_GoBack_40"/>
      <w:bookmarkStart w:id="18" w:name="_GoBack_50"/>
      <w:bookmarkStart w:id="19" w:name="CTS_4007af7b56d24c57bf5d27eefcf01251"/>
      <w:bookmarkStart w:id="20" w:name="CLAUSE_4007af7b56d24c57bf5d27eefcf01251"/>
      <w:bookmarkEnd w:id="14"/>
      <w:bookmarkEnd w:id="17"/>
      <w:bookmarkEnd w:id="18"/>
      <w:bookmarkEnd w:id="19"/>
      <w:r w:rsidRPr="00501E61">
        <w:rPr>
          <w:sz w:val="22"/>
          <w:szCs w:val="22"/>
        </w:rPr>
        <w:t>In addition to providing the Deliverables and Services set forth in this SOW and the applicable Attachment, Supplier will:</w:t>
      </w:r>
    </w:p>
    <w:p w14:paraId="39737640" w14:textId="77777777" w:rsidR="00A41427" w:rsidRPr="00501E61" w:rsidRDefault="00A41427" w:rsidP="00A41427">
      <w:pPr>
        <w:pStyle w:val="Prrafodelista"/>
        <w:numPr>
          <w:ilvl w:val="0"/>
          <w:numId w:val="1"/>
        </w:numPr>
        <w:divId w:val="3768702419"/>
        <w:rPr>
          <w:sz w:val="22"/>
          <w:szCs w:val="22"/>
        </w:rPr>
      </w:pPr>
      <w:r w:rsidRPr="00501E61">
        <w:rPr>
          <w:sz w:val="22"/>
          <w:szCs w:val="22"/>
        </w:rPr>
        <w:t>participate in progress reviews, as requested by IBM, to demonstrate Supplier's performance of its obligations;</w:t>
      </w:r>
    </w:p>
    <w:p w14:paraId="1D8C510A" w14:textId="77777777" w:rsidR="00A41427" w:rsidRPr="00501E61" w:rsidRDefault="00C4531E" w:rsidP="00A41427">
      <w:pPr>
        <w:pStyle w:val="Prrafodelista"/>
        <w:numPr>
          <w:ilvl w:val="0"/>
          <w:numId w:val="1"/>
        </w:numPr>
        <w:divId w:val="3768702420"/>
        <w:rPr>
          <w:sz w:val="22"/>
          <w:szCs w:val="22"/>
        </w:rPr>
      </w:pPr>
      <w:r w:rsidRPr="00501E61">
        <w:rPr>
          <w:sz w:val="22"/>
          <w:szCs w:val="22"/>
        </w:rPr>
        <w:t>participate in an annual security review of Deliverables as requested by IBM</w:t>
      </w:r>
    </w:p>
    <w:p w14:paraId="3F185A39" w14:textId="70CFD605" w:rsidR="00F800EB" w:rsidRDefault="00F800EB" w:rsidP="00F800EB">
      <w:pPr>
        <w:pStyle w:val="Prrafodelista"/>
        <w:numPr>
          <w:ilvl w:val="0"/>
          <w:numId w:val="1"/>
        </w:numPr>
        <w:divId w:val="3768702421"/>
        <w:rPr>
          <w:sz w:val="22"/>
          <w:szCs w:val="22"/>
        </w:rPr>
      </w:pPr>
      <w:r w:rsidRPr="004B3EC4">
        <w:rPr>
          <w:sz w:val="22"/>
          <w:szCs w:val="22"/>
        </w:rPr>
        <w:t>designate a Supplier employee to act as liaison to Buyer</w:t>
      </w:r>
      <w:r>
        <w:rPr>
          <w:sz w:val="22"/>
          <w:szCs w:val="22"/>
        </w:rPr>
        <w:t xml:space="preserve">, </w:t>
      </w:r>
      <w:r w:rsidRPr="004B3EC4">
        <w:rPr>
          <w:sz w:val="22"/>
          <w:szCs w:val="22"/>
        </w:rPr>
        <w:t>supply up-to-date technical support contact and escalation matrix as needed</w:t>
      </w:r>
    </w:p>
    <w:p w14:paraId="42741A95" w14:textId="3B907A51" w:rsidR="008E058E" w:rsidRPr="00F26717" w:rsidRDefault="00F800EB">
      <w:pPr>
        <w:pStyle w:val="Prrafodelista"/>
        <w:numPr>
          <w:ilvl w:val="0"/>
          <w:numId w:val="1"/>
        </w:numPr>
        <w:divId w:val="3768702422"/>
        <w:rPr>
          <w:sz w:val="22"/>
          <w:szCs w:val="22"/>
        </w:rPr>
      </w:pPr>
      <w:r w:rsidRPr="00F26717">
        <w:rPr>
          <w:sz w:val="22"/>
          <w:szCs w:val="22"/>
        </w:rPr>
        <w:t>collaborate with Buyer on innovation ideas and opportunities for reducing cost, growing revenue and optimizing process efficiency, which may include economies of scale and greater efficiencies through improved technology or other developments</w:t>
      </w:r>
      <w:r w:rsidR="004334D8">
        <w:rPr>
          <w:sz w:val="22"/>
          <w:szCs w:val="22"/>
        </w:rPr>
        <w:t>.</w:t>
      </w:r>
    </w:p>
    <w:bookmarkEnd w:id="15"/>
    <w:p w14:paraId="47B26217" w14:textId="77777777" w:rsidR="00A41427" w:rsidRPr="00501E61" w:rsidRDefault="00A41427" w:rsidP="00752B99">
      <w:pPr>
        <w:pStyle w:val="AttachmentFirstParagraphHeader"/>
        <w:divId w:val="3768702423"/>
        <w:rPr>
          <w:rFonts w:cs="Times New Roman"/>
          <w:sz w:val="22"/>
          <w:szCs w:val="22"/>
        </w:rPr>
      </w:pPr>
      <w:r w:rsidRPr="00501E61">
        <w:rPr>
          <w:rFonts w:cs="Times New Roman"/>
          <w:sz w:val="22"/>
          <w:szCs w:val="22"/>
        </w:rPr>
        <w:t>Schedule for Deliverables</w:t>
      </w:r>
    </w:p>
    <w:p w14:paraId="2169E453" w14:textId="77777777" w:rsidR="00A41427" w:rsidRPr="00501E61" w:rsidRDefault="00A41427" w:rsidP="00A41427">
      <w:pPr>
        <w:spacing w:after="0"/>
        <w:divId w:val="3768702424"/>
        <w:rPr>
          <w:sz w:val="22"/>
          <w:szCs w:val="22"/>
        </w:rPr>
      </w:pPr>
      <w:r w:rsidRPr="00501E61">
        <w:rPr>
          <w:sz w:val="22"/>
          <w:szCs w:val="22"/>
        </w:rPr>
        <w:t>The relevant milestones, completion dates, and terms associated with this SOW are as follows:</w:t>
      </w:r>
    </w:p>
    <w:p w14:paraId="76690111" w14:textId="77777777" w:rsidR="00A41427" w:rsidRPr="00501E61" w:rsidRDefault="00A41427" w:rsidP="00752B99">
      <w:pPr>
        <w:pStyle w:val="Instructions"/>
        <w:divId w:val="3768702425"/>
        <w:rPr>
          <w:rFonts w:cs="Times New Roman"/>
          <w:sz w:val="22"/>
          <w:szCs w:val="22"/>
        </w:rPr>
      </w:pPr>
      <w:r w:rsidRPr="00501E61">
        <w:rPr>
          <w:rFonts w:cs="Times New Roman"/>
          <w:sz w:val="22"/>
          <w:szCs w:val="22"/>
        </w:rPr>
        <w:t>This table is a sample and may be modified or removed as required. Remove the Payment Due Date column if Payment is not by milestone and is indicated in Prices &amp; Payments.</w:t>
      </w:r>
    </w:p>
    <w:p w14:paraId="355ADCDE" w14:textId="77777777" w:rsidR="00A41427" w:rsidRPr="00501E61" w:rsidRDefault="00A41427" w:rsidP="00A41427">
      <w:pPr>
        <w:spacing w:after="0"/>
        <w:rPr>
          <w:i/>
          <w:sz w:val="22"/>
          <w:szCs w:val="22"/>
        </w:rPr>
      </w:pPr>
    </w:p>
    <w:tbl>
      <w:tblPr>
        <w:tblW w:w="0" w:type="auto"/>
        <w:tblInd w:w="108" w:type="dxa"/>
        <w:tblLook w:val="01E0" w:firstRow="1" w:lastRow="1" w:firstColumn="1" w:lastColumn="1" w:noHBand="0" w:noVBand="0"/>
      </w:tblPr>
      <w:tblGrid>
        <w:gridCol w:w="5459"/>
        <w:gridCol w:w="1875"/>
        <w:gridCol w:w="1908"/>
      </w:tblGrid>
      <w:tr w:rsidR="00A41427" w:rsidRPr="000621B4" w14:paraId="652C1F15" w14:textId="77777777" w:rsidTr="00077A3C">
        <w:trPr>
          <w:tblHeader/>
        </w:trPr>
        <w:tc>
          <w:tcPr>
            <w:tcW w:w="6210" w:type="dxa"/>
            <w:tcBorders>
              <w:top w:val="single" w:sz="4" w:space="0" w:color="auto"/>
              <w:left w:val="single" w:sz="4" w:space="0" w:color="auto"/>
              <w:bottom w:val="single" w:sz="4" w:space="0" w:color="auto"/>
              <w:right w:val="single" w:sz="4" w:space="0" w:color="auto"/>
            </w:tcBorders>
            <w:shd w:val="clear" w:color="auto" w:fill="auto"/>
          </w:tcPr>
          <w:p w14:paraId="79D7F581" w14:textId="77777777" w:rsidR="00A41427" w:rsidRPr="00501E61" w:rsidRDefault="00A41427" w:rsidP="00077A3C">
            <w:pPr>
              <w:widowControl w:val="0"/>
              <w:autoSpaceDE w:val="0"/>
              <w:autoSpaceDN w:val="0"/>
              <w:adjustRightInd w:val="0"/>
              <w:jc w:val="center"/>
              <w:rPr>
                <w:sz w:val="22"/>
                <w:szCs w:val="22"/>
              </w:rPr>
            </w:pPr>
            <w:r w:rsidRPr="00501E61">
              <w:rPr>
                <w:b/>
                <w:bCs/>
                <w:sz w:val="22"/>
                <w:szCs w:val="22"/>
              </w:rPr>
              <w:t>Milestones</w:t>
            </w: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6CF2534A" w14:textId="77777777" w:rsidR="00A41427" w:rsidRPr="00501E61" w:rsidRDefault="00A41427" w:rsidP="00077A3C">
            <w:pPr>
              <w:widowControl w:val="0"/>
              <w:autoSpaceDE w:val="0"/>
              <w:autoSpaceDN w:val="0"/>
              <w:adjustRightInd w:val="0"/>
              <w:jc w:val="center"/>
              <w:rPr>
                <w:sz w:val="22"/>
                <w:szCs w:val="22"/>
              </w:rPr>
            </w:pPr>
            <w:r w:rsidRPr="00501E61">
              <w:rPr>
                <w:b/>
                <w:bCs/>
                <w:sz w:val="22"/>
                <w:szCs w:val="22"/>
              </w:rPr>
              <w:t>Completion Date</w:t>
            </w:r>
          </w:p>
        </w:tc>
        <w:tc>
          <w:tcPr>
            <w:tcW w:w="2070" w:type="dxa"/>
            <w:tcBorders>
              <w:top w:val="single" w:sz="4" w:space="0" w:color="auto"/>
              <w:left w:val="single" w:sz="4" w:space="0" w:color="auto"/>
              <w:bottom w:val="single" w:sz="4" w:space="0" w:color="auto"/>
              <w:right w:val="single" w:sz="4" w:space="0" w:color="auto"/>
            </w:tcBorders>
          </w:tcPr>
          <w:p w14:paraId="277240C9" w14:textId="77777777" w:rsidR="00A41427" w:rsidRPr="00501E61" w:rsidRDefault="00A41427" w:rsidP="00077A3C">
            <w:pPr>
              <w:widowControl w:val="0"/>
              <w:autoSpaceDE w:val="0"/>
              <w:autoSpaceDN w:val="0"/>
              <w:adjustRightInd w:val="0"/>
              <w:jc w:val="center"/>
              <w:rPr>
                <w:b/>
                <w:bCs/>
                <w:sz w:val="22"/>
                <w:szCs w:val="22"/>
              </w:rPr>
            </w:pPr>
            <w:r w:rsidRPr="00501E61">
              <w:rPr>
                <w:b/>
                <w:bCs/>
                <w:sz w:val="22"/>
                <w:szCs w:val="22"/>
              </w:rPr>
              <w:t>Payment Due Date</w:t>
            </w:r>
          </w:p>
        </w:tc>
      </w:tr>
      <w:tr w:rsidR="00A41427" w:rsidRPr="000621B4" w14:paraId="45ADD75F" w14:textId="77777777" w:rsidTr="00077A3C">
        <w:trPr>
          <w:trHeight w:val="224"/>
        </w:trPr>
        <w:tc>
          <w:tcPr>
            <w:tcW w:w="6210" w:type="dxa"/>
            <w:tcBorders>
              <w:top w:val="single" w:sz="4" w:space="0" w:color="auto"/>
              <w:left w:val="single" w:sz="4" w:space="0" w:color="auto"/>
              <w:bottom w:val="single" w:sz="4" w:space="0" w:color="auto"/>
              <w:right w:val="single" w:sz="4" w:space="0" w:color="auto"/>
            </w:tcBorders>
            <w:shd w:val="clear" w:color="auto" w:fill="auto"/>
          </w:tcPr>
          <w:p w14:paraId="68B14E14" w14:textId="77777777" w:rsidR="00A41427" w:rsidRPr="00501E61" w:rsidRDefault="00A41427" w:rsidP="00077A3C">
            <w:pPr>
              <w:widowControl w:val="0"/>
              <w:autoSpaceDE w:val="0"/>
              <w:autoSpaceDN w:val="0"/>
              <w:adjustRightInd w:val="0"/>
              <w:rPr>
                <w:sz w:val="22"/>
                <w:szCs w:val="22"/>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750D5338" w14:textId="77777777" w:rsidR="00A41427" w:rsidRPr="00501E61" w:rsidRDefault="00A41427" w:rsidP="00077A3C">
            <w:pPr>
              <w:widowControl w:val="0"/>
              <w:autoSpaceDE w:val="0"/>
              <w:autoSpaceDN w:val="0"/>
              <w:adjustRightInd w:val="0"/>
              <w:rPr>
                <w:sz w:val="22"/>
                <w:szCs w:val="22"/>
              </w:rPr>
            </w:pPr>
          </w:p>
        </w:tc>
        <w:tc>
          <w:tcPr>
            <w:tcW w:w="2070" w:type="dxa"/>
            <w:tcBorders>
              <w:top w:val="single" w:sz="4" w:space="0" w:color="auto"/>
              <w:left w:val="single" w:sz="4" w:space="0" w:color="auto"/>
              <w:bottom w:val="single" w:sz="4" w:space="0" w:color="auto"/>
              <w:right w:val="single" w:sz="4" w:space="0" w:color="auto"/>
            </w:tcBorders>
          </w:tcPr>
          <w:p w14:paraId="1B3E7226" w14:textId="77777777" w:rsidR="00A41427" w:rsidRPr="00501E61" w:rsidRDefault="00A41427" w:rsidP="00077A3C">
            <w:pPr>
              <w:widowControl w:val="0"/>
              <w:autoSpaceDE w:val="0"/>
              <w:autoSpaceDN w:val="0"/>
              <w:adjustRightInd w:val="0"/>
              <w:rPr>
                <w:sz w:val="22"/>
                <w:szCs w:val="22"/>
              </w:rPr>
            </w:pPr>
          </w:p>
        </w:tc>
      </w:tr>
      <w:tr w:rsidR="00A41427" w:rsidRPr="000621B4" w14:paraId="0A7B5C56" w14:textId="77777777" w:rsidTr="00077A3C">
        <w:trPr>
          <w:trHeight w:val="144"/>
        </w:trPr>
        <w:tc>
          <w:tcPr>
            <w:tcW w:w="6210" w:type="dxa"/>
            <w:tcBorders>
              <w:top w:val="single" w:sz="4" w:space="0" w:color="auto"/>
              <w:left w:val="single" w:sz="4" w:space="0" w:color="auto"/>
              <w:bottom w:val="single" w:sz="4" w:space="0" w:color="auto"/>
              <w:right w:val="single" w:sz="4" w:space="0" w:color="auto"/>
            </w:tcBorders>
            <w:shd w:val="clear" w:color="auto" w:fill="auto"/>
          </w:tcPr>
          <w:p w14:paraId="392C40DD" w14:textId="77777777" w:rsidR="00A41427" w:rsidRPr="00501E61" w:rsidRDefault="00A41427" w:rsidP="00077A3C">
            <w:pPr>
              <w:widowControl w:val="0"/>
              <w:autoSpaceDE w:val="0"/>
              <w:autoSpaceDN w:val="0"/>
              <w:adjustRightInd w:val="0"/>
              <w:spacing w:after="0"/>
              <w:rPr>
                <w:rFonts w:eastAsia="Times New Roman"/>
                <w:sz w:val="22"/>
                <w:szCs w:val="22"/>
              </w:rPr>
            </w:pPr>
            <w:r w:rsidRPr="00501E61">
              <w:rPr>
                <w:rFonts w:eastAsia="Times New Roman"/>
                <w:i/>
                <w:iCs/>
                <w:sz w:val="22"/>
                <w:szCs w:val="22"/>
              </w:rPr>
              <w:t>Delivery of the Developed Works which substantially complies with its Specifications</w:t>
            </w: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71C12098" w14:textId="77777777" w:rsidR="00A41427" w:rsidRPr="00501E61" w:rsidRDefault="00A41427" w:rsidP="00077A3C">
            <w:pPr>
              <w:widowControl w:val="0"/>
              <w:autoSpaceDE w:val="0"/>
              <w:autoSpaceDN w:val="0"/>
              <w:adjustRightInd w:val="0"/>
              <w:rPr>
                <w:sz w:val="22"/>
                <w:szCs w:val="22"/>
              </w:rPr>
            </w:pPr>
          </w:p>
        </w:tc>
        <w:tc>
          <w:tcPr>
            <w:tcW w:w="2070" w:type="dxa"/>
            <w:tcBorders>
              <w:top w:val="single" w:sz="4" w:space="0" w:color="auto"/>
              <w:left w:val="single" w:sz="4" w:space="0" w:color="auto"/>
              <w:bottom w:val="single" w:sz="4" w:space="0" w:color="auto"/>
              <w:right w:val="single" w:sz="4" w:space="0" w:color="auto"/>
            </w:tcBorders>
          </w:tcPr>
          <w:p w14:paraId="190C5DE8" w14:textId="77777777" w:rsidR="00A41427" w:rsidRPr="00501E61" w:rsidRDefault="00A41427" w:rsidP="00077A3C">
            <w:pPr>
              <w:widowControl w:val="0"/>
              <w:autoSpaceDE w:val="0"/>
              <w:autoSpaceDN w:val="0"/>
              <w:adjustRightInd w:val="0"/>
              <w:rPr>
                <w:sz w:val="22"/>
                <w:szCs w:val="22"/>
              </w:rPr>
            </w:pPr>
          </w:p>
        </w:tc>
      </w:tr>
      <w:tr w:rsidR="00A41427" w:rsidRPr="000621B4" w14:paraId="7677D2DE" w14:textId="77777777" w:rsidTr="00077A3C">
        <w:trPr>
          <w:trHeight w:val="144"/>
        </w:trPr>
        <w:tc>
          <w:tcPr>
            <w:tcW w:w="6210" w:type="dxa"/>
            <w:tcBorders>
              <w:top w:val="single" w:sz="4" w:space="0" w:color="auto"/>
              <w:left w:val="single" w:sz="4" w:space="0" w:color="auto"/>
              <w:bottom w:val="single" w:sz="4" w:space="0" w:color="auto"/>
              <w:right w:val="single" w:sz="4" w:space="0" w:color="auto"/>
            </w:tcBorders>
            <w:shd w:val="clear" w:color="auto" w:fill="auto"/>
          </w:tcPr>
          <w:p w14:paraId="3991F48F" w14:textId="77777777" w:rsidR="00A41427" w:rsidRPr="00501E61" w:rsidRDefault="00A41427" w:rsidP="00077A3C">
            <w:pPr>
              <w:widowControl w:val="0"/>
              <w:autoSpaceDE w:val="0"/>
              <w:autoSpaceDN w:val="0"/>
              <w:adjustRightInd w:val="0"/>
              <w:spacing w:after="0"/>
              <w:rPr>
                <w:rFonts w:eastAsia="Times New Roman"/>
                <w:sz w:val="22"/>
                <w:szCs w:val="22"/>
              </w:rPr>
            </w:pPr>
            <w:r w:rsidRPr="00501E61">
              <w:rPr>
                <w:rFonts w:eastAsia="Times New Roman"/>
                <w:i/>
                <w:iCs/>
                <w:sz w:val="22"/>
                <w:szCs w:val="22"/>
              </w:rPr>
              <w:lastRenderedPageBreak/>
              <w:t>Delivery of other Deliverables (other than Developed Works, Tools, etc.)</w:t>
            </w: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2F5FD6F6" w14:textId="77777777" w:rsidR="00A41427" w:rsidRPr="00501E61" w:rsidRDefault="00A41427" w:rsidP="00077A3C">
            <w:pPr>
              <w:widowControl w:val="0"/>
              <w:autoSpaceDE w:val="0"/>
              <w:autoSpaceDN w:val="0"/>
              <w:adjustRightInd w:val="0"/>
              <w:rPr>
                <w:sz w:val="22"/>
                <w:szCs w:val="22"/>
              </w:rPr>
            </w:pPr>
          </w:p>
        </w:tc>
        <w:tc>
          <w:tcPr>
            <w:tcW w:w="2070" w:type="dxa"/>
            <w:tcBorders>
              <w:top w:val="single" w:sz="4" w:space="0" w:color="auto"/>
              <w:left w:val="single" w:sz="4" w:space="0" w:color="auto"/>
              <w:bottom w:val="single" w:sz="4" w:space="0" w:color="auto"/>
              <w:right w:val="single" w:sz="4" w:space="0" w:color="auto"/>
            </w:tcBorders>
          </w:tcPr>
          <w:p w14:paraId="0AC65A03" w14:textId="77777777" w:rsidR="00A41427" w:rsidRPr="00501E61" w:rsidRDefault="00A41427" w:rsidP="00077A3C">
            <w:pPr>
              <w:widowControl w:val="0"/>
              <w:autoSpaceDE w:val="0"/>
              <w:autoSpaceDN w:val="0"/>
              <w:adjustRightInd w:val="0"/>
              <w:rPr>
                <w:sz w:val="22"/>
                <w:szCs w:val="22"/>
              </w:rPr>
            </w:pPr>
          </w:p>
        </w:tc>
      </w:tr>
      <w:tr w:rsidR="00A41427" w:rsidRPr="000621B4" w14:paraId="67BE37AF" w14:textId="77777777" w:rsidTr="00077A3C">
        <w:trPr>
          <w:trHeight w:val="144"/>
        </w:trPr>
        <w:tc>
          <w:tcPr>
            <w:tcW w:w="6210" w:type="dxa"/>
            <w:tcBorders>
              <w:top w:val="single" w:sz="4" w:space="0" w:color="auto"/>
              <w:left w:val="single" w:sz="4" w:space="0" w:color="auto"/>
              <w:bottom w:val="single" w:sz="4" w:space="0" w:color="auto"/>
              <w:right w:val="single" w:sz="4" w:space="0" w:color="auto"/>
            </w:tcBorders>
            <w:shd w:val="clear" w:color="auto" w:fill="auto"/>
          </w:tcPr>
          <w:p w14:paraId="6DE18E2D" w14:textId="77777777" w:rsidR="00A41427" w:rsidRPr="00501E61" w:rsidRDefault="00A41427" w:rsidP="00077A3C">
            <w:pPr>
              <w:widowControl w:val="0"/>
              <w:autoSpaceDE w:val="0"/>
              <w:autoSpaceDN w:val="0"/>
              <w:adjustRightInd w:val="0"/>
              <w:spacing w:after="0"/>
              <w:rPr>
                <w:rFonts w:eastAsia="Times New Roman"/>
                <w:sz w:val="22"/>
                <w:szCs w:val="22"/>
              </w:rPr>
            </w:pPr>
            <w:r w:rsidRPr="00501E61">
              <w:rPr>
                <w:rFonts w:eastAsia="Times New Roman"/>
                <w:i/>
                <w:iCs/>
                <w:sz w:val="22"/>
                <w:szCs w:val="22"/>
              </w:rPr>
              <w:t>Successful completion of IBM’s testing of the Developed Works</w:t>
            </w: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0118342F" w14:textId="77777777" w:rsidR="00A41427" w:rsidRPr="00501E61" w:rsidRDefault="00A41427" w:rsidP="00077A3C">
            <w:pPr>
              <w:widowControl w:val="0"/>
              <w:autoSpaceDE w:val="0"/>
              <w:autoSpaceDN w:val="0"/>
              <w:adjustRightInd w:val="0"/>
              <w:rPr>
                <w:sz w:val="22"/>
                <w:szCs w:val="22"/>
              </w:rPr>
            </w:pPr>
          </w:p>
        </w:tc>
        <w:tc>
          <w:tcPr>
            <w:tcW w:w="2070" w:type="dxa"/>
            <w:tcBorders>
              <w:top w:val="single" w:sz="4" w:space="0" w:color="auto"/>
              <w:left w:val="single" w:sz="4" w:space="0" w:color="auto"/>
              <w:bottom w:val="single" w:sz="4" w:space="0" w:color="auto"/>
              <w:right w:val="single" w:sz="4" w:space="0" w:color="auto"/>
            </w:tcBorders>
          </w:tcPr>
          <w:p w14:paraId="1896AED7" w14:textId="77777777" w:rsidR="00A41427" w:rsidRPr="00501E61" w:rsidRDefault="00A41427" w:rsidP="00077A3C">
            <w:pPr>
              <w:widowControl w:val="0"/>
              <w:autoSpaceDE w:val="0"/>
              <w:autoSpaceDN w:val="0"/>
              <w:adjustRightInd w:val="0"/>
              <w:rPr>
                <w:sz w:val="22"/>
                <w:szCs w:val="22"/>
              </w:rPr>
            </w:pPr>
          </w:p>
        </w:tc>
      </w:tr>
      <w:tr w:rsidR="00A41427" w:rsidRPr="000621B4" w14:paraId="5BEE2644" w14:textId="77777777" w:rsidTr="00077A3C">
        <w:trPr>
          <w:trHeight w:val="144"/>
        </w:trPr>
        <w:tc>
          <w:tcPr>
            <w:tcW w:w="6210" w:type="dxa"/>
            <w:tcBorders>
              <w:top w:val="single" w:sz="4" w:space="0" w:color="auto"/>
              <w:left w:val="single" w:sz="4" w:space="0" w:color="auto"/>
              <w:bottom w:val="single" w:sz="4" w:space="0" w:color="auto"/>
              <w:right w:val="single" w:sz="4" w:space="0" w:color="auto"/>
            </w:tcBorders>
            <w:shd w:val="clear" w:color="auto" w:fill="auto"/>
          </w:tcPr>
          <w:p w14:paraId="076B2828" w14:textId="77777777" w:rsidR="00A41427" w:rsidRPr="00501E61" w:rsidRDefault="00A41427" w:rsidP="00077A3C">
            <w:pPr>
              <w:widowControl w:val="0"/>
              <w:autoSpaceDE w:val="0"/>
              <w:autoSpaceDN w:val="0"/>
              <w:adjustRightInd w:val="0"/>
              <w:spacing w:after="0"/>
              <w:rPr>
                <w:rFonts w:eastAsia="Times New Roman"/>
                <w:sz w:val="22"/>
                <w:szCs w:val="22"/>
              </w:rPr>
            </w:pPr>
            <w:r w:rsidRPr="00501E61">
              <w:rPr>
                <w:rFonts w:eastAsia="Times New Roman"/>
                <w:i/>
                <w:iCs/>
                <w:sz w:val="22"/>
                <w:szCs w:val="22"/>
              </w:rPr>
              <w:t>Receipt of the completed Certificate of Originality for the Developed Works</w:t>
            </w: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34F02DCB" w14:textId="77777777" w:rsidR="00A41427" w:rsidRPr="00501E61" w:rsidRDefault="00A41427" w:rsidP="00077A3C">
            <w:pPr>
              <w:widowControl w:val="0"/>
              <w:autoSpaceDE w:val="0"/>
              <w:autoSpaceDN w:val="0"/>
              <w:adjustRightInd w:val="0"/>
              <w:rPr>
                <w:sz w:val="22"/>
                <w:szCs w:val="22"/>
              </w:rPr>
            </w:pPr>
          </w:p>
        </w:tc>
        <w:tc>
          <w:tcPr>
            <w:tcW w:w="2070" w:type="dxa"/>
            <w:tcBorders>
              <w:top w:val="single" w:sz="4" w:space="0" w:color="auto"/>
              <w:left w:val="single" w:sz="4" w:space="0" w:color="auto"/>
              <w:bottom w:val="single" w:sz="4" w:space="0" w:color="auto"/>
              <w:right w:val="single" w:sz="4" w:space="0" w:color="auto"/>
            </w:tcBorders>
          </w:tcPr>
          <w:p w14:paraId="7D19A57A" w14:textId="77777777" w:rsidR="00A41427" w:rsidRPr="00501E61" w:rsidRDefault="00A41427" w:rsidP="00077A3C">
            <w:pPr>
              <w:widowControl w:val="0"/>
              <w:autoSpaceDE w:val="0"/>
              <w:autoSpaceDN w:val="0"/>
              <w:adjustRightInd w:val="0"/>
              <w:rPr>
                <w:sz w:val="22"/>
                <w:szCs w:val="22"/>
              </w:rPr>
            </w:pPr>
          </w:p>
        </w:tc>
      </w:tr>
      <w:tr w:rsidR="00A41427" w:rsidRPr="000621B4" w14:paraId="69D699AB" w14:textId="77777777" w:rsidTr="00077A3C">
        <w:trPr>
          <w:trHeight w:val="144"/>
        </w:trPr>
        <w:tc>
          <w:tcPr>
            <w:tcW w:w="6210" w:type="dxa"/>
            <w:tcBorders>
              <w:top w:val="single" w:sz="4" w:space="0" w:color="auto"/>
              <w:left w:val="single" w:sz="4" w:space="0" w:color="auto"/>
              <w:bottom w:val="single" w:sz="4" w:space="0" w:color="auto"/>
              <w:right w:val="single" w:sz="4" w:space="0" w:color="auto"/>
            </w:tcBorders>
            <w:shd w:val="clear" w:color="auto" w:fill="auto"/>
          </w:tcPr>
          <w:p w14:paraId="5A3EDCBD" w14:textId="77777777" w:rsidR="00A41427" w:rsidRPr="00501E61" w:rsidRDefault="00A41427" w:rsidP="00077A3C">
            <w:pPr>
              <w:widowControl w:val="0"/>
              <w:autoSpaceDE w:val="0"/>
              <w:autoSpaceDN w:val="0"/>
              <w:adjustRightInd w:val="0"/>
              <w:spacing w:after="0"/>
              <w:rPr>
                <w:rFonts w:eastAsia="Times New Roman"/>
                <w:sz w:val="22"/>
                <w:szCs w:val="22"/>
              </w:rPr>
            </w:pPr>
            <w:r w:rsidRPr="00501E61">
              <w:rPr>
                <w:rFonts w:eastAsia="Times New Roman"/>
                <w:i/>
                <w:iCs/>
                <w:sz w:val="22"/>
                <w:szCs w:val="22"/>
                <w:u w:val="single"/>
              </w:rPr>
              <w:t>&lt;Enter Other&gt;</w:t>
            </w: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38A716ED" w14:textId="77777777" w:rsidR="00A41427" w:rsidRPr="00501E61" w:rsidRDefault="00A41427" w:rsidP="00077A3C">
            <w:pPr>
              <w:widowControl w:val="0"/>
              <w:autoSpaceDE w:val="0"/>
              <w:autoSpaceDN w:val="0"/>
              <w:adjustRightInd w:val="0"/>
              <w:rPr>
                <w:sz w:val="22"/>
                <w:szCs w:val="22"/>
              </w:rPr>
            </w:pPr>
          </w:p>
        </w:tc>
        <w:tc>
          <w:tcPr>
            <w:tcW w:w="2070" w:type="dxa"/>
            <w:tcBorders>
              <w:top w:val="single" w:sz="4" w:space="0" w:color="auto"/>
              <w:left w:val="single" w:sz="4" w:space="0" w:color="auto"/>
              <w:bottom w:val="single" w:sz="4" w:space="0" w:color="auto"/>
              <w:right w:val="single" w:sz="4" w:space="0" w:color="auto"/>
            </w:tcBorders>
          </w:tcPr>
          <w:p w14:paraId="7D275AE2" w14:textId="77777777" w:rsidR="00A41427" w:rsidRPr="00501E61" w:rsidRDefault="00A41427" w:rsidP="00077A3C">
            <w:pPr>
              <w:widowControl w:val="0"/>
              <w:autoSpaceDE w:val="0"/>
              <w:autoSpaceDN w:val="0"/>
              <w:adjustRightInd w:val="0"/>
              <w:rPr>
                <w:sz w:val="22"/>
                <w:szCs w:val="22"/>
              </w:rPr>
            </w:pPr>
          </w:p>
        </w:tc>
      </w:tr>
    </w:tbl>
    <w:p w14:paraId="68D221D7" w14:textId="77777777" w:rsidR="00A41427" w:rsidRPr="00501E61" w:rsidRDefault="00A41427" w:rsidP="00A41427">
      <w:pPr>
        <w:rPr>
          <w:sz w:val="22"/>
          <w:szCs w:val="22"/>
        </w:rPr>
      </w:pPr>
    </w:p>
    <w:p w14:paraId="60692472" w14:textId="77777777" w:rsidR="00A41427" w:rsidRPr="00501E61" w:rsidRDefault="00A41427" w:rsidP="00752B99">
      <w:pPr>
        <w:pStyle w:val="AttachmentFirstParagraphHeader"/>
        <w:divId w:val="3768702426"/>
        <w:rPr>
          <w:rFonts w:cs="Times New Roman"/>
          <w:sz w:val="22"/>
          <w:szCs w:val="22"/>
        </w:rPr>
      </w:pPr>
      <w:bookmarkStart w:id="21" w:name="CTS_30c53074c3854ac6a87af8950b7aeec8"/>
      <w:bookmarkStart w:id="22" w:name="_GoBack_57"/>
      <w:bookmarkStart w:id="23" w:name="CLAUSE_e91fccb386af4c4eaba267ff9bd8055b"/>
      <w:bookmarkStart w:id="24" w:name="CLAUSE_c5127bec5c094ad8896daa62acc889ab"/>
      <w:bookmarkEnd w:id="20"/>
      <w:bookmarkEnd w:id="21"/>
      <w:bookmarkEnd w:id="22"/>
      <w:r w:rsidRPr="00501E61">
        <w:rPr>
          <w:rFonts w:cs="Times New Roman"/>
          <w:sz w:val="22"/>
          <w:szCs w:val="22"/>
        </w:rPr>
        <w:t>IBM Responsibilities</w:t>
      </w:r>
      <w:bookmarkStart w:id="25" w:name="CTS_e91fccb386af4c4eaba267ff9bd8055b"/>
      <w:bookmarkEnd w:id="25"/>
    </w:p>
    <w:p w14:paraId="3CA82678" w14:textId="77777777" w:rsidR="00A41427" w:rsidRPr="00501E61" w:rsidRDefault="00A41427" w:rsidP="00A41427">
      <w:pPr>
        <w:pStyle w:val="Prrafodelista"/>
        <w:numPr>
          <w:ilvl w:val="0"/>
          <w:numId w:val="1"/>
        </w:numPr>
        <w:rPr>
          <w:sz w:val="22"/>
          <w:szCs w:val="22"/>
        </w:rPr>
      </w:pPr>
      <w:bookmarkStart w:id="26" w:name="CLAUSE_aa68cf3c1f824faba4736a7832a29b25"/>
      <w:bookmarkEnd w:id="23"/>
    </w:p>
    <w:p w14:paraId="19D8A981" w14:textId="77777777" w:rsidR="00A41427" w:rsidRPr="00501E61" w:rsidRDefault="00A41427" w:rsidP="00752B99">
      <w:pPr>
        <w:pStyle w:val="AttachmentFirstParagraphHeader"/>
        <w:divId w:val="3768702427"/>
        <w:rPr>
          <w:rFonts w:cs="Times New Roman"/>
          <w:sz w:val="22"/>
          <w:szCs w:val="22"/>
        </w:rPr>
      </w:pPr>
      <w:r w:rsidRPr="00501E61">
        <w:rPr>
          <w:rFonts w:cs="Times New Roman"/>
          <w:sz w:val="22"/>
          <w:szCs w:val="22"/>
        </w:rPr>
        <w:t xml:space="preserve">Mutual Responsibilities </w:t>
      </w:r>
      <w:bookmarkStart w:id="27" w:name="CTS_aa68cf3c1f824faba4736a7832a29b25"/>
      <w:bookmarkEnd w:id="27"/>
    </w:p>
    <w:p w14:paraId="27EB8086" w14:textId="77777777" w:rsidR="00A41427" w:rsidRPr="00501E61" w:rsidRDefault="00A41427" w:rsidP="00A41427">
      <w:pPr>
        <w:pStyle w:val="Prrafodelista"/>
        <w:numPr>
          <w:ilvl w:val="0"/>
          <w:numId w:val="1"/>
        </w:numPr>
        <w:rPr>
          <w:sz w:val="22"/>
          <w:szCs w:val="22"/>
        </w:rPr>
      </w:pPr>
    </w:p>
    <w:p w14:paraId="10AE532C" w14:textId="77777777" w:rsidR="00A41427" w:rsidRPr="00501E61" w:rsidRDefault="00A41427" w:rsidP="00752B99">
      <w:pPr>
        <w:pStyle w:val="AttachmentFirstParagraphHeader"/>
        <w:divId w:val="3768702428"/>
        <w:rPr>
          <w:rFonts w:cs="Times New Roman"/>
          <w:sz w:val="22"/>
          <w:szCs w:val="22"/>
        </w:rPr>
      </w:pPr>
      <w:bookmarkStart w:id="28" w:name="_Hlk67575727"/>
      <w:bookmarkStart w:id="29" w:name="CLAUSE_67d9579daa0f401bbf9281be10451f43"/>
      <w:bookmarkEnd w:id="26"/>
      <w:r w:rsidRPr="00501E61">
        <w:rPr>
          <w:rFonts w:cs="Times New Roman"/>
          <w:sz w:val="22"/>
          <w:szCs w:val="22"/>
        </w:rPr>
        <w:t>Quality Requirements</w:t>
      </w:r>
    </w:p>
    <w:p w14:paraId="0AB98532" w14:textId="77777777" w:rsidR="00A41427" w:rsidRPr="00501E61" w:rsidRDefault="00A41427" w:rsidP="00752B99">
      <w:pPr>
        <w:pStyle w:val="Instructions"/>
        <w:divId w:val="3768702429"/>
        <w:rPr>
          <w:rFonts w:cs="Times New Roman"/>
          <w:b/>
          <w:sz w:val="22"/>
          <w:szCs w:val="22"/>
        </w:rPr>
      </w:pPr>
      <w:r w:rsidRPr="00501E61">
        <w:rPr>
          <w:rFonts w:cs="Times New Roman"/>
          <w:sz w:val="22"/>
          <w:szCs w:val="22"/>
        </w:rPr>
        <w:t>Should the Internal Stakeholder and/or their Legal have specific Software Quality requirements related to the purchases being made under the SOW, Procurement should include any such requirements in this section. If there are no such requirements, this place holder can be removed.</w:t>
      </w:r>
    </w:p>
    <w:p w14:paraId="6AE8BC9B" w14:textId="77777777" w:rsidR="008941A9" w:rsidRDefault="008941A9" w:rsidP="008941A9">
      <w:pPr>
        <w:widowControl w:val="0"/>
        <w:autoSpaceDE w:val="0"/>
        <w:autoSpaceDN w:val="0"/>
        <w:adjustRightInd w:val="0"/>
        <w:outlineLvl w:val="0"/>
        <w:divId w:val="3768702430"/>
        <w:rPr>
          <w:sz w:val="22"/>
          <w:szCs w:val="22"/>
        </w:rPr>
      </w:pPr>
      <w:bookmarkStart w:id="30" w:name="_Hlk64459398"/>
      <w:r w:rsidRPr="00341B12">
        <w:rPr>
          <w:sz w:val="22"/>
          <w:szCs w:val="22"/>
        </w:rPr>
        <w:t>Quality will be measured on a continuous basis and will be reported to Buyer in accordance with a schedule and in a format that is mutually agreed upon between the parties. Business and process controls will be required to prevent defective Services from reaching Buyer or its authorized third parties. All quality related problems will require analysis, cause determination and corrective action as defined by the parties. Supplier and its applicable Affiliates, subcontractors and material suppliers must demonstrate that their quality process controls are satisfactory. Supplier shall continuously work to improve the quality of the Services and to reduce defects over time in accordance with annual goals that will be mutually agreed upon between the parties</w:t>
      </w:r>
      <w:r>
        <w:rPr>
          <w:sz w:val="22"/>
          <w:szCs w:val="22"/>
        </w:rPr>
        <w:t>.</w:t>
      </w:r>
    </w:p>
    <w:bookmarkEnd w:id="28"/>
    <w:bookmarkEnd w:id="30"/>
    <w:p w14:paraId="0A378A36" w14:textId="77777777" w:rsidR="00A41427" w:rsidRPr="00501E61" w:rsidRDefault="00A41427" w:rsidP="00A41427">
      <w:pPr>
        <w:rPr>
          <w:sz w:val="22"/>
          <w:szCs w:val="22"/>
        </w:rPr>
      </w:pPr>
    </w:p>
    <w:p w14:paraId="0FBDF231" w14:textId="77777777" w:rsidR="00A41427" w:rsidRPr="00501E61" w:rsidRDefault="00A41427" w:rsidP="00752B99">
      <w:pPr>
        <w:pStyle w:val="AttachmentFirstParagraphHeader"/>
        <w:divId w:val="3768702431"/>
        <w:rPr>
          <w:rFonts w:cs="Times New Roman"/>
          <w:sz w:val="22"/>
          <w:szCs w:val="22"/>
        </w:rPr>
      </w:pPr>
      <w:r w:rsidRPr="00501E61">
        <w:rPr>
          <w:rFonts w:cs="Times New Roman"/>
          <w:sz w:val="22"/>
          <w:szCs w:val="22"/>
        </w:rPr>
        <w:t>Quality Measurements</w:t>
      </w:r>
    </w:p>
    <w:p w14:paraId="0500FA9A" w14:textId="77777777" w:rsidR="00A41427" w:rsidRPr="00501E61" w:rsidRDefault="00A41427" w:rsidP="00752B99">
      <w:pPr>
        <w:pStyle w:val="Instructions"/>
        <w:divId w:val="3768702432"/>
        <w:rPr>
          <w:rFonts w:cs="Times New Roman"/>
          <w:sz w:val="22"/>
          <w:szCs w:val="22"/>
        </w:rPr>
      </w:pPr>
      <w:r w:rsidRPr="00501E61">
        <w:rPr>
          <w:rFonts w:cs="Times New Roman"/>
          <w:sz w:val="22"/>
          <w:szCs w:val="22"/>
        </w:rPr>
        <w:t>If there are no measurements, you may remove this place holder.</w:t>
      </w:r>
    </w:p>
    <w:p w14:paraId="119A8D49" w14:textId="77777777" w:rsidR="00A41427" w:rsidRPr="00501E61" w:rsidRDefault="00A41427" w:rsidP="00A41427">
      <w:pPr>
        <w:pStyle w:val="NormalItalics"/>
        <w:divId w:val="3768702433"/>
        <w:rPr>
          <w:i w:val="0"/>
          <w:sz w:val="22"/>
          <w:szCs w:val="22"/>
        </w:rPr>
      </w:pPr>
      <w:r w:rsidRPr="00501E61">
        <w:rPr>
          <w:sz w:val="22"/>
          <w:szCs w:val="22"/>
        </w:rPr>
        <w:t>&lt;enter text&gt;</w:t>
      </w:r>
    </w:p>
    <w:p w14:paraId="712AEADB" w14:textId="77777777" w:rsidR="00A41427" w:rsidRPr="00501E61" w:rsidRDefault="00A41427" w:rsidP="00A41427">
      <w:pPr>
        <w:pStyle w:val="SOWList1"/>
        <w:numPr>
          <w:ilvl w:val="0"/>
          <w:numId w:val="0"/>
        </w:numPr>
        <w:rPr>
          <w:sz w:val="22"/>
          <w:szCs w:val="22"/>
        </w:rPr>
      </w:pPr>
    </w:p>
    <w:p w14:paraId="1680BC63" w14:textId="77777777" w:rsidR="00A41427" w:rsidRPr="00501E61" w:rsidRDefault="00A41427" w:rsidP="00752B99">
      <w:pPr>
        <w:pStyle w:val="AttachmentFirstParagraphHeader"/>
        <w:divId w:val="3768702434"/>
        <w:rPr>
          <w:rFonts w:cs="Times New Roman"/>
          <w:sz w:val="22"/>
          <w:szCs w:val="22"/>
        </w:rPr>
      </w:pPr>
      <w:r w:rsidRPr="00501E61">
        <w:rPr>
          <w:rFonts w:cs="Times New Roman"/>
          <w:sz w:val="22"/>
          <w:szCs w:val="22"/>
        </w:rPr>
        <w:t>Prices &amp; Payments</w:t>
      </w:r>
      <w:bookmarkStart w:id="31" w:name="CTS_67d9579daa0f401bbf9281be10451f43"/>
      <w:bookmarkEnd w:id="31"/>
    </w:p>
    <w:p w14:paraId="65BC7213" w14:textId="77777777" w:rsidR="00F75347" w:rsidRPr="008A0168" w:rsidRDefault="00F75347" w:rsidP="00F75347">
      <w:pPr>
        <w:pStyle w:val="NormalItalics"/>
        <w:divId w:val="3768702435"/>
        <w:rPr>
          <w:color w:val="7030A0"/>
          <w:sz w:val="22"/>
          <w:szCs w:val="22"/>
        </w:rPr>
      </w:pPr>
      <w:bookmarkStart w:id="32" w:name="CTS_471ef8c114444502900e65ee30171ac3"/>
      <w:bookmarkStart w:id="33" w:name="CTS_cce6436e53b44e2d8018e766ad2d0ffc"/>
      <w:bookmarkStart w:id="34" w:name="CLAUSE_3950b67a7d0a443889e41c7138d5bd38"/>
      <w:bookmarkEnd w:id="29"/>
      <w:bookmarkEnd w:id="32"/>
      <w:bookmarkEnd w:id="33"/>
      <w:r w:rsidRPr="00C3174D">
        <w:rPr>
          <w:color w:val="7030A0"/>
          <w:sz w:val="22"/>
          <w:szCs w:val="22"/>
        </w:rPr>
        <w:t xml:space="preserve">If </w:t>
      </w:r>
      <w:r>
        <w:rPr>
          <w:color w:val="7030A0"/>
          <w:sz w:val="22"/>
          <w:szCs w:val="22"/>
        </w:rPr>
        <w:t>signing a SOW</w:t>
      </w:r>
      <w:r w:rsidRPr="00C3174D">
        <w:rPr>
          <w:color w:val="7030A0"/>
          <w:sz w:val="22"/>
          <w:szCs w:val="22"/>
        </w:rPr>
        <w:t xml:space="preserve"> for Production Procurement</w:t>
      </w:r>
      <w:r w:rsidRPr="00253E06">
        <w:rPr>
          <w:color w:val="7030A0"/>
          <w:sz w:val="22"/>
          <w:szCs w:val="22"/>
        </w:rPr>
        <w:t xml:space="preserve">, you can </w:t>
      </w:r>
      <w:r w:rsidRPr="003A201A">
        <w:rPr>
          <w:color w:val="7030A0"/>
          <w:sz w:val="22"/>
          <w:szCs w:val="22"/>
        </w:rPr>
        <w:t>use the “Product Unique Terms” section</w:t>
      </w:r>
      <w:r>
        <w:rPr>
          <w:color w:val="7030A0"/>
          <w:sz w:val="22"/>
          <w:szCs w:val="22"/>
        </w:rPr>
        <w:t xml:space="preserve"> below under Production Procurement, </w:t>
      </w:r>
      <w:r w:rsidRPr="003A201A">
        <w:rPr>
          <w:color w:val="7030A0"/>
          <w:sz w:val="22"/>
          <w:szCs w:val="22"/>
        </w:rPr>
        <w:t xml:space="preserve"> instead</w:t>
      </w:r>
      <w:r>
        <w:rPr>
          <w:color w:val="7030A0"/>
          <w:sz w:val="22"/>
          <w:szCs w:val="22"/>
        </w:rPr>
        <w:t xml:space="preserve"> of the below sections “Price List” and “Payment Amounts.”</w:t>
      </w:r>
    </w:p>
    <w:p w14:paraId="63C7D9EF" w14:textId="3FE91B58" w:rsidR="00A41427" w:rsidRPr="00501E61" w:rsidRDefault="00A41427" w:rsidP="00752B99">
      <w:pPr>
        <w:pStyle w:val="Attachment2ndParagraphHeader"/>
        <w:divId w:val="3768702436"/>
        <w:rPr>
          <w:rFonts w:cs="Times New Roman"/>
          <w:sz w:val="22"/>
          <w:szCs w:val="22"/>
        </w:rPr>
      </w:pPr>
      <w:r w:rsidRPr="00501E61">
        <w:rPr>
          <w:rFonts w:cs="Times New Roman"/>
          <w:sz w:val="22"/>
          <w:szCs w:val="22"/>
        </w:rPr>
        <w:t>Price List</w:t>
      </w:r>
    </w:p>
    <w:p w14:paraId="050099F8" w14:textId="77777777" w:rsidR="00A41427" w:rsidRPr="00501E61" w:rsidRDefault="00A41427" w:rsidP="00A41427">
      <w:pPr>
        <w:rPr>
          <w:sz w:val="22"/>
          <w:szCs w:val="22"/>
        </w:rPr>
      </w:pPr>
    </w:p>
    <w:p w14:paraId="031F610A" w14:textId="77777777" w:rsidR="00A41427" w:rsidRPr="00501E61" w:rsidRDefault="00A41427" w:rsidP="00752B99">
      <w:pPr>
        <w:pStyle w:val="Attachment2ndParagraphHeader"/>
        <w:divId w:val="3768702437"/>
        <w:rPr>
          <w:rFonts w:cs="Times New Roman"/>
          <w:sz w:val="22"/>
          <w:szCs w:val="22"/>
        </w:rPr>
      </w:pPr>
      <w:r w:rsidRPr="00501E61">
        <w:rPr>
          <w:rFonts w:cs="Times New Roman"/>
          <w:sz w:val="22"/>
          <w:szCs w:val="22"/>
        </w:rPr>
        <w:t>Payment Amounts</w:t>
      </w:r>
    </w:p>
    <w:p w14:paraId="65DA7AF9" w14:textId="77777777" w:rsidR="00A41427" w:rsidRPr="00501E61" w:rsidRDefault="00A41427" w:rsidP="00A41427">
      <w:pPr>
        <w:rPr>
          <w:sz w:val="22"/>
          <w:szCs w:val="22"/>
        </w:rPr>
      </w:pPr>
    </w:p>
    <w:p w14:paraId="09AC8119" w14:textId="0F8750AB" w:rsidR="00A41427" w:rsidRPr="004334D8" w:rsidRDefault="00A41427" w:rsidP="00752B99">
      <w:pPr>
        <w:pStyle w:val="Attachment2ndParagraphHeader"/>
        <w:divId w:val="3768702438"/>
        <w:rPr>
          <w:b w:val="0"/>
          <w:i w:val="0"/>
          <w:sz w:val="22"/>
        </w:rPr>
      </w:pPr>
      <w:bookmarkStart w:id="35" w:name="_Hlk67575742"/>
      <w:r w:rsidRPr="00501E61">
        <w:rPr>
          <w:rFonts w:cs="Times New Roman"/>
          <w:sz w:val="22"/>
          <w:szCs w:val="22"/>
        </w:rPr>
        <w:t>Payment Terms</w:t>
      </w:r>
      <w:bookmarkStart w:id="36" w:name="CTS_3950b67a7d0a443889e41c7138d5bd38"/>
      <w:bookmarkEnd w:id="36"/>
    </w:p>
    <w:p w14:paraId="1F4D0511" w14:textId="77777777" w:rsidR="00F75347" w:rsidRPr="00C3174D" w:rsidRDefault="00F75347" w:rsidP="00F75347">
      <w:pPr>
        <w:pStyle w:val="NormalItalics"/>
        <w:divId w:val="3768702439"/>
        <w:rPr>
          <w:color w:val="7030A0"/>
          <w:sz w:val="22"/>
          <w:szCs w:val="22"/>
        </w:rPr>
      </w:pPr>
      <w:r>
        <w:rPr>
          <w:color w:val="7030A0"/>
          <w:sz w:val="22"/>
          <w:szCs w:val="22"/>
        </w:rPr>
        <w:t>Payment</w:t>
      </w:r>
      <w:r w:rsidRPr="003A201A">
        <w:rPr>
          <w:color w:val="7030A0"/>
          <w:sz w:val="22"/>
          <w:szCs w:val="22"/>
        </w:rPr>
        <w:t xml:space="preserve"> terms other than 90 day</w:t>
      </w:r>
      <w:r>
        <w:rPr>
          <w:color w:val="7030A0"/>
          <w:sz w:val="22"/>
          <w:szCs w:val="22"/>
        </w:rPr>
        <w:t xml:space="preserve"> terms must be approved by applicable approval </w:t>
      </w:r>
      <w:proofErr w:type="spellStart"/>
      <w:r>
        <w:rPr>
          <w:color w:val="7030A0"/>
          <w:sz w:val="22"/>
          <w:szCs w:val="22"/>
        </w:rPr>
        <w:t>level.</w:t>
      </w:r>
      <w:r w:rsidRPr="003A201A">
        <w:rPr>
          <w:color w:val="7030A0"/>
          <w:sz w:val="22"/>
          <w:szCs w:val="22"/>
        </w:rPr>
        <w:t>s</w:t>
      </w:r>
      <w:proofErr w:type="spellEnd"/>
      <w:r w:rsidRPr="003A201A">
        <w:rPr>
          <w:color w:val="7030A0"/>
          <w:sz w:val="22"/>
          <w:szCs w:val="22"/>
        </w:rPr>
        <w:t xml:space="preserve"> must obtain required </w:t>
      </w:r>
      <w:r>
        <w:rPr>
          <w:color w:val="7030A0"/>
          <w:sz w:val="22"/>
          <w:szCs w:val="22"/>
        </w:rPr>
        <w:t xml:space="preserve">level of </w:t>
      </w:r>
      <w:r w:rsidRPr="003A201A">
        <w:rPr>
          <w:color w:val="7030A0"/>
          <w:sz w:val="22"/>
          <w:szCs w:val="22"/>
        </w:rPr>
        <w:t>approval</w:t>
      </w:r>
      <w:r w:rsidRPr="0054280C">
        <w:rPr>
          <w:color w:val="7030A0"/>
          <w:sz w:val="22"/>
          <w:szCs w:val="22"/>
        </w:rPr>
        <w:t xml:space="preserve"> </w:t>
      </w:r>
    </w:p>
    <w:p w14:paraId="39E15002" w14:textId="486B04F5" w:rsidR="00A41427" w:rsidRPr="00501E61" w:rsidRDefault="00A41427" w:rsidP="00A41427">
      <w:pPr>
        <w:divId w:val="3768702440"/>
        <w:rPr>
          <w:sz w:val="22"/>
          <w:szCs w:val="22"/>
        </w:rPr>
      </w:pPr>
      <w:r w:rsidRPr="00501E61">
        <w:rPr>
          <w:sz w:val="22"/>
          <w:szCs w:val="22"/>
        </w:rPr>
        <w:t xml:space="preserve">Unless otherwise set forth in this SOW, the terms of payment are net </w:t>
      </w:r>
      <w:r w:rsidR="00F85997">
        <w:rPr>
          <w:sz w:val="22"/>
          <w:szCs w:val="22"/>
        </w:rPr>
        <w:t>90</w:t>
      </w:r>
      <w:r w:rsidR="00F85997" w:rsidRPr="00501E61">
        <w:rPr>
          <w:sz w:val="22"/>
          <w:szCs w:val="22"/>
        </w:rPr>
        <w:t xml:space="preserve"> </w:t>
      </w:r>
      <w:r w:rsidRPr="00501E61">
        <w:rPr>
          <w:sz w:val="22"/>
          <w:szCs w:val="22"/>
        </w:rPr>
        <w:t xml:space="preserve">days </w:t>
      </w:r>
      <w:r w:rsidR="00850FD2">
        <w:rPr>
          <w:sz w:val="22"/>
          <w:szCs w:val="22"/>
        </w:rPr>
        <w:t>(</w:t>
      </w:r>
      <w:r w:rsidR="00D710E7">
        <w:rPr>
          <w:sz w:val="22"/>
          <w:szCs w:val="22"/>
        </w:rPr>
        <w:t>to the extent</w:t>
      </w:r>
      <w:r w:rsidR="00850FD2">
        <w:rPr>
          <w:sz w:val="22"/>
          <w:szCs w:val="22"/>
        </w:rPr>
        <w:t xml:space="preserve"> permitted by local law) </w:t>
      </w:r>
      <w:r w:rsidRPr="00501E61">
        <w:rPr>
          <w:sz w:val="22"/>
          <w:szCs w:val="22"/>
        </w:rPr>
        <w:t xml:space="preserve">either after receipt of Supplier's valid </w:t>
      </w:r>
      <w:r w:rsidR="00F800EB">
        <w:rPr>
          <w:sz w:val="22"/>
          <w:szCs w:val="22"/>
        </w:rPr>
        <w:t xml:space="preserve">and acceptable </w:t>
      </w:r>
      <w:r w:rsidRPr="00501E61">
        <w:rPr>
          <w:sz w:val="22"/>
          <w:szCs w:val="22"/>
        </w:rPr>
        <w:t>invoice</w:t>
      </w:r>
      <w:r w:rsidR="004E4FDD">
        <w:rPr>
          <w:sz w:val="22"/>
          <w:szCs w:val="22"/>
        </w:rPr>
        <w:t xml:space="preserve"> </w:t>
      </w:r>
      <w:bookmarkStart w:id="37" w:name="_Hlk64459429"/>
      <w:r w:rsidR="004E4FDD">
        <w:rPr>
          <w:sz w:val="22"/>
          <w:szCs w:val="22"/>
        </w:rPr>
        <w:t xml:space="preserve">by the electronic invoicing system </w:t>
      </w:r>
      <w:r w:rsidR="004E4FDD">
        <w:rPr>
          <w:sz w:val="22"/>
          <w:szCs w:val="22"/>
        </w:rPr>
        <w:lastRenderedPageBreak/>
        <w:t>required by IBM</w:t>
      </w:r>
      <w:bookmarkEnd w:id="37"/>
      <w:r w:rsidR="00F800EB" w:rsidRPr="00484336">
        <w:rPr>
          <w:sz w:val="22"/>
          <w:szCs w:val="22"/>
        </w:rPr>
        <w:t xml:space="preserve"> </w:t>
      </w:r>
      <w:r w:rsidRPr="00501E61">
        <w:rPr>
          <w:sz w:val="22"/>
          <w:szCs w:val="22"/>
        </w:rPr>
        <w:t>or after receipt of the Deliverables or Services, whichever is later.</w:t>
      </w:r>
      <w:bookmarkStart w:id="38" w:name="CTS_317433a6142f48588e68aff341cd7060"/>
      <w:bookmarkStart w:id="39" w:name="CLAUSE_317433a6142f48588e68aff341cd7060"/>
      <w:bookmarkEnd w:id="34"/>
      <w:bookmarkEnd w:id="38"/>
      <w:r w:rsidRPr="00501E61">
        <w:rPr>
          <w:sz w:val="22"/>
          <w:szCs w:val="22"/>
        </w:rPr>
        <w:t xml:space="preserve"> IBM will pay Supplier the amounts set forth </w:t>
      </w:r>
      <w:r w:rsidR="00137E1A" w:rsidRPr="00501E61">
        <w:rPr>
          <w:sz w:val="22"/>
          <w:szCs w:val="22"/>
        </w:rPr>
        <w:t xml:space="preserve">above </w:t>
      </w:r>
      <w:r w:rsidRPr="00501E61">
        <w:rPr>
          <w:sz w:val="22"/>
          <w:szCs w:val="22"/>
        </w:rPr>
        <w:t>for the Deliverables and/or Services provided hereunder:</w:t>
      </w:r>
      <w:r w:rsidR="00F30436">
        <w:rPr>
          <w:sz w:val="22"/>
          <w:szCs w:val="22"/>
        </w:rPr>
        <w:t xml:space="preserve"> </w:t>
      </w:r>
      <w:r w:rsidR="00F30436" w:rsidRPr="00F30436">
        <w:rPr>
          <w:sz w:val="22"/>
          <w:szCs w:val="22"/>
        </w:rPr>
        <w:t>In the event IBM has prepaid Supplier for Services not performed or Deliverables not provided, Supplier shall refund the prepaid funds to IBM within 30 days of IBM’s written notice of termination.</w:t>
      </w:r>
    </w:p>
    <w:bookmarkEnd w:id="35"/>
    <w:bookmarkEnd w:id="39"/>
    <w:p w14:paraId="13C731D9" w14:textId="77777777" w:rsidR="00A41427" w:rsidRPr="00501E61" w:rsidRDefault="00A41427" w:rsidP="00752B99">
      <w:pPr>
        <w:pStyle w:val="AttachmentFirstParagraphHeader"/>
        <w:divId w:val="3768702441"/>
        <w:rPr>
          <w:rFonts w:cs="Times New Roman"/>
          <w:sz w:val="22"/>
          <w:szCs w:val="22"/>
        </w:rPr>
      </w:pPr>
      <w:r w:rsidRPr="00501E61">
        <w:rPr>
          <w:rFonts w:cs="Times New Roman"/>
          <w:sz w:val="22"/>
          <w:szCs w:val="22"/>
        </w:rPr>
        <w:t xml:space="preserve">Customer Specific Terms and Conditions </w:t>
      </w:r>
    </w:p>
    <w:p w14:paraId="5BD0127E" w14:textId="77777777" w:rsidR="00A41427" w:rsidRPr="00501E61" w:rsidRDefault="00A41427" w:rsidP="00A41427">
      <w:pPr>
        <w:pStyle w:val="NormalItalics"/>
        <w:divId w:val="3768702442"/>
        <w:rPr>
          <w:sz w:val="22"/>
          <w:szCs w:val="22"/>
        </w:rPr>
      </w:pPr>
      <w:r w:rsidRPr="00501E61">
        <w:rPr>
          <w:i w:val="0"/>
          <w:sz w:val="22"/>
          <w:szCs w:val="22"/>
        </w:rPr>
        <w:t>For purposes of this SOW, these additional</w:t>
      </w:r>
      <w:r w:rsidRPr="00501E61">
        <w:rPr>
          <w:sz w:val="22"/>
          <w:szCs w:val="22"/>
        </w:rPr>
        <w:t xml:space="preserve"> </w:t>
      </w:r>
      <w:r w:rsidRPr="00501E61">
        <w:rPr>
          <w:i w:val="0"/>
          <w:sz w:val="22"/>
          <w:szCs w:val="22"/>
        </w:rPr>
        <w:t>requirements will apply to Deliverables and Services provided in support of IBM's Customer, ______________ (</w:t>
      </w:r>
      <w:r w:rsidRPr="00501E61">
        <w:rPr>
          <w:sz w:val="22"/>
          <w:szCs w:val="22"/>
        </w:rPr>
        <w:t>insert Customer name</w:t>
      </w:r>
      <w:r w:rsidRPr="00501E61">
        <w:rPr>
          <w:i w:val="0"/>
          <w:sz w:val="22"/>
          <w:szCs w:val="22"/>
        </w:rPr>
        <w:t>).</w:t>
      </w:r>
    </w:p>
    <w:p w14:paraId="5862629C" w14:textId="77777777" w:rsidR="00A41427" w:rsidRPr="00501E61" w:rsidRDefault="00A41427" w:rsidP="00A41427">
      <w:pPr>
        <w:pStyle w:val="NormalItalics"/>
        <w:divId w:val="3768702443"/>
        <w:rPr>
          <w:i w:val="0"/>
          <w:color w:val="7030A0"/>
          <w:sz w:val="22"/>
          <w:szCs w:val="22"/>
        </w:rPr>
      </w:pPr>
      <w:r w:rsidRPr="00501E61">
        <w:rPr>
          <w:color w:val="7030A0"/>
          <w:sz w:val="22"/>
          <w:szCs w:val="22"/>
        </w:rPr>
        <w:t>&lt;Insert customer flow down terms&gt;</w:t>
      </w:r>
    </w:p>
    <w:p w14:paraId="516DD7A8" w14:textId="77777777" w:rsidR="00A41427" w:rsidRPr="00501E61" w:rsidRDefault="00A41427" w:rsidP="00A41427">
      <w:pPr>
        <w:pStyle w:val="NormalItalics"/>
        <w:rPr>
          <w:i w:val="0"/>
          <w:sz w:val="22"/>
          <w:szCs w:val="22"/>
        </w:rPr>
      </w:pPr>
    </w:p>
    <w:p w14:paraId="7DF731D4" w14:textId="77777777" w:rsidR="00A41427" w:rsidRPr="00501E61" w:rsidRDefault="00A41427" w:rsidP="00752B99">
      <w:pPr>
        <w:pStyle w:val="AttachmentFirstParagraphHeader"/>
        <w:divId w:val="3768702444"/>
        <w:rPr>
          <w:rFonts w:cs="Times New Roman"/>
          <w:sz w:val="22"/>
          <w:szCs w:val="22"/>
        </w:rPr>
      </w:pPr>
      <w:bookmarkStart w:id="40" w:name="_GoBack_64"/>
      <w:bookmarkStart w:id="41" w:name="CTS_82d1abd4bc58427d877787f71691aa20"/>
      <w:bookmarkStart w:id="42" w:name="CLAUSE_2cc9886abf0b48af90998acf9b68b574"/>
      <w:bookmarkEnd w:id="24"/>
      <w:bookmarkEnd w:id="40"/>
      <w:bookmarkEnd w:id="41"/>
      <w:r w:rsidRPr="00501E61">
        <w:rPr>
          <w:rFonts w:cs="Times New Roman"/>
          <w:sz w:val="22"/>
          <w:szCs w:val="22"/>
        </w:rPr>
        <w:t xml:space="preserve">Supplier’s Use of Subcontractors </w:t>
      </w:r>
    </w:p>
    <w:p w14:paraId="0F3F7E24" w14:textId="2E6B7395" w:rsidR="00A41427" w:rsidRPr="00501E61" w:rsidRDefault="00A41427" w:rsidP="00A41427">
      <w:pPr>
        <w:divId w:val="3768702445"/>
        <w:rPr>
          <w:sz w:val="22"/>
          <w:szCs w:val="22"/>
        </w:rPr>
      </w:pPr>
      <w:bookmarkStart w:id="43" w:name="CLAUSE_b6651d1bf1524b83a0ab192f006f65be"/>
      <w:r w:rsidRPr="00501E61">
        <w:rPr>
          <w:sz w:val="22"/>
          <w:szCs w:val="22"/>
        </w:rPr>
        <w:t>Notwithstanding anything to the contrary in the Agreement between Supplier and IBM, Supplier will not subcontract any of its work under th</w:t>
      </w:r>
      <w:r w:rsidR="00F51BA8">
        <w:rPr>
          <w:sz w:val="22"/>
          <w:szCs w:val="22"/>
        </w:rPr>
        <w:t xml:space="preserve">e </w:t>
      </w:r>
      <w:r w:rsidRPr="00501E61">
        <w:rPr>
          <w:sz w:val="22"/>
          <w:szCs w:val="22"/>
        </w:rPr>
        <w:t>Agreement to any third party. Additionally, Supplier will not subcontract any of its work under th</w:t>
      </w:r>
      <w:r w:rsidR="00F51BA8">
        <w:rPr>
          <w:sz w:val="22"/>
          <w:szCs w:val="22"/>
        </w:rPr>
        <w:t xml:space="preserve">e </w:t>
      </w:r>
      <w:r w:rsidRPr="00501E61">
        <w:rPr>
          <w:sz w:val="22"/>
          <w:szCs w:val="22"/>
        </w:rPr>
        <w:t>Agreement to any Affiliate, without IBM’s written consent.</w:t>
      </w:r>
    </w:p>
    <w:p w14:paraId="11D6E2C1" w14:textId="77777777" w:rsidR="00A41427" w:rsidRPr="00501E61" w:rsidRDefault="00A41427" w:rsidP="00752B99">
      <w:pPr>
        <w:pStyle w:val="AttachmentFirstParagraphHeader"/>
        <w:divId w:val="3768702446"/>
        <w:rPr>
          <w:rFonts w:cs="Times New Roman"/>
          <w:sz w:val="22"/>
          <w:szCs w:val="22"/>
        </w:rPr>
      </w:pPr>
      <w:bookmarkStart w:id="44" w:name="CTS_2cc9886abf0b48af90998acf9b68b574"/>
      <w:bookmarkStart w:id="45" w:name="_GoBack_96"/>
      <w:bookmarkStart w:id="46" w:name="CTS_23e19dd6e7aa4fdabec2a8c3df2cbecc"/>
      <w:bookmarkStart w:id="47" w:name="_GoBack_99"/>
      <w:bookmarkStart w:id="48" w:name="CLAUSE_abe27afe94bd40af9bfe8955e348ed12"/>
      <w:bookmarkEnd w:id="42"/>
      <w:bookmarkEnd w:id="43"/>
      <w:bookmarkEnd w:id="44"/>
      <w:bookmarkEnd w:id="45"/>
      <w:bookmarkEnd w:id="46"/>
      <w:bookmarkEnd w:id="47"/>
      <w:r w:rsidRPr="00501E61">
        <w:rPr>
          <w:rFonts w:cs="Times New Roman"/>
          <w:sz w:val="22"/>
          <w:szCs w:val="22"/>
        </w:rPr>
        <w:t>Communications</w:t>
      </w:r>
      <w:bookmarkStart w:id="49" w:name="CTS_abe27afe94bd40af9bfe8955e348ed12"/>
      <w:bookmarkEnd w:id="49"/>
    </w:p>
    <w:bookmarkEnd w:id="48"/>
    <w:p w14:paraId="7BC5B803" w14:textId="6B3DDC17" w:rsidR="00A41427" w:rsidRPr="00501E61" w:rsidRDefault="00A41427" w:rsidP="00A41427">
      <w:pPr>
        <w:divId w:val="3768702447"/>
        <w:rPr>
          <w:sz w:val="22"/>
          <w:szCs w:val="22"/>
        </w:rPr>
      </w:pPr>
      <w:r w:rsidRPr="00501E61">
        <w:rPr>
          <w:sz w:val="22"/>
          <w:szCs w:val="22"/>
        </w:rPr>
        <w:t>All communications between the parties will be carried out through the following designated coordinators or their designated successors or delegates, whom each party hereby designates as its representatives and contacts for this SOW. All notices required in writing under th</w:t>
      </w:r>
      <w:r w:rsidR="00F51BA8">
        <w:rPr>
          <w:sz w:val="22"/>
          <w:szCs w:val="22"/>
        </w:rPr>
        <w:t>e</w:t>
      </w:r>
      <w:r w:rsidRPr="00501E61">
        <w:rPr>
          <w:sz w:val="22"/>
          <w:szCs w:val="22"/>
        </w:rPr>
        <w:t xml:space="preserve"> Agreement will be made to the appropriate contact listed below at the following addresses and will be effective upon actual receipt. Notices may be transmitted electronically, by registered or certified mail, or courier. All notices, with the exception of legal notices, may also be provided by facsimile.</w:t>
      </w:r>
    </w:p>
    <w:tbl>
      <w:tblPr>
        <w:tblW w:w="10260" w:type="dxa"/>
        <w:tblInd w:w="-8" w:type="dxa"/>
        <w:tblLayout w:type="fixed"/>
        <w:tblLook w:val="00A0" w:firstRow="1" w:lastRow="0" w:firstColumn="1" w:lastColumn="0" w:noHBand="0" w:noVBand="0"/>
      </w:tblPr>
      <w:tblGrid>
        <w:gridCol w:w="5130"/>
        <w:gridCol w:w="5130"/>
      </w:tblGrid>
      <w:tr w:rsidR="00A41427" w:rsidRPr="000621B4" w14:paraId="003D1F3E" w14:textId="77777777" w:rsidTr="00752B99">
        <w:trPr>
          <w:tblHeader/>
        </w:trPr>
        <w:tc>
          <w:tcPr>
            <w:tcW w:w="5130" w:type="dxa"/>
            <w:tcBorders>
              <w:top w:val="single" w:sz="6" w:space="0" w:color="000000"/>
              <w:left w:val="single" w:sz="6" w:space="0" w:color="000000"/>
              <w:bottom w:val="single" w:sz="6" w:space="0" w:color="000000"/>
              <w:right w:val="single" w:sz="6" w:space="0" w:color="000000"/>
            </w:tcBorders>
          </w:tcPr>
          <w:p w14:paraId="6B314A3E" w14:textId="77777777" w:rsidR="00A41427" w:rsidRPr="00501E61" w:rsidRDefault="00A41427" w:rsidP="00077A3C">
            <w:pPr>
              <w:autoSpaceDE w:val="0"/>
              <w:autoSpaceDN w:val="0"/>
              <w:adjustRightInd w:val="0"/>
              <w:spacing w:after="0"/>
              <w:jc w:val="center"/>
              <w:rPr>
                <w:b/>
                <w:bCs/>
                <w:color w:val="000000"/>
                <w:sz w:val="22"/>
                <w:szCs w:val="22"/>
              </w:rPr>
            </w:pPr>
            <w:r w:rsidRPr="00501E61">
              <w:rPr>
                <w:b/>
                <w:bCs/>
                <w:color w:val="000000"/>
                <w:sz w:val="22"/>
                <w:szCs w:val="22"/>
              </w:rPr>
              <w:t>Business Coordinators</w:t>
            </w:r>
          </w:p>
        </w:tc>
        <w:tc>
          <w:tcPr>
            <w:tcW w:w="5130" w:type="dxa"/>
            <w:tcBorders>
              <w:top w:val="single" w:sz="6" w:space="0" w:color="000000"/>
              <w:left w:val="single" w:sz="6" w:space="0" w:color="000000"/>
              <w:bottom w:val="single" w:sz="6" w:space="0" w:color="000000"/>
              <w:right w:val="single" w:sz="6" w:space="0" w:color="000000"/>
            </w:tcBorders>
          </w:tcPr>
          <w:p w14:paraId="5CFA0FCD" w14:textId="77777777" w:rsidR="00A41427" w:rsidRPr="00501E61" w:rsidRDefault="00A41427" w:rsidP="00077A3C">
            <w:pPr>
              <w:autoSpaceDE w:val="0"/>
              <w:autoSpaceDN w:val="0"/>
              <w:adjustRightInd w:val="0"/>
              <w:spacing w:after="0"/>
              <w:jc w:val="center"/>
              <w:rPr>
                <w:b/>
                <w:bCs/>
                <w:color w:val="000000"/>
                <w:sz w:val="22"/>
                <w:szCs w:val="22"/>
              </w:rPr>
            </w:pPr>
            <w:r w:rsidRPr="00501E61">
              <w:rPr>
                <w:b/>
                <w:bCs/>
                <w:color w:val="000000"/>
                <w:sz w:val="22"/>
                <w:szCs w:val="22"/>
              </w:rPr>
              <w:t>Technical Coordinators</w:t>
            </w:r>
          </w:p>
        </w:tc>
      </w:tr>
      <w:tr w:rsidR="00A41427" w:rsidRPr="000621B4" w14:paraId="19994AB5" w14:textId="77777777" w:rsidTr="00752B99">
        <w:trPr>
          <w:tblHeader/>
        </w:trPr>
        <w:tc>
          <w:tcPr>
            <w:tcW w:w="5130" w:type="dxa"/>
            <w:tcBorders>
              <w:top w:val="single" w:sz="6" w:space="0" w:color="000000"/>
              <w:left w:val="single" w:sz="6" w:space="0" w:color="000000"/>
              <w:bottom w:val="single" w:sz="6" w:space="0" w:color="000000"/>
              <w:right w:val="single" w:sz="6" w:space="0" w:color="000000"/>
            </w:tcBorders>
          </w:tcPr>
          <w:p w14:paraId="43E432FD" w14:textId="77777777" w:rsidR="00A41427" w:rsidRPr="00501E61" w:rsidRDefault="00A41427" w:rsidP="00077A3C">
            <w:pPr>
              <w:autoSpaceDE w:val="0"/>
              <w:autoSpaceDN w:val="0"/>
              <w:adjustRightInd w:val="0"/>
              <w:spacing w:after="0"/>
              <w:rPr>
                <w:b/>
                <w:bCs/>
                <w:color w:val="000000"/>
                <w:sz w:val="22"/>
                <w:szCs w:val="22"/>
              </w:rPr>
            </w:pPr>
            <w:r w:rsidRPr="00501E61">
              <w:rPr>
                <w:b/>
                <w:bCs/>
                <w:color w:val="000000"/>
                <w:sz w:val="22"/>
                <w:szCs w:val="22"/>
              </w:rPr>
              <w:t>FOR SUPPLIER</w:t>
            </w:r>
          </w:p>
        </w:tc>
        <w:tc>
          <w:tcPr>
            <w:tcW w:w="5130" w:type="dxa"/>
            <w:tcBorders>
              <w:top w:val="single" w:sz="6" w:space="0" w:color="000000"/>
              <w:left w:val="single" w:sz="6" w:space="0" w:color="000000"/>
              <w:bottom w:val="single" w:sz="6" w:space="0" w:color="000000"/>
              <w:right w:val="single" w:sz="6" w:space="0" w:color="000000"/>
            </w:tcBorders>
          </w:tcPr>
          <w:p w14:paraId="2484E6DC" w14:textId="77777777" w:rsidR="00A41427" w:rsidRPr="00501E61" w:rsidRDefault="00A41427" w:rsidP="00077A3C">
            <w:pPr>
              <w:autoSpaceDE w:val="0"/>
              <w:autoSpaceDN w:val="0"/>
              <w:adjustRightInd w:val="0"/>
              <w:spacing w:after="0"/>
              <w:rPr>
                <w:b/>
                <w:bCs/>
                <w:color w:val="000000"/>
                <w:sz w:val="22"/>
                <w:szCs w:val="22"/>
              </w:rPr>
            </w:pPr>
            <w:r w:rsidRPr="00501E61">
              <w:rPr>
                <w:b/>
                <w:bCs/>
                <w:color w:val="000000"/>
                <w:sz w:val="22"/>
                <w:szCs w:val="22"/>
              </w:rPr>
              <w:t>FOR SUPPLIER</w:t>
            </w:r>
          </w:p>
        </w:tc>
      </w:tr>
      <w:tr w:rsidR="00A41427" w:rsidRPr="000621B4" w14:paraId="1BF1696F" w14:textId="77777777" w:rsidTr="00752B99">
        <w:tc>
          <w:tcPr>
            <w:tcW w:w="5130" w:type="dxa"/>
            <w:tcBorders>
              <w:top w:val="single" w:sz="6" w:space="0" w:color="000000"/>
              <w:left w:val="single" w:sz="6" w:space="0" w:color="000000"/>
              <w:bottom w:val="single" w:sz="6" w:space="0" w:color="000000"/>
              <w:right w:val="single" w:sz="6" w:space="0" w:color="000000"/>
            </w:tcBorders>
          </w:tcPr>
          <w:p w14:paraId="28D3D1DB" w14:textId="77777777" w:rsidR="00A41427" w:rsidRPr="00501E61" w:rsidRDefault="00A41427" w:rsidP="00077A3C">
            <w:pPr>
              <w:autoSpaceDE w:val="0"/>
              <w:autoSpaceDN w:val="0"/>
              <w:adjustRightInd w:val="0"/>
              <w:spacing w:after="0"/>
              <w:rPr>
                <w:color w:val="000000"/>
                <w:sz w:val="22"/>
                <w:szCs w:val="22"/>
              </w:rPr>
            </w:pPr>
            <w:r w:rsidRPr="00501E61">
              <w:rPr>
                <w:color w:val="000000"/>
                <w:sz w:val="22"/>
                <w:szCs w:val="22"/>
              </w:rPr>
              <w:t>Name</w:t>
            </w:r>
          </w:p>
        </w:tc>
        <w:tc>
          <w:tcPr>
            <w:tcW w:w="5130" w:type="dxa"/>
            <w:tcBorders>
              <w:top w:val="single" w:sz="6" w:space="0" w:color="000000"/>
              <w:left w:val="single" w:sz="6" w:space="0" w:color="000000"/>
              <w:bottom w:val="single" w:sz="6" w:space="0" w:color="000000"/>
              <w:right w:val="single" w:sz="6" w:space="0" w:color="000000"/>
            </w:tcBorders>
          </w:tcPr>
          <w:p w14:paraId="612678B4" w14:textId="77777777" w:rsidR="00A41427" w:rsidRPr="00501E61" w:rsidRDefault="00A41427" w:rsidP="00077A3C">
            <w:pPr>
              <w:autoSpaceDE w:val="0"/>
              <w:autoSpaceDN w:val="0"/>
              <w:adjustRightInd w:val="0"/>
              <w:spacing w:after="0"/>
              <w:rPr>
                <w:color w:val="000000"/>
                <w:sz w:val="22"/>
                <w:szCs w:val="22"/>
              </w:rPr>
            </w:pPr>
            <w:r w:rsidRPr="00501E61">
              <w:rPr>
                <w:color w:val="000000"/>
                <w:sz w:val="22"/>
                <w:szCs w:val="22"/>
              </w:rPr>
              <w:t>Name</w:t>
            </w:r>
          </w:p>
        </w:tc>
      </w:tr>
      <w:tr w:rsidR="00A41427" w:rsidRPr="000621B4" w14:paraId="5423E6E3" w14:textId="77777777" w:rsidTr="00752B99">
        <w:tc>
          <w:tcPr>
            <w:tcW w:w="5130" w:type="dxa"/>
            <w:tcBorders>
              <w:top w:val="single" w:sz="6" w:space="0" w:color="000000"/>
              <w:left w:val="single" w:sz="6" w:space="0" w:color="000000"/>
              <w:bottom w:val="single" w:sz="6" w:space="0" w:color="000000"/>
              <w:right w:val="single" w:sz="6" w:space="0" w:color="000000"/>
            </w:tcBorders>
          </w:tcPr>
          <w:p w14:paraId="17668B36" w14:textId="77777777" w:rsidR="00A41427" w:rsidRPr="00501E61" w:rsidRDefault="00A41427" w:rsidP="00077A3C">
            <w:pPr>
              <w:autoSpaceDE w:val="0"/>
              <w:autoSpaceDN w:val="0"/>
              <w:adjustRightInd w:val="0"/>
              <w:spacing w:after="0"/>
              <w:rPr>
                <w:color w:val="000000"/>
                <w:sz w:val="22"/>
                <w:szCs w:val="22"/>
              </w:rPr>
            </w:pPr>
            <w:r w:rsidRPr="00501E61">
              <w:rPr>
                <w:color w:val="000000"/>
                <w:sz w:val="22"/>
                <w:szCs w:val="22"/>
              </w:rPr>
              <w:t>Title</w:t>
            </w:r>
          </w:p>
        </w:tc>
        <w:tc>
          <w:tcPr>
            <w:tcW w:w="5130" w:type="dxa"/>
            <w:tcBorders>
              <w:top w:val="single" w:sz="6" w:space="0" w:color="000000"/>
              <w:left w:val="single" w:sz="6" w:space="0" w:color="000000"/>
              <w:bottom w:val="single" w:sz="6" w:space="0" w:color="000000"/>
              <w:right w:val="single" w:sz="6" w:space="0" w:color="000000"/>
            </w:tcBorders>
          </w:tcPr>
          <w:p w14:paraId="53F75FD2" w14:textId="77777777" w:rsidR="00A41427" w:rsidRPr="00501E61" w:rsidRDefault="00A41427" w:rsidP="00077A3C">
            <w:pPr>
              <w:autoSpaceDE w:val="0"/>
              <w:autoSpaceDN w:val="0"/>
              <w:adjustRightInd w:val="0"/>
              <w:spacing w:after="0"/>
              <w:rPr>
                <w:color w:val="000000"/>
                <w:sz w:val="22"/>
                <w:szCs w:val="22"/>
              </w:rPr>
            </w:pPr>
            <w:r w:rsidRPr="00501E61">
              <w:rPr>
                <w:color w:val="000000"/>
                <w:sz w:val="22"/>
                <w:szCs w:val="22"/>
              </w:rPr>
              <w:t>Title</w:t>
            </w:r>
          </w:p>
        </w:tc>
      </w:tr>
      <w:tr w:rsidR="00A41427" w:rsidRPr="000621B4" w14:paraId="3D3B6D4D" w14:textId="77777777" w:rsidTr="00752B99">
        <w:tc>
          <w:tcPr>
            <w:tcW w:w="5130" w:type="dxa"/>
            <w:tcBorders>
              <w:top w:val="single" w:sz="6" w:space="0" w:color="000000"/>
              <w:left w:val="single" w:sz="6" w:space="0" w:color="000000"/>
              <w:bottom w:val="single" w:sz="6" w:space="0" w:color="000000"/>
              <w:right w:val="single" w:sz="6" w:space="0" w:color="000000"/>
            </w:tcBorders>
          </w:tcPr>
          <w:p w14:paraId="005D6604" w14:textId="77777777" w:rsidR="00A41427" w:rsidRPr="00501E61" w:rsidRDefault="00A41427" w:rsidP="00077A3C">
            <w:pPr>
              <w:autoSpaceDE w:val="0"/>
              <w:autoSpaceDN w:val="0"/>
              <w:adjustRightInd w:val="0"/>
              <w:spacing w:after="0"/>
              <w:rPr>
                <w:color w:val="000000"/>
                <w:sz w:val="22"/>
                <w:szCs w:val="22"/>
              </w:rPr>
            </w:pPr>
            <w:r w:rsidRPr="00501E61">
              <w:rPr>
                <w:color w:val="000000"/>
                <w:sz w:val="22"/>
                <w:szCs w:val="22"/>
              </w:rPr>
              <w:t>Address</w:t>
            </w:r>
          </w:p>
        </w:tc>
        <w:tc>
          <w:tcPr>
            <w:tcW w:w="5130" w:type="dxa"/>
            <w:tcBorders>
              <w:top w:val="single" w:sz="6" w:space="0" w:color="000000"/>
              <w:left w:val="single" w:sz="6" w:space="0" w:color="000000"/>
              <w:bottom w:val="single" w:sz="6" w:space="0" w:color="000000"/>
              <w:right w:val="single" w:sz="6" w:space="0" w:color="000000"/>
            </w:tcBorders>
          </w:tcPr>
          <w:p w14:paraId="1A1F48E0" w14:textId="77777777" w:rsidR="00A41427" w:rsidRPr="00501E61" w:rsidRDefault="00A41427" w:rsidP="00077A3C">
            <w:pPr>
              <w:autoSpaceDE w:val="0"/>
              <w:autoSpaceDN w:val="0"/>
              <w:adjustRightInd w:val="0"/>
              <w:spacing w:after="0"/>
              <w:rPr>
                <w:color w:val="000000"/>
                <w:sz w:val="22"/>
                <w:szCs w:val="22"/>
              </w:rPr>
            </w:pPr>
            <w:r w:rsidRPr="00501E61">
              <w:rPr>
                <w:color w:val="000000"/>
                <w:sz w:val="22"/>
                <w:szCs w:val="22"/>
              </w:rPr>
              <w:t>Address</w:t>
            </w:r>
          </w:p>
        </w:tc>
      </w:tr>
      <w:tr w:rsidR="00A41427" w:rsidRPr="000621B4" w14:paraId="12171594" w14:textId="77777777" w:rsidTr="00752B99">
        <w:tc>
          <w:tcPr>
            <w:tcW w:w="5130" w:type="dxa"/>
            <w:tcBorders>
              <w:top w:val="single" w:sz="6" w:space="0" w:color="000000"/>
              <w:left w:val="single" w:sz="6" w:space="0" w:color="000000"/>
              <w:bottom w:val="single" w:sz="6" w:space="0" w:color="000000"/>
              <w:right w:val="single" w:sz="6" w:space="0" w:color="000000"/>
            </w:tcBorders>
          </w:tcPr>
          <w:p w14:paraId="2BDD0676" w14:textId="77777777" w:rsidR="00A41427" w:rsidRPr="00501E61" w:rsidRDefault="00A41427" w:rsidP="00077A3C">
            <w:pPr>
              <w:autoSpaceDE w:val="0"/>
              <w:autoSpaceDN w:val="0"/>
              <w:adjustRightInd w:val="0"/>
              <w:spacing w:after="0"/>
              <w:rPr>
                <w:color w:val="000000"/>
                <w:sz w:val="22"/>
                <w:szCs w:val="22"/>
              </w:rPr>
            </w:pPr>
            <w:r w:rsidRPr="00501E61">
              <w:rPr>
                <w:color w:val="000000"/>
                <w:sz w:val="22"/>
                <w:szCs w:val="22"/>
              </w:rPr>
              <w:t>Phone</w:t>
            </w:r>
          </w:p>
        </w:tc>
        <w:tc>
          <w:tcPr>
            <w:tcW w:w="5130" w:type="dxa"/>
            <w:tcBorders>
              <w:top w:val="single" w:sz="6" w:space="0" w:color="000000"/>
              <w:left w:val="single" w:sz="6" w:space="0" w:color="000000"/>
              <w:bottom w:val="single" w:sz="6" w:space="0" w:color="000000"/>
              <w:right w:val="single" w:sz="6" w:space="0" w:color="000000"/>
            </w:tcBorders>
          </w:tcPr>
          <w:p w14:paraId="594DA09A" w14:textId="77777777" w:rsidR="00A41427" w:rsidRPr="00501E61" w:rsidRDefault="00A41427" w:rsidP="00077A3C">
            <w:pPr>
              <w:autoSpaceDE w:val="0"/>
              <w:autoSpaceDN w:val="0"/>
              <w:adjustRightInd w:val="0"/>
              <w:spacing w:after="0"/>
              <w:rPr>
                <w:color w:val="000000"/>
                <w:sz w:val="22"/>
                <w:szCs w:val="22"/>
              </w:rPr>
            </w:pPr>
            <w:r w:rsidRPr="00501E61">
              <w:rPr>
                <w:color w:val="000000"/>
                <w:sz w:val="22"/>
                <w:szCs w:val="22"/>
              </w:rPr>
              <w:t>Phone</w:t>
            </w:r>
          </w:p>
        </w:tc>
      </w:tr>
      <w:tr w:rsidR="00A41427" w:rsidRPr="000621B4" w14:paraId="53111D9D" w14:textId="77777777" w:rsidTr="00752B99">
        <w:tc>
          <w:tcPr>
            <w:tcW w:w="5130" w:type="dxa"/>
            <w:tcBorders>
              <w:top w:val="single" w:sz="6" w:space="0" w:color="000000"/>
              <w:left w:val="single" w:sz="6" w:space="0" w:color="000000"/>
              <w:bottom w:val="single" w:sz="6" w:space="0" w:color="000000"/>
              <w:right w:val="single" w:sz="6" w:space="0" w:color="000000"/>
            </w:tcBorders>
          </w:tcPr>
          <w:p w14:paraId="1AA39C3E" w14:textId="77777777" w:rsidR="00A41427" w:rsidRPr="00501E61" w:rsidRDefault="00A41427" w:rsidP="00077A3C">
            <w:pPr>
              <w:autoSpaceDE w:val="0"/>
              <w:autoSpaceDN w:val="0"/>
              <w:adjustRightInd w:val="0"/>
              <w:spacing w:after="0"/>
              <w:rPr>
                <w:color w:val="000000"/>
                <w:sz w:val="22"/>
                <w:szCs w:val="22"/>
              </w:rPr>
            </w:pPr>
            <w:r w:rsidRPr="00501E61">
              <w:rPr>
                <w:color w:val="000000"/>
                <w:sz w:val="22"/>
                <w:szCs w:val="22"/>
              </w:rPr>
              <w:t>Fax</w:t>
            </w:r>
          </w:p>
        </w:tc>
        <w:tc>
          <w:tcPr>
            <w:tcW w:w="5130" w:type="dxa"/>
            <w:tcBorders>
              <w:top w:val="single" w:sz="6" w:space="0" w:color="000000"/>
              <w:left w:val="single" w:sz="6" w:space="0" w:color="000000"/>
              <w:bottom w:val="single" w:sz="6" w:space="0" w:color="000000"/>
              <w:right w:val="single" w:sz="6" w:space="0" w:color="000000"/>
            </w:tcBorders>
          </w:tcPr>
          <w:p w14:paraId="11ADC953" w14:textId="77777777" w:rsidR="00A41427" w:rsidRPr="00501E61" w:rsidRDefault="00A41427" w:rsidP="00077A3C">
            <w:pPr>
              <w:autoSpaceDE w:val="0"/>
              <w:autoSpaceDN w:val="0"/>
              <w:adjustRightInd w:val="0"/>
              <w:spacing w:after="0"/>
              <w:rPr>
                <w:color w:val="000000"/>
                <w:sz w:val="22"/>
                <w:szCs w:val="22"/>
              </w:rPr>
            </w:pPr>
            <w:r w:rsidRPr="00501E61">
              <w:rPr>
                <w:color w:val="000000"/>
                <w:sz w:val="22"/>
                <w:szCs w:val="22"/>
              </w:rPr>
              <w:t>Fax</w:t>
            </w:r>
          </w:p>
        </w:tc>
      </w:tr>
      <w:tr w:rsidR="00A41427" w:rsidRPr="000621B4" w14:paraId="0121C0F1" w14:textId="77777777" w:rsidTr="00752B99">
        <w:tc>
          <w:tcPr>
            <w:tcW w:w="5130" w:type="dxa"/>
            <w:tcBorders>
              <w:top w:val="single" w:sz="6" w:space="0" w:color="000000"/>
              <w:left w:val="single" w:sz="6" w:space="0" w:color="000000"/>
              <w:bottom w:val="single" w:sz="6" w:space="0" w:color="000000"/>
              <w:right w:val="single" w:sz="6" w:space="0" w:color="000000"/>
            </w:tcBorders>
          </w:tcPr>
          <w:p w14:paraId="52A9ED2C" w14:textId="77777777" w:rsidR="00A41427" w:rsidRPr="00501E61" w:rsidRDefault="00A41427" w:rsidP="00077A3C">
            <w:pPr>
              <w:autoSpaceDE w:val="0"/>
              <w:autoSpaceDN w:val="0"/>
              <w:adjustRightInd w:val="0"/>
              <w:spacing w:after="0"/>
              <w:rPr>
                <w:color w:val="000000"/>
                <w:sz w:val="22"/>
                <w:szCs w:val="22"/>
              </w:rPr>
            </w:pPr>
            <w:r w:rsidRPr="00501E61">
              <w:rPr>
                <w:color w:val="000000"/>
                <w:sz w:val="22"/>
                <w:szCs w:val="22"/>
              </w:rPr>
              <w:t>E-mail</w:t>
            </w:r>
          </w:p>
        </w:tc>
        <w:tc>
          <w:tcPr>
            <w:tcW w:w="5130" w:type="dxa"/>
            <w:tcBorders>
              <w:top w:val="single" w:sz="6" w:space="0" w:color="000000"/>
              <w:left w:val="single" w:sz="6" w:space="0" w:color="000000"/>
              <w:bottom w:val="single" w:sz="6" w:space="0" w:color="000000"/>
              <w:right w:val="single" w:sz="6" w:space="0" w:color="000000"/>
            </w:tcBorders>
          </w:tcPr>
          <w:p w14:paraId="5BFC825B" w14:textId="77777777" w:rsidR="00A41427" w:rsidRPr="00501E61" w:rsidRDefault="00A41427" w:rsidP="00077A3C">
            <w:pPr>
              <w:autoSpaceDE w:val="0"/>
              <w:autoSpaceDN w:val="0"/>
              <w:adjustRightInd w:val="0"/>
              <w:spacing w:after="0"/>
              <w:rPr>
                <w:color w:val="000000"/>
                <w:sz w:val="22"/>
                <w:szCs w:val="22"/>
              </w:rPr>
            </w:pPr>
            <w:r w:rsidRPr="00501E61">
              <w:rPr>
                <w:color w:val="000000"/>
                <w:sz w:val="22"/>
                <w:szCs w:val="22"/>
              </w:rPr>
              <w:t>E-mail</w:t>
            </w:r>
          </w:p>
        </w:tc>
      </w:tr>
      <w:tr w:rsidR="00A41427" w:rsidRPr="000621B4" w14:paraId="743D84C3" w14:textId="77777777" w:rsidTr="00752B99">
        <w:tc>
          <w:tcPr>
            <w:tcW w:w="5130" w:type="dxa"/>
            <w:tcBorders>
              <w:top w:val="single" w:sz="6" w:space="0" w:color="000000"/>
              <w:left w:val="single" w:sz="6" w:space="0" w:color="000000"/>
              <w:bottom w:val="single" w:sz="6" w:space="0" w:color="000000"/>
              <w:right w:val="single" w:sz="6" w:space="0" w:color="000000"/>
            </w:tcBorders>
          </w:tcPr>
          <w:p w14:paraId="06F395E7" w14:textId="77777777" w:rsidR="00A41427" w:rsidRPr="00501E61" w:rsidRDefault="00A41427" w:rsidP="00077A3C">
            <w:pPr>
              <w:autoSpaceDE w:val="0"/>
              <w:autoSpaceDN w:val="0"/>
              <w:adjustRightInd w:val="0"/>
              <w:spacing w:after="0"/>
              <w:rPr>
                <w:color w:val="000000"/>
                <w:sz w:val="22"/>
                <w:szCs w:val="22"/>
              </w:rPr>
            </w:pPr>
          </w:p>
        </w:tc>
        <w:tc>
          <w:tcPr>
            <w:tcW w:w="5130" w:type="dxa"/>
            <w:tcBorders>
              <w:top w:val="single" w:sz="6" w:space="0" w:color="000000"/>
              <w:left w:val="single" w:sz="6" w:space="0" w:color="000000"/>
              <w:bottom w:val="single" w:sz="6" w:space="0" w:color="000000"/>
              <w:right w:val="single" w:sz="6" w:space="0" w:color="000000"/>
            </w:tcBorders>
          </w:tcPr>
          <w:p w14:paraId="49CA62CF" w14:textId="77777777" w:rsidR="00A41427" w:rsidRPr="00501E61" w:rsidRDefault="00A41427" w:rsidP="00077A3C">
            <w:pPr>
              <w:autoSpaceDE w:val="0"/>
              <w:autoSpaceDN w:val="0"/>
              <w:adjustRightInd w:val="0"/>
              <w:spacing w:after="0"/>
              <w:rPr>
                <w:color w:val="000000"/>
                <w:sz w:val="22"/>
                <w:szCs w:val="22"/>
              </w:rPr>
            </w:pPr>
          </w:p>
        </w:tc>
      </w:tr>
      <w:tr w:rsidR="00A41427" w:rsidRPr="000621B4" w14:paraId="6A323BA8" w14:textId="77777777" w:rsidTr="00752B99">
        <w:tc>
          <w:tcPr>
            <w:tcW w:w="5130" w:type="dxa"/>
            <w:tcBorders>
              <w:top w:val="single" w:sz="6" w:space="0" w:color="000000"/>
              <w:left w:val="single" w:sz="6" w:space="0" w:color="000000"/>
              <w:bottom w:val="single" w:sz="6" w:space="0" w:color="000000"/>
              <w:right w:val="single" w:sz="6" w:space="0" w:color="000000"/>
            </w:tcBorders>
          </w:tcPr>
          <w:p w14:paraId="771B2206" w14:textId="77777777" w:rsidR="00A41427" w:rsidRPr="00501E61" w:rsidRDefault="00A41427" w:rsidP="00077A3C">
            <w:pPr>
              <w:autoSpaceDE w:val="0"/>
              <w:autoSpaceDN w:val="0"/>
              <w:adjustRightInd w:val="0"/>
              <w:spacing w:after="0"/>
              <w:rPr>
                <w:b/>
                <w:bCs/>
                <w:color w:val="000000"/>
                <w:sz w:val="22"/>
                <w:szCs w:val="22"/>
              </w:rPr>
            </w:pPr>
            <w:r w:rsidRPr="00501E61">
              <w:rPr>
                <w:b/>
                <w:bCs/>
                <w:color w:val="000000"/>
                <w:sz w:val="22"/>
                <w:szCs w:val="22"/>
              </w:rPr>
              <w:t>FOR BUYER</w:t>
            </w:r>
          </w:p>
        </w:tc>
        <w:tc>
          <w:tcPr>
            <w:tcW w:w="5130" w:type="dxa"/>
            <w:tcBorders>
              <w:top w:val="single" w:sz="6" w:space="0" w:color="000000"/>
              <w:left w:val="single" w:sz="6" w:space="0" w:color="000000"/>
              <w:bottom w:val="single" w:sz="6" w:space="0" w:color="000000"/>
              <w:right w:val="single" w:sz="6" w:space="0" w:color="000000"/>
            </w:tcBorders>
          </w:tcPr>
          <w:p w14:paraId="66F543AD" w14:textId="77777777" w:rsidR="00A41427" w:rsidRPr="00501E61" w:rsidRDefault="00A41427" w:rsidP="00077A3C">
            <w:pPr>
              <w:autoSpaceDE w:val="0"/>
              <w:autoSpaceDN w:val="0"/>
              <w:adjustRightInd w:val="0"/>
              <w:spacing w:after="0"/>
              <w:rPr>
                <w:b/>
                <w:bCs/>
                <w:color w:val="000000"/>
                <w:sz w:val="22"/>
                <w:szCs w:val="22"/>
              </w:rPr>
            </w:pPr>
            <w:r w:rsidRPr="00501E61">
              <w:rPr>
                <w:b/>
                <w:bCs/>
                <w:color w:val="000000"/>
                <w:sz w:val="22"/>
                <w:szCs w:val="22"/>
              </w:rPr>
              <w:t>FOR BUYER</w:t>
            </w:r>
          </w:p>
        </w:tc>
      </w:tr>
      <w:tr w:rsidR="00A41427" w:rsidRPr="000621B4" w14:paraId="6FA6A124" w14:textId="77777777" w:rsidTr="00752B99">
        <w:tc>
          <w:tcPr>
            <w:tcW w:w="5130" w:type="dxa"/>
            <w:tcBorders>
              <w:top w:val="single" w:sz="6" w:space="0" w:color="000000"/>
              <w:left w:val="single" w:sz="6" w:space="0" w:color="000000"/>
              <w:bottom w:val="single" w:sz="6" w:space="0" w:color="000000"/>
              <w:right w:val="single" w:sz="6" w:space="0" w:color="000000"/>
            </w:tcBorders>
          </w:tcPr>
          <w:p w14:paraId="242786E2" w14:textId="77777777" w:rsidR="00A41427" w:rsidRPr="00501E61" w:rsidRDefault="00A41427" w:rsidP="00077A3C">
            <w:pPr>
              <w:autoSpaceDE w:val="0"/>
              <w:autoSpaceDN w:val="0"/>
              <w:adjustRightInd w:val="0"/>
              <w:spacing w:after="0"/>
              <w:rPr>
                <w:color w:val="000000"/>
                <w:sz w:val="22"/>
                <w:szCs w:val="22"/>
              </w:rPr>
            </w:pPr>
            <w:r w:rsidRPr="00501E61">
              <w:rPr>
                <w:color w:val="000000"/>
                <w:sz w:val="22"/>
                <w:szCs w:val="22"/>
              </w:rPr>
              <w:t>Name</w:t>
            </w:r>
          </w:p>
        </w:tc>
        <w:tc>
          <w:tcPr>
            <w:tcW w:w="5130" w:type="dxa"/>
            <w:tcBorders>
              <w:top w:val="single" w:sz="6" w:space="0" w:color="000000"/>
              <w:left w:val="single" w:sz="6" w:space="0" w:color="000000"/>
              <w:bottom w:val="single" w:sz="6" w:space="0" w:color="000000"/>
              <w:right w:val="single" w:sz="6" w:space="0" w:color="000000"/>
            </w:tcBorders>
          </w:tcPr>
          <w:p w14:paraId="1B6E4054" w14:textId="77777777" w:rsidR="00A41427" w:rsidRPr="00501E61" w:rsidRDefault="00A41427" w:rsidP="00077A3C">
            <w:pPr>
              <w:autoSpaceDE w:val="0"/>
              <w:autoSpaceDN w:val="0"/>
              <w:adjustRightInd w:val="0"/>
              <w:spacing w:after="0"/>
              <w:rPr>
                <w:color w:val="000000"/>
                <w:sz w:val="22"/>
                <w:szCs w:val="22"/>
              </w:rPr>
            </w:pPr>
            <w:r w:rsidRPr="00501E61">
              <w:rPr>
                <w:color w:val="000000"/>
                <w:sz w:val="22"/>
                <w:szCs w:val="22"/>
              </w:rPr>
              <w:t>Name</w:t>
            </w:r>
          </w:p>
        </w:tc>
      </w:tr>
      <w:tr w:rsidR="00A41427" w:rsidRPr="000621B4" w14:paraId="3FB60C16" w14:textId="77777777" w:rsidTr="00752B99">
        <w:tc>
          <w:tcPr>
            <w:tcW w:w="5130" w:type="dxa"/>
            <w:tcBorders>
              <w:top w:val="single" w:sz="6" w:space="0" w:color="000000"/>
              <w:left w:val="single" w:sz="6" w:space="0" w:color="000000"/>
              <w:bottom w:val="single" w:sz="6" w:space="0" w:color="000000"/>
              <w:right w:val="single" w:sz="6" w:space="0" w:color="000000"/>
            </w:tcBorders>
          </w:tcPr>
          <w:p w14:paraId="6680DEFB" w14:textId="77777777" w:rsidR="00A41427" w:rsidRPr="00501E61" w:rsidRDefault="00A41427" w:rsidP="00077A3C">
            <w:pPr>
              <w:autoSpaceDE w:val="0"/>
              <w:autoSpaceDN w:val="0"/>
              <w:adjustRightInd w:val="0"/>
              <w:spacing w:after="0"/>
              <w:rPr>
                <w:color w:val="000000"/>
                <w:sz w:val="22"/>
                <w:szCs w:val="22"/>
              </w:rPr>
            </w:pPr>
            <w:r w:rsidRPr="00501E61">
              <w:rPr>
                <w:color w:val="000000"/>
                <w:sz w:val="22"/>
                <w:szCs w:val="22"/>
              </w:rPr>
              <w:t>Title</w:t>
            </w:r>
          </w:p>
        </w:tc>
        <w:tc>
          <w:tcPr>
            <w:tcW w:w="5130" w:type="dxa"/>
            <w:tcBorders>
              <w:top w:val="single" w:sz="6" w:space="0" w:color="000000"/>
              <w:left w:val="single" w:sz="6" w:space="0" w:color="000000"/>
              <w:bottom w:val="single" w:sz="6" w:space="0" w:color="000000"/>
              <w:right w:val="single" w:sz="6" w:space="0" w:color="000000"/>
            </w:tcBorders>
          </w:tcPr>
          <w:p w14:paraId="78F73B97" w14:textId="77777777" w:rsidR="00A41427" w:rsidRPr="00501E61" w:rsidRDefault="00A41427" w:rsidP="00077A3C">
            <w:pPr>
              <w:autoSpaceDE w:val="0"/>
              <w:autoSpaceDN w:val="0"/>
              <w:adjustRightInd w:val="0"/>
              <w:spacing w:after="0"/>
              <w:rPr>
                <w:color w:val="000000"/>
                <w:sz w:val="22"/>
                <w:szCs w:val="22"/>
              </w:rPr>
            </w:pPr>
            <w:r w:rsidRPr="00501E61">
              <w:rPr>
                <w:color w:val="000000"/>
                <w:sz w:val="22"/>
                <w:szCs w:val="22"/>
              </w:rPr>
              <w:t>Title</w:t>
            </w:r>
          </w:p>
        </w:tc>
      </w:tr>
      <w:tr w:rsidR="00A41427" w:rsidRPr="000621B4" w14:paraId="6F647CED" w14:textId="77777777" w:rsidTr="00752B99">
        <w:tc>
          <w:tcPr>
            <w:tcW w:w="5130" w:type="dxa"/>
            <w:tcBorders>
              <w:top w:val="single" w:sz="6" w:space="0" w:color="000000"/>
              <w:left w:val="single" w:sz="6" w:space="0" w:color="000000"/>
              <w:bottom w:val="single" w:sz="6" w:space="0" w:color="000000"/>
              <w:right w:val="single" w:sz="6" w:space="0" w:color="000000"/>
            </w:tcBorders>
          </w:tcPr>
          <w:p w14:paraId="45FA8820" w14:textId="77777777" w:rsidR="00A41427" w:rsidRPr="00501E61" w:rsidRDefault="00A41427" w:rsidP="00077A3C">
            <w:pPr>
              <w:autoSpaceDE w:val="0"/>
              <w:autoSpaceDN w:val="0"/>
              <w:adjustRightInd w:val="0"/>
              <w:spacing w:after="0"/>
              <w:rPr>
                <w:color w:val="000000"/>
                <w:sz w:val="22"/>
                <w:szCs w:val="22"/>
              </w:rPr>
            </w:pPr>
            <w:r w:rsidRPr="00501E61">
              <w:rPr>
                <w:color w:val="000000"/>
                <w:sz w:val="22"/>
                <w:szCs w:val="22"/>
              </w:rPr>
              <w:t>Address</w:t>
            </w:r>
          </w:p>
        </w:tc>
        <w:tc>
          <w:tcPr>
            <w:tcW w:w="5130" w:type="dxa"/>
            <w:tcBorders>
              <w:top w:val="single" w:sz="6" w:space="0" w:color="000000"/>
              <w:left w:val="single" w:sz="6" w:space="0" w:color="000000"/>
              <w:bottom w:val="single" w:sz="6" w:space="0" w:color="000000"/>
              <w:right w:val="single" w:sz="6" w:space="0" w:color="000000"/>
            </w:tcBorders>
          </w:tcPr>
          <w:p w14:paraId="37450F30" w14:textId="77777777" w:rsidR="00A41427" w:rsidRPr="00501E61" w:rsidRDefault="00A41427" w:rsidP="00077A3C">
            <w:pPr>
              <w:autoSpaceDE w:val="0"/>
              <w:autoSpaceDN w:val="0"/>
              <w:adjustRightInd w:val="0"/>
              <w:spacing w:after="0"/>
              <w:rPr>
                <w:color w:val="000000"/>
                <w:sz w:val="22"/>
                <w:szCs w:val="22"/>
              </w:rPr>
            </w:pPr>
            <w:r w:rsidRPr="00501E61">
              <w:rPr>
                <w:color w:val="000000"/>
                <w:sz w:val="22"/>
                <w:szCs w:val="22"/>
              </w:rPr>
              <w:t>Address</w:t>
            </w:r>
          </w:p>
        </w:tc>
      </w:tr>
      <w:tr w:rsidR="00A41427" w:rsidRPr="000621B4" w14:paraId="32F2876A" w14:textId="77777777" w:rsidTr="00752B99">
        <w:tc>
          <w:tcPr>
            <w:tcW w:w="5130" w:type="dxa"/>
            <w:tcBorders>
              <w:top w:val="single" w:sz="6" w:space="0" w:color="000000"/>
              <w:left w:val="single" w:sz="6" w:space="0" w:color="000000"/>
              <w:bottom w:val="single" w:sz="6" w:space="0" w:color="000000"/>
              <w:right w:val="single" w:sz="6" w:space="0" w:color="000000"/>
            </w:tcBorders>
          </w:tcPr>
          <w:p w14:paraId="7D197DCA" w14:textId="77777777" w:rsidR="00A41427" w:rsidRPr="00501E61" w:rsidRDefault="00A41427" w:rsidP="00077A3C">
            <w:pPr>
              <w:autoSpaceDE w:val="0"/>
              <w:autoSpaceDN w:val="0"/>
              <w:adjustRightInd w:val="0"/>
              <w:spacing w:after="0"/>
              <w:rPr>
                <w:color w:val="000000"/>
                <w:sz w:val="22"/>
                <w:szCs w:val="22"/>
              </w:rPr>
            </w:pPr>
            <w:r w:rsidRPr="00501E61">
              <w:rPr>
                <w:color w:val="000000"/>
                <w:sz w:val="22"/>
                <w:szCs w:val="22"/>
              </w:rPr>
              <w:t>Phone</w:t>
            </w:r>
          </w:p>
        </w:tc>
        <w:tc>
          <w:tcPr>
            <w:tcW w:w="5130" w:type="dxa"/>
            <w:tcBorders>
              <w:top w:val="single" w:sz="6" w:space="0" w:color="000000"/>
              <w:left w:val="single" w:sz="6" w:space="0" w:color="000000"/>
              <w:bottom w:val="single" w:sz="6" w:space="0" w:color="000000"/>
              <w:right w:val="single" w:sz="6" w:space="0" w:color="000000"/>
            </w:tcBorders>
          </w:tcPr>
          <w:p w14:paraId="55FBAB96" w14:textId="77777777" w:rsidR="00A41427" w:rsidRPr="00501E61" w:rsidRDefault="00A41427" w:rsidP="00077A3C">
            <w:pPr>
              <w:autoSpaceDE w:val="0"/>
              <w:autoSpaceDN w:val="0"/>
              <w:adjustRightInd w:val="0"/>
              <w:spacing w:after="0"/>
              <w:rPr>
                <w:color w:val="000000"/>
                <w:sz w:val="22"/>
                <w:szCs w:val="22"/>
              </w:rPr>
            </w:pPr>
            <w:r w:rsidRPr="00501E61">
              <w:rPr>
                <w:color w:val="000000"/>
                <w:sz w:val="22"/>
                <w:szCs w:val="22"/>
              </w:rPr>
              <w:t>Phone</w:t>
            </w:r>
          </w:p>
        </w:tc>
      </w:tr>
      <w:tr w:rsidR="00A41427" w:rsidRPr="000621B4" w14:paraId="3DF6DA9A" w14:textId="77777777" w:rsidTr="00752B99">
        <w:tc>
          <w:tcPr>
            <w:tcW w:w="5130" w:type="dxa"/>
            <w:tcBorders>
              <w:top w:val="single" w:sz="6" w:space="0" w:color="000000"/>
              <w:left w:val="single" w:sz="6" w:space="0" w:color="000000"/>
              <w:bottom w:val="single" w:sz="6" w:space="0" w:color="000000"/>
              <w:right w:val="single" w:sz="6" w:space="0" w:color="000000"/>
            </w:tcBorders>
          </w:tcPr>
          <w:p w14:paraId="1D41B2E5" w14:textId="77777777" w:rsidR="00A41427" w:rsidRPr="00501E61" w:rsidRDefault="00A41427" w:rsidP="00077A3C">
            <w:pPr>
              <w:autoSpaceDE w:val="0"/>
              <w:autoSpaceDN w:val="0"/>
              <w:adjustRightInd w:val="0"/>
              <w:spacing w:after="0"/>
              <w:rPr>
                <w:color w:val="000000"/>
                <w:sz w:val="22"/>
                <w:szCs w:val="22"/>
              </w:rPr>
            </w:pPr>
            <w:r w:rsidRPr="00501E61">
              <w:rPr>
                <w:color w:val="000000"/>
                <w:sz w:val="22"/>
                <w:szCs w:val="22"/>
              </w:rPr>
              <w:t>Fax</w:t>
            </w:r>
          </w:p>
        </w:tc>
        <w:tc>
          <w:tcPr>
            <w:tcW w:w="5130" w:type="dxa"/>
            <w:tcBorders>
              <w:top w:val="single" w:sz="6" w:space="0" w:color="000000"/>
              <w:left w:val="single" w:sz="6" w:space="0" w:color="000000"/>
              <w:bottom w:val="single" w:sz="6" w:space="0" w:color="000000"/>
              <w:right w:val="single" w:sz="6" w:space="0" w:color="000000"/>
            </w:tcBorders>
          </w:tcPr>
          <w:p w14:paraId="7C78B64E" w14:textId="77777777" w:rsidR="00A41427" w:rsidRPr="00501E61" w:rsidRDefault="00A41427" w:rsidP="00077A3C">
            <w:pPr>
              <w:autoSpaceDE w:val="0"/>
              <w:autoSpaceDN w:val="0"/>
              <w:adjustRightInd w:val="0"/>
              <w:spacing w:after="0"/>
              <w:rPr>
                <w:color w:val="000000"/>
                <w:sz w:val="22"/>
                <w:szCs w:val="22"/>
              </w:rPr>
            </w:pPr>
            <w:r w:rsidRPr="00501E61">
              <w:rPr>
                <w:color w:val="000000"/>
                <w:sz w:val="22"/>
                <w:szCs w:val="22"/>
              </w:rPr>
              <w:t>Fax</w:t>
            </w:r>
          </w:p>
        </w:tc>
      </w:tr>
      <w:tr w:rsidR="00A41427" w:rsidRPr="000621B4" w14:paraId="241784F1" w14:textId="77777777" w:rsidTr="00752B99">
        <w:tc>
          <w:tcPr>
            <w:tcW w:w="5130" w:type="dxa"/>
            <w:tcBorders>
              <w:top w:val="single" w:sz="6" w:space="0" w:color="000000"/>
              <w:left w:val="single" w:sz="6" w:space="0" w:color="000000"/>
              <w:bottom w:val="single" w:sz="6" w:space="0" w:color="000000"/>
              <w:right w:val="single" w:sz="6" w:space="0" w:color="000000"/>
            </w:tcBorders>
          </w:tcPr>
          <w:p w14:paraId="422D20FC" w14:textId="77777777" w:rsidR="00A41427" w:rsidRPr="00501E61" w:rsidRDefault="00A41427" w:rsidP="00077A3C">
            <w:pPr>
              <w:autoSpaceDE w:val="0"/>
              <w:autoSpaceDN w:val="0"/>
              <w:adjustRightInd w:val="0"/>
              <w:spacing w:after="0"/>
              <w:rPr>
                <w:color w:val="000000"/>
                <w:sz w:val="22"/>
                <w:szCs w:val="22"/>
              </w:rPr>
            </w:pPr>
            <w:r w:rsidRPr="00501E61">
              <w:rPr>
                <w:color w:val="000000"/>
                <w:sz w:val="22"/>
                <w:szCs w:val="22"/>
              </w:rPr>
              <w:t>E-mail</w:t>
            </w:r>
          </w:p>
        </w:tc>
        <w:tc>
          <w:tcPr>
            <w:tcW w:w="5130" w:type="dxa"/>
            <w:tcBorders>
              <w:top w:val="single" w:sz="6" w:space="0" w:color="000000"/>
              <w:left w:val="single" w:sz="6" w:space="0" w:color="000000"/>
              <w:bottom w:val="single" w:sz="6" w:space="0" w:color="000000"/>
              <w:right w:val="single" w:sz="6" w:space="0" w:color="000000"/>
            </w:tcBorders>
          </w:tcPr>
          <w:p w14:paraId="5857319F" w14:textId="77777777" w:rsidR="00A41427" w:rsidRPr="00501E61" w:rsidRDefault="00A41427" w:rsidP="00077A3C">
            <w:pPr>
              <w:autoSpaceDE w:val="0"/>
              <w:autoSpaceDN w:val="0"/>
              <w:adjustRightInd w:val="0"/>
              <w:spacing w:after="0"/>
              <w:rPr>
                <w:color w:val="000000"/>
                <w:sz w:val="22"/>
                <w:szCs w:val="22"/>
              </w:rPr>
            </w:pPr>
            <w:r w:rsidRPr="00501E61">
              <w:rPr>
                <w:color w:val="000000"/>
                <w:sz w:val="22"/>
                <w:szCs w:val="22"/>
              </w:rPr>
              <w:t>E-mail</w:t>
            </w:r>
          </w:p>
        </w:tc>
      </w:tr>
    </w:tbl>
    <w:p w14:paraId="3553E5C5" w14:textId="77777777" w:rsidR="00A41427" w:rsidRPr="00501E61" w:rsidRDefault="00A41427" w:rsidP="00A41427">
      <w:pPr>
        <w:autoSpaceDE w:val="0"/>
        <w:autoSpaceDN w:val="0"/>
        <w:adjustRightInd w:val="0"/>
        <w:spacing w:after="0"/>
        <w:rPr>
          <w:color w:val="000000"/>
          <w:sz w:val="22"/>
          <w:szCs w:val="22"/>
        </w:rPr>
      </w:pPr>
    </w:p>
    <w:p w14:paraId="6EA296B2" w14:textId="77777777" w:rsidR="002C5250" w:rsidRDefault="002C5250" w:rsidP="002C5250">
      <w:pPr>
        <w:divId w:val="3768702448"/>
        <w:rPr>
          <w:b/>
          <w:bCs/>
          <w:sz w:val="22"/>
          <w:szCs w:val="22"/>
        </w:rPr>
      </w:pPr>
      <w:r w:rsidRPr="008576CF">
        <w:rPr>
          <w:b/>
          <w:bCs/>
          <w:sz w:val="22"/>
          <w:szCs w:val="22"/>
        </w:rPr>
        <w:t>Processing Details and Privacy and Security Terms</w:t>
      </w:r>
    </w:p>
    <w:p w14:paraId="6E7C2C96" w14:textId="77777777" w:rsidR="006F2436" w:rsidRPr="002D17AF" w:rsidRDefault="006F2436" w:rsidP="006F2436">
      <w:pPr>
        <w:divId w:val="3768702449"/>
        <w:rPr>
          <w:sz w:val="22"/>
          <w:szCs w:val="22"/>
        </w:rPr>
      </w:pPr>
      <w:r w:rsidRPr="002D17AF">
        <w:rPr>
          <w:sz w:val="22"/>
          <w:szCs w:val="22"/>
        </w:rPr>
        <w:t>_.1</w:t>
      </w:r>
      <w:r w:rsidRPr="002D17AF">
        <w:rPr>
          <w:sz w:val="22"/>
          <w:szCs w:val="22"/>
        </w:rPr>
        <w:tab/>
        <w:t xml:space="preserve">The </w:t>
      </w:r>
      <w:r w:rsidRPr="002D17AF">
        <w:rPr>
          <w:rFonts w:eastAsia="Times New Roman"/>
          <w:sz w:val="22"/>
          <w:szCs w:val="22"/>
          <w:lang w:eastAsia="en-GB"/>
        </w:rPr>
        <w:t xml:space="preserve">IBM Privacy and Security Terms, at </w:t>
      </w:r>
      <w:r w:rsidRPr="002D17AF">
        <w:rPr>
          <w:color w:val="000000" w:themeColor="text1"/>
          <w:sz w:val="22"/>
          <w:szCs w:val="22"/>
        </w:rPr>
        <w:t>https://www.ibm.com/procurement/privacy-and-security-terms.html</w:t>
      </w:r>
      <w:r w:rsidRPr="002D17AF">
        <w:rPr>
          <w:rFonts w:eastAsia="Times New Roman"/>
          <w:sz w:val="22"/>
          <w:szCs w:val="22"/>
          <w:lang w:eastAsia="en-GB"/>
        </w:rPr>
        <w:t xml:space="preserve"> (the “</w:t>
      </w:r>
      <w:r w:rsidRPr="002D17AF">
        <w:rPr>
          <w:sz w:val="22"/>
          <w:szCs w:val="22"/>
        </w:rPr>
        <w:t>Terms”), apply with respect to the Services and Deliverables that Supplier provides under this SOW.  In the event of any conflict between the Terms and this SOW (including any Attachments to the SOW) or the SRA (including any Attachments to the SRA) or any other agreement between the parties (including any data processing agreement), the Terms will prevail.</w:t>
      </w:r>
    </w:p>
    <w:p w14:paraId="2CC7757F" w14:textId="77777777" w:rsidR="006F2436" w:rsidRPr="002D17AF" w:rsidRDefault="006F2436" w:rsidP="006F2436">
      <w:pPr>
        <w:divId w:val="3768702450"/>
        <w:rPr>
          <w:sz w:val="22"/>
          <w:szCs w:val="22"/>
        </w:rPr>
      </w:pPr>
      <w:r w:rsidRPr="002D17AF">
        <w:rPr>
          <w:sz w:val="22"/>
          <w:szCs w:val="22"/>
        </w:rPr>
        <w:t>_.2</w:t>
      </w:r>
      <w:r w:rsidRPr="002D17AF">
        <w:rPr>
          <w:sz w:val="22"/>
          <w:szCs w:val="22"/>
        </w:rPr>
        <w:tab/>
        <w:t xml:space="preserve">IBM or its Customers may be or become subject to laws that require IBM to place certain obligations on Supplier and other service providers, in particular with respect to privacy or cybersecurity, </w:t>
      </w:r>
      <w:r w:rsidRPr="002D17AF">
        <w:rPr>
          <w:sz w:val="22"/>
          <w:szCs w:val="22"/>
        </w:rPr>
        <w:lastRenderedPageBreak/>
        <w:t xml:space="preserve">data security, source code security or similar matters.  IBM may update the Terms from time to time to include such obligations, by providing notice of those updated Terms to Supplier in writing.  Supplier agrees to comply with those obligations, which will become effective on the later of the date mandated by those laws or 30 days after the date of IBM’s written notice. </w:t>
      </w:r>
    </w:p>
    <w:p w14:paraId="7AF35E7A" w14:textId="77777777" w:rsidR="006F2436" w:rsidRPr="002D17AF" w:rsidRDefault="006F2436" w:rsidP="006F2436">
      <w:pPr>
        <w:divId w:val="3768702451"/>
        <w:rPr>
          <w:sz w:val="22"/>
          <w:szCs w:val="22"/>
        </w:rPr>
      </w:pPr>
      <w:r w:rsidRPr="002D17AF">
        <w:rPr>
          <w:sz w:val="22"/>
          <w:szCs w:val="22"/>
        </w:rPr>
        <w:t xml:space="preserve">_.3 </w:t>
      </w:r>
      <w:r w:rsidRPr="002D17AF">
        <w:rPr>
          <w:sz w:val="22"/>
          <w:szCs w:val="22"/>
        </w:rPr>
        <w:tab/>
        <w:t xml:space="preserve">IBM may otherwise update the Terms from time to time, by providing notice of those updated Terms to Supplier in writing.  Supplier will inform IBM within 90 days after the date of IBM’s written notice if Supplier objects to the updates, by conveying its objection in writing to IBM, together with the detailed basis for that objection.  </w:t>
      </w:r>
    </w:p>
    <w:p w14:paraId="657C6A40" w14:textId="77777777" w:rsidR="006F2436" w:rsidRPr="002D17AF" w:rsidRDefault="006F2436" w:rsidP="006F2436">
      <w:pPr>
        <w:divId w:val="3768702452"/>
        <w:rPr>
          <w:sz w:val="22"/>
          <w:szCs w:val="22"/>
        </w:rPr>
      </w:pPr>
      <w:r w:rsidRPr="002D17AF">
        <w:rPr>
          <w:sz w:val="22"/>
          <w:szCs w:val="22"/>
        </w:rPr>
        <w:t>(a)</w:t>
      </w:r>
      <w:r w:rsidRPr="002D17AF">
        <w:rPr>
          <w:sz w:val="22"/>
          <w:szCs w:val="22"/>
        </w:rPr>
        <w:tab/>
        <w:t>If Supplier does not so object, then the updated Terms are effective at the end of the 90 day period.  If Supplier does so object, the parties will in good faith work together to resolve Supplier’s concerns.</w:t>
      </w:r>
    </w:p>
    <w:p w14:paraId="710503DF" w14:textId="77777777" w:rsidR="006F2436" w:rsidRPr="002D17AF" w:rsidRDefault="006F2436" w:rsidP="006F2436">
      <w:pPr>
        <w:divId w:val="3768702453"/>
        <w:rPr>
          <w:sz w:val="22"/>
          <w:szCs w:val="22"/>
        </w:rPr>
      </w:pPr>
      <w:r w:rsidRPr="002D17AF">
        <w:rPr>
          <w:sz w:val="22"/>
          <w:szCs w:val="22"/>
        </w:rPr>
        <w:t>(b)</w:t>
      </w:r>
      <w:r w:rsidRPr="002D17AF">
        <w:rPr>
          <w:sz w:val="22"/>
          <w:szCs w:val="22"/>
        </w:rPr>
        <w:tab/>
        <w:t>If, despite such good faith efforts, IBM and Supplier are unable to resolve Supplier’s concerns, then IBM may terminate this SOW on written notice to Supplier, with such termination taking effect 60 days after the date of that written notice.  IBM commits that it would only exercise this termination right if it reasonably believed that Supplier’s concerns were incapable of practical resolution.</w:t>
      </w:r>
    </w:p>
    <w:p w14:paraId="68726E0E" w14:textId="77777777" w:rsidR="006F2436" w:rsidRPr="002D17AF" w:rsidRDefault="006F2436" w:rsidP="006F2436">
      <w:pPr>
        <w:divId w:val="3768702454"/>
        <w:rPr>
          <w:sz w:val="22"/>
          <w:szCs w:val="22"/>
        </w:rPr>
      </w:pPr>
      <w:r w:rsidRPr="002D17AF">
        <w:rPr>
          <w:sz w:val="22"/>
          <w:szCs w:val="22"/>
        </w:rPr>
        <w:t>(c)</w:t>
      </w:r>
      <w:r w:rsidRPr="002D17AF">
        <w:rPr>
          <w:sz w:val="22"/>
          <w:szCs w:val="22"/>
        </w:rPr>
        <w:tab/>
        <w:t xml:space="preserve">Upon termination, in accordance with IBM’s written direction, Supplier will cease work under this SOW and deliver to IBM, among other things, all Deliverables completed as of the termination date and all works in progress.  The prior version of the Terms will continue to apply through the termination date, and any provisions of those Terms that by their nature extend beyond termination will remain in effect until fulfilled and apply to each party’s successors and assignees. </w:t>
      </w:r>
    </w:p>
    <w:p w14:paraId="08F50C98" w14:textId="77777777" w:rsidR="006F2436" w:rsidRPr="002D17AF" w:rsidRDefault="006F2436" w:rsidP="006F2436">
      <w:pPr>
        <w:pStyle w:val="Instructions"/>
        <w:divId w:val="3768702455"/>
        <w:rPr>
          <w:rFonts w:cs="Times New Roman"/>
          <w:i w:val="0"/>
          <w:iCs w:val="0"/>
          <w:color w:val="auto"/>
          <w:sz w:val="22"/>
          <w:szCs w:val="22"/>
        </w:rPr>
      </w:pPr>
      <w:r w:rsidRPr="002D17AF">
        <w:rPr>
          <w:rFonts w:cs="Times New Roman"/>
          <w:i w:val="0"/>
          <w:iCs w:val="0"/>
          <w:color w:val="auto"/>
          <w:sz w:val="22"/>
          <w:szCs w:val="22"/>
        </w:rPr>
        <w:t>_.4</w:t>
      </w:r>
      <w:r w:rsidRPr="002D17AF">
        <w:rPr>
          <w:rFonts w:cs="Times New Roman"/>
          <w:i w:val="0"/>
          <w:iCs w:val="0"/>
          <w:color w:val="auto"/>
          <w:sz w:val="22"/>
          <w:szCs w:val="22"/>
        </w:rPr>
        <w:tab/>
        <w:t>In the event of any other termination of this SOW, or the expiration of this SOW, then any provisions of the Terms that by their nature extend beyond termination or expiration will remain in effect until fulfilled and apply to each party’s successors and assignees.</w:t>
      </w:r>
    </w:p>
    <w:p w14:paraId="3BF0E036" w14:textId="77777777" w:rsidR="006F2436" w:rsidRPr="002D17AF" w:rsidRDefault="006F2436" w:rsidP="006F2436">
      <w:pPr>
        <w:pStyle w:val="Instructions"/>
        <w:divId w:val="3768702456"/>
        <w:rPr>
          <w:rFonts w:cs="Times New Roman"/>
        </w:rPr>
      </w:pPr>
      <w:r w:rsidRPr="002D17AF">
        <w:rPr>
          <w:rFonts w:cs="Times New Roman"/>
          <w:b/>
          <w:bCs/>
          <w:sz w:val="22"/>
          <w:szCs w:val="22"/>
        </w:rPr>
        <w:t>Note to Buyer</w:t>
      </w:r>
      <w:r w:rsidRPr="002D17AF">
        <w:rPr>
          <w:rFonts w:cs="Times New Roman"/>
          <w:sz w:val="22"/>
          <w:szCs w:val="22"/>
        </w:rPr>
        <w:t xml:space="preserve">:  If the Supplier will have access to IBM Source Code when providing the Services, you must include Section _.5 below. Otherwise, please remove. Any changes to Section _.5 require review by Legal and the E&amp;TS Source Code Review Board. </w:t>
      </w:r>
    </w:p>
    <w:p w14:paraId="22D64BEA" w14:textId="77777777" w:rsidR="006F2436" w:rsidRPr="002D17AF" w:rsidRDefault="006F2436" w:rsidP="006F2436">
      <w:pPr>
        <w:divId w:val="3768702457"/>
        <w:rPr>
          <w:rFonts w:eastAsia="Times New Roman"/>
        </w:rPr>
      </w:pPr>
      <w:r w:rsidRPr="002D17AF">
        <w:rPr>
          <w:iCs/>
          <w:sz w:val="22"/>
          <w:szCs w:val="22"/>
        </w:rPr>
        <w:t>_.5</w:t>
      </w:r>
      <w:r w:rsidRPr="002D17AF">
        <w:rPr>
          <w:iCs/>
          <w:sz w:val="22"/>
          <w:szCs w:val="22"/>
        </w:rPr>
        <w:tab/>
      </w:r>
      <w:r w:rsidRPr="002D17AF">
        <w:rPr>
          <w:sz w:val="22"/>
          <w:szCs w:val="22"/>
        </w:rPr>
        <w:t>For purposes of the Terms and this SOW, the People's Republic of China, the Russian Federation, and any territories worldwide in which the People’s Republic of China or the Russian Federation claim sovereignty are “Prohibited Countries”.</w:t>
      </w:r>
    </w:p>
    <w:p w14:paraId="122B10C0" w14:textId="77777777" w:rsidR="006F2436" w:rsidRPr="002D17AF" w:rsidRDefault="006F2436" w:rsidP="006F2436">
      <w:pPr>
        <w:pStyle w:val="Instructions"/>
        <w:divId w:val="3768702458"/>
        <w:rPr>
          <w:rFonts w:cs="Times New Roman"/>
          <w:sz w:val="22"/>
          <w:szCs w:val="22"/>
        </w:rPr>
      </w:pPr>
      <w:r w:rsidRPr="002D17AF">
        <w:rPr>
          <w:rFonts w:cs="Times New Roman"/>
          <w:b/>
          <w:bCs/>
          <w:sz w:val="22"/>
          <w:szCs w:val="22"/>
        </w:rPr>
        <w:t>Note to Buyer</w:t>
      </w:r>
      <w:r w:rsidRPr="002D17AF">
        <w:rPr>
          <w:rFonts w:cs="Times New Roman"/>
          <w:sz w:val="22"/>
          <w:szCs w:val="22"/>
        </w:rPr>
        <w:t xml:space="preserve">:  Remember to engage IBM Legal for a liability assessment if the Supplier will host IBM or Customer data in a Cloud or Data Center environment, have access to our Source Code or Networks, or have access to regulated health or financial data.  You must remove this instruction before sharing the SOW with a Supplier.  </w:t>
      </w:r>
    </w:p>
    <w:p w14:paraId="192E46D5" w14:textId="77777777" w:rsidR="00A41427" w:rsidRPr="00501E61" w:rsidRDefault="00A41427" w:rsidP="00752B99">
      <w:pPr>
        <w:pStyle w:val="AttachmentFirstParagraphHeader"/>
        <w:divId w:val="3768702459"/>
        <w:rPr>
          <w:rFonts w:cs="Times New Roman"/>
          <w:sz w:val="22"/>
          <w:szCs w:val="22"/>
        </w:rPr>
      </w:pPr>
      <w:bookmarkStart w:id="50" w:name="_Hlk67575763"/>
      <w:r w:rsidRPr="00501E61">
        <w:rPr>
          <w:rFonts w:cs="Times New Roman"/>
          <w:sz w:val="22"/>
          <w:szCs w:val="22"/>
        </w:rPr>
        <w:t>Miscellaneous</w:t>
      </w:r>
    </w:p>
    <w:p w14:paraId="75F774DE" w14:textId="484C202D" w:rsidR="004F44FC" w:rsidRPr="00D80D09" w:rsidRDefault="004F44FC" w:rsidP="00752B99">
      <w:pPr>
        <w:pStyle w:val="Attachment2ndParagraphHeader"/>
        <w:divId w:val="3768702460"/>
        <w:rPr>
          <w:rFonts w:cs="Times New Roman"/>
          <w:b w:val="0"/>
          <w:bCs/>
          <w:color w:val="7030A0"/>
          <w:sz w:val="22"/>
          <w:szCs w:val="22"/>
        </w:rPr>
      </w:pPr>
      <w:r>
        <w:rPr>
          <w:rFonts w:cs="Times New Roman"/>
          <w:b w:val="0"/>
          <w:bCs/>
          <w:color w:val="7030A0"/>
          <w:sz w:val="22"/>
          <w:szCs w:val="22"/>
        </w:rPr>
        <w:t>Remove the Local Law Provisions title and paragraph if you are not adding any local laws.</w:t>
      </w:r>
    </w:p>
    <w:p w14:paraId="1F600BE2" w14:textId="4F3D1911" w:rsidR="00A41427" w:rsidRPr="00501E61" w:rsidRDefault="00A41427" w:rsidP="00752B99">
      <w:pPr>
        <w:pStyle w:val="Attachment2ndParagraphHeader"/>
        <w:divId w:val="3768702461"/>
        <w:rPr>
          <w:rFonts w:cs="Times New Roman"/>
          <w:sz w:val="22"/>
          <w:szCs w:val="22"/>
        </w:rPr>
      </w:pPr>
      <w:r w:rsidRPr="00501E61">
        <w:rPr>
          <w:rFonts w:cs="Times New Roman"/>
          <w:sz w:val="22"/>
          <w:szCs w:val="22"/>
        </w:rPr>
        <w:t>Local Law Provisions</w:t>
      </w:r>
    </w:p>
    <w:p w14:paraId="42B4A0E9" w14:textId="3F314AB4" w:rsidR="00A41427" w:rsidRPr="00501E61" w:rsidRDefault="00A41427" w:rsidP="00A41427">
      <w:pPr>
        <w:divId w:val="3768702462"/>
        <w:rPr>
          <w:sz w:val="22"/>
          <w:szCs w:val="22"/>
        </w:rPr>
      </w:pPr>
      <w:r w:rsidRPr="00501E61">
        <w:rPr>
          <w:sz w:val="22"/>
          <w:szCs w:val="22"/>
        </w:rPr>
        <w:t>The following terms and conditions apply to transactions performed entirely within &lt;</w:t>
      </w:r>
      <w:r w:rsidRPr="00501E61">
        <w:rPr>
          <w:i/>
          <w:sz w:val="22"/>
          <w:szCs w:val="22"/>
        </w:rPr>
        <w:t>insert applicable country name&gt;</w:t>
      </w:r>
      <w:r w:rsidRPr="00501E61">
        <w:rPr>
          <w:sz w:val="22"/>
          <w:szCs w:val="22"/>
        </w:rPr>
        <w:t xml:space="preserve"> only and amend the other provisions of th</w:t>
      </w:r>
      <w:r w:rsidR="00F51BA8">
        <w:rPr>
          <w:sz w:val="22"/>
          <w:szCs w:val="22"/>
        </w:rPr>
        <w:t>e</w:t>
      </w:r>
      <w:r w:rsidRPr="00501E61">
        <w:rPr>
          <w:sz w:val="22"/>
          <w:szCs w:val="22"/>
        </w:rPr>
        <w:t xml:space="preserve"> Agreement to bring the conduct of the parties' transactions into conformity with local law and practice.</w:t>
      </w:r>
    </w:p>
    <w:p w14:paraId="7F5C02E2" w14:textId="77777777" w:rsidR="002B0B10" w:rsidRDefault="002B0B10" w:rsidP="00A41427">
      <w:pPr>
        <w:pStyle w:val="SOWList2"/>
        <w:numPr>
          <w:ilvl w:val="0"/>
          <w:numId w:val="0"/>
        </w:numPr>
        <w:rPr>
          <w:sz w:val="22"/>
          <w:szCs w:val="22"/>
        </w:rPr>
      </w:pPr>
    </w:p>
    <w:p w14:paraId="268DF33F" w14:textId="32FBC25C" w:rsidR="00A41427" w:rsidRDefault="00A41427" w:rsidP="00A41427">
      <w:pPr>
        <w:pStyle w:val="SOWList2"/>
        <w:numPr>
          <w:ilvl w:val="0"/>
          <w:numId w:val="0"/>
        </w:numPr>
        <w:divId w:val="3768702463"/>
        <w:rPr>
          <w:sz w:val="22"/>
          <w:szCs w:val="22"/>
        </w:rPr>
      </w:pPr>
      <w:r w:rsidRPr="00501E61">
        <w:rPr>
          <w:sz w:val="22"/>
          <w:szCs w:val="22"/>
        </w:rPr>
        <w:t>Miscellaneous Provisions</w:t>
      </w:r>
    </w:p>
    <w:p w14:paraId="46C6ECF1" w14:textId="4A7FDA5E" w:rsidR="00F51BA8" w:rsidRPr="00D80D09" w:rsidRDefault="00F51BA8" w:rsidP="00F51BA8">
      <w:pPr>
        <w:pStyle w:val="Attachment2ndParagraphHeader"/>
        <w:divId w:val="3768702464"/>
        <w:rPr>
          <w:rFonts w:cs="Times New Roman"/>
          <w:b w:val="0"/>
          <w:bCs/>
          <w:color w:val="7030A0"/>
          <w:sz w:val="22"/>
          <w:szCs w:val="22"/>
        </w:rPr>
      </w:pPr>
      <w:r>
        <w:rPr>
          <w:rFonts w:cs="Times New Roman"/>
          <w:b w:val="0"/>
          <w:bCs/>
          <w:color w:val="7030A0"/>
          <w:sz w:val="22"/>
          <w:szCs w:val="22"/>
        </w:rPr>
        <w:t>Remove the Miscellaneous Provisions title and paragraph if you are not adding any local laws.</w:t>
      </w:r>
    </w:p>
    <w:bookmarkEnd w:id="50"/>
    <w:p w14:paraId="689211EF" w14:textId="77777777" w:rsidR="00F51BA8" w:rsidRPr="00F51BA8" w:rsidRDefault="00F51BA8" w:rsidP="004334D8"/>
    <w:p w14:paraId="2EB9813E" w14:textId="2E27FDB7" w:rsidR="00A41427" w:rsidRPr="00501E61" w:rsidRDefault="00A41427" w:rsidP="00A41427">
      <w:pPr>
        <w:rPr>
          <w:sz w:val="22"/>
          <w:szCs w:val="22"/>
        </w:rPr>
      </w:pPr>
    </w:p>
    <w:p w14:paraId="1D9FFAB2" w14:textId="77777777" w:rsidR="00A41427" w:rsidRPr="00501E61" w:rsidRDefault="00A41427" w:rsidP="00A41427">
      <w:pPr>
        <w:divId w:val="3768702465"/>
        <w:rPr>
          <w:sz w:val="22"/>
          <w:szCs w:val="22"/>
        </w:rPr>
      </w:pPr>
      <w:r w:rsidRPr="00501E61">
        <w:rPr>
          <w:b/>
          <w:sz w:val="22"/>
          <w:szCs w:val="22"/>
        </w:rPr>
        <w:lastRenderedPageBreak/>
        <w:t>The undersigned parties</w:t>
      </w:r>
      <w:r w:rsidRPr="00501E61">
        <w:rPr>
          <w:sz w:val="22"/>
          <w:szCs w:val="22"/>
        </w:rPr>
        <w:t xml:space="preserve"> agree that (i) they have read the SRA, (ii) they have the right and authority to execute this SOW (which incorporates by reference the SRA) and (iii) they agree to be bound by the terms and conditions of the SRA and SOW and any Attachments hereto or thereto as if the undersigned were the named parties in the SRA. </w:t>
      </w:r>
    </w:p>
    <w:p w14:paraId="1D6149F8" w14:textId="77777777" w:rsidR="00A41427" w:rsidRPr="00571D66" w:rsidRDefault="00A41427" w:rsidP="00A41427"/>
    <w:p w14:paraId="385F77A0" w14:textId="77777777" w:rsidR="00AE3EDD" w:rsidRDefault="00AE3EDD" w:rsidP="00EF6F16">
      <w:pPr>
        <w:pStyle w:val="Sinespaciado"/>
      </w:pPr>
      <w:bookmarkStart w:id="51" w:name="_GoBack_102"/>
      <w:bookmarkStart w:id="52" w:name="CTS_0b31e11af7ae49c088b11d34b399539d"/>
      <w:bookmarkEnd w:id="51"/>
      <w:bookmarkEnd w:id="52"/>
      <w:r>
        <w:t xml:space="preserve"> </w:t>
      </w:r>
      <w:bookmarkStart w:id="53" w:name="CTS_a1a92e15b3cc4ac4af0d3d24abdef0d9"/>
      <w:bookmarkEnd w:id="53"/>
    </w:p>
    <w:tbl>
      <w:tblPr>
        <w:tblW w:w="9450" w:type="dxa"/>
        <w:tblInd w:w="108" w:type="dxa"/>
        <w:tblLayout w:type="fixed"/>
        <w:tblLook w:val="04A0" w:firstRow="1" w:lastRow="0" w:firstColumn="1" w:lastColumn="0" w:noHBand="0" w:noVBand="1"/>
      </w:tblPr>
      <w:tblGrid>
        <w:gridCol w:w="4498"/>
        <w:gridCol w:w="540"/>
        <w:gridCol w:w="4318"/>
        <w:gridCol w:w="94"/>
      </w:tblGrid>
      <w:tr w:rsidR="00AE3EDD" w:rsidRPr="00EB045C" w14:paraId="18A8ECA9" w14:textId="77777777" w:rsidTr="000621B4">
        <w:tc>
          <w:tcPr>
            <w:tcW w:w="4498" w:type="dxa"/>
            <w:shd w:val="clear" w:color="auto" w:fill="auto"/>
            <w:vAlign w:val="center"/>
            <w:hideMark/>
          </w:tcPr>
          <w:p w14:paraId="417D085F" w14:textId="77777777" w:rsidR="00AE3EDD" w:rsidRPr="00EB045C" w:rsidRDefault="00AE3EDD" w:rsidP="00EF6F16">
            <w:pPr>
              <w:spacing w:after="0"/>
              <w:rPr>
                <w:rFonts w:eastAsia="Times New Roman"/>
                <w:b/>
                <w:bCs/>
                <w:color w:val="000000"/>
                <w:sz w:val="20"/>
                <w:szCs w:val="20"/>
              </w:rPr>
            </w:pPr>
            <w:r w:rsidRPr="00EB045C">
              <w:rPr>
                <w:rFonts w:eastAsia="Times New Roman"/>
                <w:b/>
                <w:bCs/>
                <w:color w:val="000000"/>
                <w:sz w:val="20"/>
                <w:szCs w:val="20"/>
              </w:rPr>
              <w:t>ACCEPTED AND AGREED TO:</w:t>
            </w:r>
          </w:p>
        </w:tc>
        <w:tc>
          <w:tcPr>
            <w:tcW w:w="540" w:type="dxa"/>
            <w:shd w:val="clear" w:color="auto" w:fill="auto"/>
            <w:vAlign w:val="center"/>
            <w:hideMark/>
          </w:tcPr>
          <w:p w14:paraId="74B6F6C8" w14:textId="77777777" w:rsidR="00AE3EDD" w:rsidRPr="00EB045C" w:rsidRDefault="00AE3EDD" w:rsidP="00EF6F16">
            <w:pPr>
              <w:spacing w:after="0"/>
              <w:rPr>
                <w:rFonts w:eastAsia="Times New Roman"/>
                <w:b/>
                <w:bCs/>
                <w:color w:val="000000"/>
                <w:sz w:val="20"/>
                <w:szCs w:val="20"/>
              </w:rPr>
            </w:pPr>
          </w:p>
        </w:tc>
        <w:tc>
          <w:tcPr>
            <w:tcW w:w="4412" w:type="dxa"/>
            <w:gridSpan w:val="2"/>
            <w:shd w:val="clear" w:color="auto" w:fill="auto"/>
            <w:vAlign w:val="center"/>
            <w:hideMark/>
          </w:tcPr>
          <w:p w14:paraId="2A26416E" w14:textId="77777777" w:rsidR="00AE3EDD" w:rsidRPr="00EB045C" w:rsidRDefault="00AE3EDD" w:rsidP="00EF6F16">
            <w:pPr>
              <w:tabs>
                <w:tab w:val="left" w:pos="4212"/>
              </w:tabs>
              <w:spacing w:after="0"/>
              <w:ind w:right="-18"/>
              <w:rPr>
                <w:rFonts w:eastAsia="Times New Roman"/>
                <w:b/>
                <w:bCs/>
                <w:color w:val="000000"/>
                <w:sz w:val="20"/>
                <w:szCs w:val="20"/>
              </w:rPr>
            </w:pPr>
            <w:r w:rsidRPr="00EB045C">
              <w:rPr>
                <w:rFonts w:eastAsia="Times New Roman"/>
                <w:b/>
                <w:bCs/>
                <w:color w:val="000000"/>
                <w:sz w:val="20"/>
                <w:szCs w:val="20"/>
              </w:rPr>
              <w:t>ACCEPTED AND AGREED TO:</w:t>
            </w:r>
          </w:p>
        </w:tc>
      </w:tr>
      <w:tr w:rsidR="00AE3EDD" w:rsidRPr="00EB045C" w14:paraId="27A7DA8A" w14:textId="77777777" w:rsidTr="00DE72EA">
        <w:tc>
          <w:tcPr>
            <w:tcW w:w="4498" w:type="dxa"/>
            <w:shd w:val="clear" w:color="auto" w:fill="auto"/>
            <w:vAlign w:val="center"/>
            <w:hideMark/>
          </w:tcPr>
          <w:p w14:paraId="43219DCC" w14:textId="77777777" w:rsidR="00AE3EDD" w:rsidRPr="00EB045C" w:rsidRDefault="00AE3EDD" w:rsidP="00DE72EA">
            <w:pPr>
              <w:spacing w:after="0"/>
              <w:rPr>
                <w:rFonts w:eastAsia="Times New Roman"/>
                <w:b/>
                <w:bCs/>
                <w:color w:val="000000"/>
                <w:sz w:val="20"/>
                <w:szCs w:val="20"/>
              </w:rPr>
            </w:pPr>
          </w:p>
        </w:tc>
        <w:tc>
          <w:tcPr>
            <w:tcW w:w="540" w:type="dxa"/>
            <w:shd w:val="clear" w:color="auto" w:fill="auto"/>
            <w:vAlign w:val="center"/>
          </w:tcPr>
          <w:p w14:paraId="7BAF70F9" w14:textId="77777777" w:rsidR="00AE3EDD" w:rsidRPr="00EB045C" w:rsidRDefault="00AE3EDD" w:rsidP="00EF6F16">
            <w:pPr>
              <w:spacing w:after="0"/>
              <w:rPr>
                <w:rFonts w:eastAsia="Times New Roman"/>
                <w:color w:val="000000"/>
                <w:sz w:val="20"/>
                <w:szCs w:val="20"/>
              </w:rPr>
            </w:pPr>
          </w:p>
        </w:tc>
        <w:tc>
          <w:tcPr>
            <w:tcW w:w="4412" w:type="dxa"/>
            <w:gridSpan w:val="2"/>
            <w:shd w:val="clear" w:color="auto" w:fill="auto"/>
            <w:vAlign w:val="center"/>
          </w:tcPr>
          <w:p w14:paraId="148E06CE" w14:textId="59E69F21" w:rsidR="00AE3EDD" w:rsidRPr="00EB045C" w:rsidRDefault="00AE3EDD" w:rsidP="00EF6F16">
            <w:pPr>
              <w:tabs>
                <w:tab w:val="left" w:pos="4212"/>
              </w:tabs>
              <w:spacing w:after="0"/>
              <w:ind w:right="-18"/>
              <w:rPr>
                <w:rFonts w:eastAsia="Times New Roman"/>
                <w:b/>
                <w:bCs/>
                <w:color w:val="000000"/>
                <w:sz w:val="20"/>
                <w:szCs w:val="20"/>
              </w:rPr>
            </w:pPr>
          </w:p>
        </w:tc>
      </w:tr>
      <w:tr w:rsidR="00AE3EDD" w:rsidRPr="00EB045C" w14:paraId="4AB69610" w14:textId="77777777" w:rsidTr="000621B4">
        <w:trPr>
          <w:gridAfter w:val="1"/>
          <w:wAfter w:w="94" w:type="dxa"/>
        </w:trPr>
        <w:tc>
          <w:tcPr>
            <w:tcW w:w="4498" w:type="dxa"/>
            <w:shd w:val="clear" w:color="auto" w:fill="auto"/>
            <w:vAlign w:val="center"/>
            <w:hideMark/>
          </w:tcPr>
          <w:p w14:paraId="6D77A178" w14:textId="17B34F30" w:rsidR="00AE3EDD" w:rsidRPr="00345C98" w:rsidRDefault="00AE3EDD" w:rsidP="00EF6F16">
            <w:r w:rsidRPr="00345C98">
              <w:rPr>
                <w:sz w:val="20"/>
                <w:szCs w:val="20"/>
              </w:rPr>
              <w:t>By:</w:t>
            </w:r>
            <w:r w:rsidR="006275BB">
              <w:rPr>
                <w:sz w:val="20"/>
                <w:szCs w:val="20"/>
              </w:rPr>
              <w:t xml:space="preserve"> </w:t>
            </w:r>
            <w:r w:rsidR="006275BB">
              <w:rPr>
                <w:sz w:val="20"/>
                <w:szCs w:val="20"/>
              </w:rPr>
              <w:fldChar w:fldCharType="begin"/>
            </w:r>
            <w:r w:rsidR="006275BB">
              <w:rPr>
                <w:sz w:val="20"/>
                <w:szCs w:val="20"/>
              </w:rPr>
              <w:instrText xml:space="preserve"> DOCPROPERTY  cacus_IBMLegalCompanyName  \* MERGEFORMAT </w:instrText>
            </w:r>
            <w:r w:rsidR="006275BB">
              <w:rPr>
                <w:sz w:val="20"/>
                <w:szCs w:val="20"/>
              </w:rPr>
              <w:fldChar w:fldCharType="separate"/>
            </w:r>
            <w:r w:rsidR="00941D46">
              <w:rPr>
                <w:sz w:val="20"/>
                <w:szCs w:val="20"/>
              </w:rPr>
              <w:t xml:space="preserve"> </w:t>
            </w:r>
            <w:r w:rsidR="006275BB">
              <w:rPr>
                <w:sz w:val="20"/>
                <w:szCs w:val="20"/>
              </w:rPr>
              <w:fldChar w:fldCharType="end"/>
            </w:r>
            <w:r w:rsidRPr="00345C98">
              <w:t xml:space="preserve"> </w:t>
            </w:r>
            <w:r w:rsidRPr="00345C98">
              <w:rPr>
                <w:rStyle w:val="eslHideTagChar"/>
              </w:rPr>
              <w:t>{{esl:Internal1:signature}}</w:t>
            </w:r>
          </w:p>
          <w:p w14:paraId="217A616C" w14:textId="77777777" w:rsidR="00AE3EDD" w:rsidRPr="00EB0A0F" w:rsidRDefault="00AE3EDD" w:rsidP="00EF6F16">
            <w:pPr>
              <w:pStyle w:val="eslHideTag"/>
              <w:jc w:val="right"/>
            </w:pPr>
            <w:r w:rsidRPr="00345C98">
              <w:t>{{esl:Internal1:signingDate}}</w:t>
            </w:r>
          </w:p>
        </w:tc>
        <w:tc>
          <w:tcPr>
            <w:tcW w:w="540" w:type="dxa"/>
            <w:vMerge w:val="restart"/>
            <w:shd w:val="clear" w:color="auto" w:fill="auto"/>
            <w:vAlign w:val="center"/>
            <w:hideMark/>
          </w:tcPr>
          <w:p w14:paraId="6EF82434" w14:textId="77777777" w:rsidR="00AE3EDD" w:rsidRPr="00EB045C" w:rsidRDefault="00AE3EDD" w:rsidP="00EF6F16">
            <w:pPr>
              <w:spacing w:after="0"/>
              <w:rPr>
                <w:rFonts w:eastAsia="Times New Roman"/>
                <w:color w:val="000000"/>
                <w:sz w:val="20"/>
                <w:szCs w:val="20"/>
              </w:rPr>
            </w:pPr>
          </w:p>
        </w:tc>
        <w:tc>
          <w:tcPr>
            <w:tcW w:w="4318" w:type="dxa"/>
            <w:shd w:val="clear" w:color="auto" w:fill="auto"/>
            <w:vAlign w:val="center"/>
            <w:hideMark/>
          </w:tcPr>
          <w:p w14:paraId="4091D308" w14:textId="576E4EDD" w:rsidR="00AE3EDD" w:rsidRPr="00345C98" w:rsidRDefault="00AE3EDD" w:rsidP="00EF6F16">
            <w:pPr>
              <w:rPr>
                <w:rStyle w:val="eslTextTagChar"/>
              </w:rPr>
            </w:pPr>
            <w:r w:rsidRPr="00345C98">
              <w:rPr>
                <w:rFonts w:eastAsia="Times New Roman"/>
                <w:color w:val="000000"/>
                <w:sz w:val="20"/>
              </w:rPr>
              <w:t>By:</w:t>
            </w:r>
            <w:r w:rsidR="006275BB">
              <w:rPr>
                <w:rFonts w:eastAsia="Times New Roman"/>
                <w:color w:val="000000"/>
                <w:sz w:val="20"/>
              </w:rPr>
              <w:t xml:space="preserve"> </w:t>
            </w:r>
            <w:r w:rsidR="006275BB">
              <w:rPr>
                <w:rFonts w:eastAsia="Times New Roman"/>
                <w:color w:val="000000"/>
                <w:sz w:val="20"/>
              </w:rPr>
              <w:fldChar w:fldCharType="begin"/>
            </w:r>
            <w:r w:rsidR="006275BB">
              <w:rPr>
                <w:rFonts w:eastAsia="Times New Roman"/>
                <w:color w:val="000000"/>
                <w:sz w:val="20"/>
              </w:rPr>
              <w:instrText xml:space="preserve"> DOCPROPERTY  caSupplier  \* MERGEFORMAT </w:instrText>
            </w:r>
            <w:r w:rsidR="006275BB">
              <w:rPr>
                <w:rFonts w:eastAsia="Times New Roman"/>
                <w:color w:val="000000"/>
                <w:sz w:val="20"/>
              </w:rPr>
              <w:fldChar w:fldCharType="separate"/>
            </w:r>
            <w:r w:rsidR="00941D46">
              <w:rPr>
                <w:rFonts w:eastAsia="Times New Roman"/>
                <w:color w:val="000000"/>
                <w:sz w:val="20"/>
              </w:rPr>
              <w:t xml:space="preserve"> </w:t>
            </w:r>
            <w:r w:rsidR="006275BB">
              <w:rPr>
                <w:rFonts w:eastAsia="Times New Roman"/>
                <w:color w:val="000000"/>
                <w:sz w:val="20"/>
              </w:rPr>
              <w:fldChar w:fldCharType="end"/>
            </w:r>
            <w:r w:rsidRPr="00EB0A0F">
              <w:t xml:space="preserve"> </w:t>
            </w:r>
            <w:r w:rsidRPr="00345C98">
              <w:rPr>
                <w:rStyle w:val="eslHideTagChar"/>
              </w:rPr>
              <w:t>{{esl:External1:signature}}</w:t>
            </w:r>
            <w:r w:rsidRPr="00345C98">
              <w:rPr>
                <w:rStyle w:val="eslTextTagChar"/>
              </w:rPr>
              <w:t xml:space="preserve"> </w:t>
            </w:r>
          </w:p>
          <w:p w14:paraId="3559A25D" w14:textId="77777777" w:rsidR="00AE3EDD" w:rsidRPr="00EB0A0F" w:rsidRDefault="00AE3EDD" w:rsidP="00EF6F16">
            <w:pPr>
              <w:pStyle w:val="eslHideTag"/>
              <w:jc w:val="right"/>
            </w:pPr>
            <w:r>
              <w:t>{{esl:External1:signingDate</w:t>
            </w:r>
            <w:r w:rsidRPr="00C45635">
              <w:t>}}</w:t>
            </w:r>
          </w:p>
        </w:tc>
      </w:tr>
      <w:tr w:rsidR="00AE3EDD" w:rsidRPr="00EB045C" w14:paraId="2F8CFE89" w14:textId="77777777" w:rsidTr="000621B4">
        <w:trPr>
          <w:gridAfter w:val="1"/>
          <w:wAfter w:w="94" w:type="dxa"/>
        </w:trPr>
        <w:tc>
          <w:tcPr>
            <w:tcW w:w="4498" w:type="dxa"/>
            <w:tcBorders>
              <w:bottom w:val="single" w:sz="4" w:space="0" w:color="auto"/>
            </w:tcBorders>
            <w:shd w:val="clear" w:color="auto" w:fill="auto"/>
            <w:vAlign w:val="center"/>
            <w:hideMark/>
          </w:tcPr>
          <w:p w14:paraId="59A7BA34" w14:textId="77777777" w:rsidR="00AE3EDD" w:rsidRPr="00EB045C" w:rsidRDefault="00AE3EDD" w:rsidP="00EF6F16">
            <w:pPr>
              <w:spacing w:after="0"/>
              <w:rPr>
                <w:rFonts w:eastAsia="Times New Roman"/>
                <w:color w:val="000000"/>
                <w:sz w:val="8"/>
                <w:szCs w:val="8"/>
                <w:u w:val="single"/>
              </w:rPr>
            </w:pPr>
          </w:p>
        </w:tc>
        <w:tc>
          <w:tcPr>
            <w:tcW w:w="540" w:type="dxa"/>
            <w:vMerge/>
            <w:vAlign w:val="center"/>
            <w:hideMark/>
          </w:tcPr>
          <w:p w14:paraId="129F474B" w14:textId="77777777" w:rsidR="00AE3EDD" w:rsidRPr="00EB045C" w:rsidRDefault="00AE3EDD" w:rsidP="00EF6F16">
            <w:pPr>
              <w:spacing w:after="0"/>
              <w:rPr>
                <w:rFonts w:eastAsia="Times New Roman"/>
                <w:color w:val="000000"/>
                <w:sz w:val="20"/>
                <w:szCs w:val="20"/>
              </w:rPr>
            </w:pPr>
          </w:p>
        </w:tc>
        <w:tc>
          <w:tcPr>
            <w:tcW w:w="4318" w:type="dxa"/>
            <w:tcBorders>
              <w:bottom w:val="single" w:sz="4" w:space="0" w:color="auto"/>
            </w:tcBorders>
            <w:shd w:val="clear" w:color="auto" w:fill="auto"/>
            <w:vAlign w:val="center"/>
            <w:hideMark/>
          </w:tcPr>
          <w:p w14:paraId="037EB907" w14:textId="77777777" w:rsidR="00AE3EDD" w:rsidRPr="00EB045C" w:rsidRDefault="00AE3EDD" w:rsidP="00EF6F16">
            <w:pPr>
              <w:tabs>
                <w:tab w:val="left" w:pos="4212"/>
              </w:tabs>
              <w:spacing w:after="0"/>
              <w:ind w:right="-18"/>
              <w:rPr>
                <w:rFonts w:eastAsia="Times New Roman"/>
                <w:color w:val="000000"/>
                <w:sz w:val="8"/>
                <w:szCs w:val="8"/>
                <w:u w:val="single"/>
              </w:rPr>
            </w:pPr>
          </w:p>
        </w:tc>
      </w:tr>
      <w:tr w:rsidR="00AE3EDD" w:rsidRPr="00EB045C" w14:paraId="244014E5" w14:textId="77777777" w:rsidTr="000621B4">
        <w:trPr>
          <w:gridAfter w:val="1"/>
          <w:wAfter w:w="94" w:type="dxa"/>
        </w:trPr>
        <w:tc>
          <w:tcPr>
            <w:tcW w:w="4498" w:type="dxa"/>
            <w:tcBorders>
              <w:top w:val="single" w:sz="4" w:space="0" w:color="auto"/>
            </w:tcBorders>
            <w:shd w:val="clear" w:color="auto" w:fill="auto"/>
            <w:vAlign w:val="center"/>
            <w:hideMark/>
          </w:tcPr>
          <w:p w14:paraId="4F0DA210" w14:textId="77777777" w:rsidR="00AE3EDD" w:rsidRDefault="00AE3EDD" w:rsidP="00EF6F16">
            <w:pPr>
              <w:spacing w:after="0"/>
              <w:rPr>
                <w:rFonts w:eastAsia="Times New Roman"/>
                <w:color w:val="000000"/>
                <w:sz w:val="20"/>
                <w:szCs w:val="20"/>
              </w:rPr>
            </w:pPr>
            <w:r w:rsidRPr="00EB045C">
              <w:rPr>
                <w:rFonts w:eastAsia="Times New Roman"/>
                <w:color w:val="000000"/>
                <w:sz w:val="20"/>
                <w:szCs w:val="20"/>
              </w:rPr>
              <w:t>Buyer Signature</w:t>
            </w:r>
            <w:r w:rsidR="000621B4">
              <w:rPr>
                <w:rFonts w:eastAsia="Times New Roman"/>
                <w:color w:val="000000"/>
                <w:sz w:val="20"/>
                <w:szCs w:val="20"/>
              </w:rPr>
              <w:tab/>
            </w:r>
            <w:r w:rsidR="000621B4">
              <w:rPr>
                <w:rFonts w:eastAsia="Times New Roman"/>
                <w:color w:val="000000"/>
                <w:sz w:val="20"/>
                <w:szCs w:val="20"/>
              </w:rPr>
              <w:tab/>
            </w:r>
            <w:r w:rsidR="000621B4">
              <w:rPr>
                <w:rFonts w:eastAsia="Times New Roman"/>
                <w:color w:val="000000"/>
                <w:sz w:val="20"/>
                <w:szCs w:val="20"/>
              </w:rPr>
              <w:tab/>
            </w:r>
            <w:r w:rsidR="000621B4">
              <w:rPr>
                <w:rFonts w:eastAsia="Times New Roman"/>
                <w:color w:val="000000"/>
                <w:sz w:val="20"/>
                <w:szCs w:val="20"/>
              </w:rPr>
              <w:tab/>
            </w:r>
            <w:r w:rsidRPr="00EB045C">
              <w:rPr>
                <w:rFonts w:eastAsia="Times New Roman"/>
                <w:color w:val="000000"/>
                <w:sz w:val="20"/>
                <w:szCs w:val="20"/>
              </w:rPr>
              <w:t>Date</w:t>
            </w:r>
          </w:p>
          <w:p w14:paraId="590F26EA" w14:textId="77777777" w:rsidR="00AE3EDD" w:rsidRDefault="00AE3EDD" w:rsidP="00EF6F16"/>
          <w:p w14:paraId="3554B673" w14:textId="77777777" w:rsidR="00AE3EDD" w:rsidRPr="00EB045C" w:rsidRDefault="00AE3EDD" w:rsidP="00EF6F16">
            <w:pPr>
              <w:pStyle w:val="eslHideTag"/>
            </w:pPr>
            <w:r>
              <w:t>{{esl:Internal1:signerName</w:t>
            </w:r>
            <w:r w:rsidRPr="00C45635">
              <w:t>}}</w:t>
            </w:r>
          </w:p>
        </w:tc>
        <w:tc>
          <w:tcPr>
            <w:tcW w:w="540" w:type="dxa"/>
            <w:shd w:val="clear" w:color="auto" w:fill="auto"/>
            <w:vAlign w:val="center"/>
            <w:hideMark/>
          </w:tcPr>
          <w:p w14:paraId="0DE832A5" w14:textId="77777777" w:rsidR="00AE3EDD" w:rsidRPr="00EB045C" w:rsidRDefault="00AE3EDD" w:rsidP="00EF6F16">
            <w:pPr>
              <w:spacing w:after="0"/>
              <w:rPr>
                <w:rFonts w:eastAsia="Times New Roman"/>
                <w:color w:val="000000"/>
                <w:sz w:val="20"/>
                <w:szCs w:val="20"/>
              </w:rPr>
            </w:pPr>
          </w:p>
        </w:tc>
        <w:tc>
          <w:tcPr>
            <w:tcW w:w="4318" w:type="dxa"/>
            <w:tcBorders>
              <w:top w:val="single" w:sz="4" w:space="0" w:color="auto"/>
            </w:tcBorders>
            <w:shd w:val="clear" w:color="auto" w:fill="auto"/>
            <w:vAlign w:val="center"/>
            <w:hideMark/>
          </w:tcPr>
          <w:p w14:paraId="1FEBA7C1" w14:textId="77777777" w:rsidR="00AE3EDD" w:rsidRDefault="00AE3EDD" w:rsidP="00EF6F16">
            <w:pPr>
              <w:spacing w:after="0"/>
              <w:rPr>
                <w:rFonts w:eastAsia="Times New Roman"/>
                <w:color w:val="000000"/>
                <w:sz w:val="20"/>
                <w:szCs w:val="20"/>
              </w:rPr>
            </w:pPr>
            <w:r w:rsidRPr="00EB045C">
              <w:rPr>
                <w:rFonts w:eastAsia="Times New Roman"/>
                <w:color w:val="000000"/>
                <w:sz w:val="20"/>
                <w:szCs w:val="20"/>
              </w:rPr>
              <w:t>Supplier Signature</w:t>
            </w:r>
            <w:r w:rsidR="000621B4">
              <w:rPr>
                <w:rFonts w:eastAsia="Times New Roman"/>
                <w:color w:val="000000"/>
                <w:sz w:val="20"/>
                <w:szCs w:val="20"/>
              </w:rPr>
              <w:tab/>
            </w:r>
            <w:r w:rsidR="000621B4">
              <w:rPr>
                <w:rFonts w:eastAsia="Times New Roman"/>
                <w:color w:val="000000"/>
                <w:sz w:val="20"/>
                <w:szCs w:val="20"/>
              </w:rPr>
              <w:tab/>
            </w:r>
            <w:r w:rsidR="000621B4">
              <w:rPr>
                <w:rFonts w:eastAsia="Times New Roman"/>
                <w:color w:val="000000"/>
                <w:sz w:val="20"/>
                <w:szCs w:val="20"/>
              </w:rPr>
              <w:tab/>
            </w:r>
            <w:r w:rsidRPr="00EB045C">
              <w:rPr>
                <w:rFonts w:eastAsia="Times New Roman"/>
                <w:color w:val="000000"/>
                <w:sz w:val="20"/>
                <w:szCs w:val="20"/>
              </w:rPr>
              <w:t>Date</w:t>
            </w:r>
          </w:p>
          <w:p w14:paraId="2E8F595A" w14:textId="77777777" w:rsidR="00AE3EDD" w:rsidRDefault="00AE3EDD" w:rsidP="00EF6F16">
            <w:pPr>
              <w:spacing w:after="0"/>
              <w:rPr>
                <w:rFonts w:eastAsia="Times New Roman"/>
                <w:color w:val="000000"/>
                <w:sz w:val="20"/>
                <w:szCs w:val="20"/>
              </w:rPr>
            </w:pPr>
          </w:p>
          <w:p w14:paraId="4C639B0D" w14:textId="77777777" w:rsidR="00AE3EDD" w:rsidRPr="00EB045C" w:rsidRDefault="00AE3EDD" w:rsidP="00EF6F16">
            <w:pPr>
              <w:pStyle w:val="eslHideTag"/>
              <w:rPr>
                <w:rFonts w:eastAsia="Times New Roman"/>
                <w:color w:val="000000"/>
                <w:sz w:val="20"/>
              </w:rPr>
            </w:pPr>
            <w:r>
              <w:t>{{esl:External1:signerName</w:t>
            </w:r>
            <w:r w:rsidRPr="00C45635">
              <w:t>}}</w:t>
            </w:r>
          </w:p>
        </w:tc>
      </w:tr>
      <w:tr w:rsidR="00AE3EDD" w:rsidRPr="00EB045C" w14:paraId="6FD6DF6B" w14:textId="77777777" w:rsidTr="000621B4">
        <w:trPr>
          <w:gridAfter w:val="1"/>
          <w:wAfter w:w="94" w:type="dxa"/>
        </w:trPr>
        <w:tc>
          <w:tcPr>
            <w:tcW w:w="4498" w:type="dxa"/>
            <w:shd w:val="clear" w:color="auto" w:fill="auto"/>
            <w:vAlign w:val="center"/>
            <w:hideMark/>
          </w:tcPr>
          <w:p w14:paraId="496E607E" w14:textId="77777777" w:rsidR="00AE3EDD" w:rsidRPr="00EB045C" w:rsidRDefault="00AE3EDD" w:rsidP="00EF6F16">
            <w:pPr>
              <w:spacing w:after="0"/>
              <w:rPr>
                <w:rFonts w:eastAsia="Times New Roman"/>
                <w:color w:val="000000"/>
                <w:sz w:val="20"/>
                <w:szCs w:val="20"/>
              </w:rPr>
            </w:pPr>
          </w:p>
        </w:tc>
        <w:tc>
          <w:tcPr>
            <w:tcW w:w="540" w:type="dxa"/>
            <w:vMerge w:val="restart"/>
            <w:shd w:val="clear" w:color="auto" w:fill="auto"/>
            <w:vAlign w:val="center"/>
            <w:hideMark/>
          </w:tcPr>
          <w:p w14:paraId="2A78B0AB" w14:textId="77777777" w:rsidR="00AE3EDD" w:rsidRPr="00EB045C" w:rsidRDefault="00AE3EDD" w:rsidP="00EF6F16">
            <w:pPr>
              <w:spacing w:after="0"/>
              <w:rPr>
                <w:rFonts w:eastAsia="Times New Roman"/>
                <w:color w:val="000000"/>
                <w:sz w:val="20"/>
                <w:szCs w:val="20"/>
              </w:rPr>
            </w:pPr>
          </w:p>
        </w:tc>
        <w:tc>
          <w:tcPr>
            <w:tcW w:w="4318" w:type="dxa"/>
            <w:shd w:val="clear" w:color="auto" w:fill="auto"/>
            <w:vAlign w:val="center"/>
            <w:hideMark/>
          </w:tcPr>
          <w:p w14:paraId="731E635D" w14:textId="77777777" w:rsidR="00AE3EDD" w:rsidRPr="00EB045C" w:rsidRDefault="00AE3EDD" w:rsidP="00EF6F16">
            <w:pPr>
              <w:tabs>
                <w:tab w:val="left" w:pos="4212"/>
              </w:tabs>
              <w:spacing w:after="0"/>
              <w:ind w:right="-18"/>
              <w:rPr>
                <w:rFonts w:eastAsia="Times New Roman"/>
                <w:color w:val="000000"/>
                <w:sz w:val="20"/>
                <w:szCs w:val="20"/>
              </w:rPr>
            </w:pPr>
          </w:p>
        </w:tc>
      </w:tr>
      <w:tr w:rsidR="00AE3EDD" w:rsidRPr="00EB045C" w14:paraId="5340C046" w14:textId="77777777" w:rsidTr="000621B4">
        <w:trPr>
          <w:gridAfter w:val="1"/>
          <w:wAfter w:w="94" w:type="dxa"/>
        </w:trPr>
        <w:tc>
          <w:tcPr>
            <w:tcW w:w="4498" w:type="dxa"/>
            <w:tcBorders>
              <w:bottom w:val="single" w:sz="4" w:space="0" w:color="auto"/>
            </w:tcBorders>
            <w:shd w:val="clear" w:color="auto" w:fill="auto"/>
            <w:vAlign w:val="center"/>
            <w:hideMark/>
          </w:tcPr>
          <w:p w14:paraId="2145F6CC" w14:textId="77777777" w:rsidR="00AE3EDD" w:rsidRPr="00EB045C" w:rsidRDefault="00AE3EDD" w:rsidP="00EF6F16">
            <w:pPr>
              <w:spacing w:after="0"/>
              <w:rPr>
                <w:rFonts w:eastAsia="Times New Roman"/>
                <w:color w:val="000000"/>
                <w:sz w:val="8"/>
                <w:szCs w:val="8"/>
                <w:u w:val="single"/>
              </w:rPr>
            </w:pPr>
          </w:p>
        </w:tc>
        <w:tc>
          <w:tcPr>
            <w:tcW w:w="540" w:type="dxa"/>
            <w:vMerge/>
            <w:vAlign w:val="center"/>
            <w:hideMark/>
          </w:tcPr>
          <w:p w14:paraId="1419AB61" w14:textId="77777777" w:rsidR="00AE3EDD" w:rsidRPr="00EB045C" w:rsidRDefault="00AE3EDD" w:rsidP="00EF6F16">
            <w:pPr>
              <w:spacing w:after="0"/>
              <w:rPr>
                <w:rFonts w:eastAsia="Times New Roman"/>
                <w:color w:val="000000"/>
                <w:sz w:val="20"/>
                <w:szCs w:val="20"/>
              </w:rPr>
            </w:pPr>
          </w:p>
        </w:tc>
        <w:tc>
          <w:tcPr>
            <w:tcW w:w="4318" w:type="dxa"/>
            <w:tcBorders>
              <w:bottom w:val="single" w:sz="4" w:space="0" w:color="auto"/>
            </w:tcBorders>
            <w:shd w:val="clear" w:color="auto" w:fill="auto"/>
            <w:vAlign w:val="center"/>
            <w:hideMark/>
          </w:tcPr>
          <w:p w14:paraId="37D075B7" w14:textId="77777777" w:rsidR="00AE3EDD" w:rsidRPr="00EB045C" w:rsidRDefault="00AE3EDD" w:rsidP="00EF6F16">
            <w:pPr>
              <w:tabs>
                <w:tab w:val="left" w:pos="4212"/>
              </w:tabs>
              <w:spacing w:after="0"/>
              <w:ind w:right="-18"/>
              <w:rPr>
                <w:rFonts w:eastAsia="Times New Roman"/>
                <w:color w:val="000000"/>
                <w:sz w:val="8"/>
                <w:szCs w:val="8"/>
                <w:u w:val="single"/>
              </w:rPr>
            </w:pPr>
          </w:p>
        </w:tc>
      </w:tr>
      <w:tr w:rsidR="00AE3EDD" w:rsidRPr="00EB045C" w14:paraId="76A03B33" w14:textId="77777777" w:rsidTr="000621B4">
        <w:trPr>
          <w:gridAfter w:val="1"/>
          <w:wAfter w:w="94" w:type="dxa"/>
        </w:trPr>
        <w:tc>
          <w:tcPr>
            <w:tcW w:w="4498" w:type="dxa"/>
            <w:tcBorders>
              <w:top w:val="single" w:sz="4" w:space="0" w:color="auto"/>
              <w:bottom w:val="single" w:sz="4" w:space="0" w:color="auto"/>
            </w:tcBorders>
            <w:shd w:val="clear" w:color="auto" w:fill="auto"/>
            <w:vAlign w:val="center"/>
            <w:hideMark/>
          </w:tcPr>
          <w:p w14:paraId="761D329D" w14:textId="77777777" w:rsidR="00AE3EDD" w:rsidRDefault="00AE3EDD" w:rsidP="00EF6F16">
            <w:pPr>
              <w:tabs>
                <w:tab w:val="left" w:pos="4212"/>
              </w:tabs>
              <w:spacing w:after="0"/>
              <w:ind w:right="-18"/>
              <w:rPr>
                <w:rFonts w:eastAsia="Times New Roman"/>
                <w:color w:val="000000"/>
                <w:sz w:val="20"/>
                <w:szCs w:val="20"/>
              </w:rPr>
            </w:pPr>
            <w:r w:rsidRPr="00EB045C">
              <w:rPr>
                <w:rFonts w:eastAsia="Times New Roman"/>
                <w:color w:val="000000"/>
                <w:sz w:val="20"/>
                <w:szCs w:val="20"/>
              </w:rPr>
              <w:t>Printed Name</w:t>
            </w:r>
          </w:p>
          <w:p w14:paraId="592BB488" w14:textId="77777777" w:rsidR="00AE3EDD" w:rsidRDefault="00AE3EDD" w:rsidP="00EF6F16">
            <w:pPr>
              <w:tabs>
                <w:tab w:val="left" w:pos="4212"/>
              </w:tabs>
              <w:spacing w:after="0"/>
              <w:ind w:right="-18"/>
              <w:rPr>
                <w:rFonts w:eastAsia="Times New Roman"/>
                <w:color w:val="000000"/>
                <w:sz w:val="20"/>
                <w:szCs w:val="20"/>
              </w:rPr>
            </w:pPr>
          </w:p>
          <w:p w14:paraId="7CB9BD37" w14:textId="77777777" w:rsidR="00AE3EDD" w:rsidRPr="00EB045C" w:rsidRDefault="00AE3EDD" w:rsidP="00EF6F16">
            <w:pPr>
              <w:tabs>
                <w:tab w:val="left" w:pos="4212"/>
              </w:tabs>
              <w:spacing w:after="0"/>
              <w:ind w:right="-18"/>
              <w:rPr>
                <w:rFonts w:eastAsia="Times New Roman"/>
                <w:color w:val="000000"/>
                <w:sz w:val="20"/>
                <w:szCs w:val="20"/>
              </w:rPr>
            </w:pPr>
          </w:p>
        </w:tc>
        <w:tc>
          <w:tcPr>
            <w:tcW w:w="540" w:type="dxa"/>
            <w:shd w:val="clear" w:color="auto" w:fill="auto"/>
            <w:vAlign w:val="center"/>
            <w:hideMark/>
          </w:tcPr>
          <w:p w14:paraId="7C9CD1D3" w14:textId="77777777" w:rsidR="00AE3EDD" w:rsidRPr="00EB045C" w:rsidRDefault="00AE3EDD" w:rsidP="00EF6F16">
            <w:pPr>
              <w:spacing w:after="0"/>
              <w:rPr>
                <w:rFonts w:eastAsia="Times New Roman"/>
                <w:color w:val="000000"/>
                <w:sz w:val="20"/>
                <w:szCs w:val="20"/>
              </w:rPr>
            </w:pPr>
          </w:p>
        </w:tc>
        <w:tc>
          <w:tcPr>
            <w:tcW w:w="4318" w:type="dxa"/>
            <w:tcBorders>
              <w:top w:val="single" w:sz="4" w:space="0" w:color="auto"/>
            </w:tcBorders>
            <w:shd w:val="clear" w:color="auto" w:fill="auto"/>
            <w:vAlign w:val="center"/>
            <w:hideMark/>
          </w:tcPr>
          <w:p w14:paraId="272A8CC1" w14:textId="77777777" w:rsidR="00AE3EDD" w:rsidRDefault="00AE3EDD" w:rsidP="00EF6F16">
            <w:pPr>
              <w:tabs>
                <w:tab w:val="left" w:pos="4212"/>
              </w:tabs>
              <w:spacing w:after="0"/>
              <w:ind w:right="-18"/>
              <w:rPr>
                <w:rFonts w:eastAsia="Times New Roman"/>
                <w:color w:val="000000"/>
                <w:sz w:val="20"/>
                <w:szCs w:val="20"/>
              </w:rPr>
            </w:pPr>
            <w:r w:rsidRPr="00EB045C">
              <w:rPr>
                <w:rFonts w:eastAsia="Times New Roman"/>
                <w:color w:val="000000"/>
                <w:sz w:val="20"/>
                <w:szCs w:val="20"/>
              </w:rPr>
              <w:t>Printed Name</w:t>
            </w:r>
          </w:p>
          <w:p w14:paraId="2666A0C1" w14:textId="77777777" w:rsidR="00AE3EDD" w:rsidRDefault="00AE3EDD" w:rsidP="00EF6F16">
            <w:pPr>
              <w:tabs>
                <w:tab w:val="left" w:pos="4212"/>
              </w:tabs>
              <w:spacing w:after="0"/>
              <w:ind w:right="-18"/>
              <w:rPr>
                <w:rFonts w:eastAsia="Times New Roman"/>
                <w:color w:val="000000"/>
                <w:sz w:val="20"/>
                <w:szCs w:val="20"/>
              </w:rPr>
            </w:pPr>
          </w:p>
          <w:p w14:paraId="4A31E162" w14:textId="77777777" w:rsidR="00AE3EDD" w:rsidRPr="00EB045C" w:rsidRDefault="00AE3EDD" w:rsidP="00EF6F16">
            <w:pPr>
              <w:tabs>
                <w:tab w:val="left" w:pos="4212"/>
              </w:tabs>
              <w:spacing w:after="0"/>
              <w:ind w:right="-18"/>
              <w:rPr>
                <w:rFonts w:eastAsia="Times New Roman"/>
                <w:color w:val="000000"/>
                <w:sz w:val="20"/>
                <w:szCs w:val="20"/>
              </w:rPr>
            </w:pPr>
          </w:p>
        </w:tc>
      </w:tr>
      <w:tr w:rsidR="000621B4" w:rsidRPr="00EB045C" w14:paraId="77A43D69" w14:textId="77777777" w:rsidTr="000621B4">
        <w:trPr>
          <w:gridAfter w:val="1"/>
          <w:wAfter w:w="94" w:type="dxa"/>
        </w:trPr>
        <w:tc>
          <w:tcPr>
            <w:tcW w:w="4498" w:type="dxa"/>
            <w:tcBorders>
              <w:top w:val="single" w:sz="4" w:space="0" w:color="auto"/>
            </w:tcBorders>
            <w:shd w:val="clear" w:color="auto" w:fill="auto"/>
            <w:vAlign w:val="center"/>
            <w:hideMark/>
          </w:tcPr>
          <w:p w14:paraId="7C0C021E" w14:textId="77777777" w:rsidR="000621B4" w:rsidRPr="00EB045C" w:rsidRDefault="000621B4" w:rsidP="00EF6F16">
            <w:pPr>
              <w:tabs>
                <w:tab w:val="left" w:pos="4212"/>
              </w:tabs>
              <w:spacing w:after="0"/>
              <w:ind w:right="-18"/>
              <w:rPr>
                <w:rFonts w:eastAsia="Times New Roman"/>
                <w:color w:val="000000"/>
                <w:sz w:val="20"/>
                <w:szCs w:val="20"/>
              </w:rPr>
            </w:pPr>
            <w:r w:rsidRPr="00EB045C">
              <w:rPr>
                <w:rFonts w:eastAsia="Times New Roman"/>
                <w:color w:val="000000"/>
                <w:sz w:val="20"/>
                <w:szCs w:val="20"/>
              </w:rPr>
              <w:t>Title &amp; Organization</w:t>
            </w:r>
          </w:p>
        </w:tc>
        <w:tc>
          <w:tcPr>
            <w:tcW w:w="540" w:type="dxa"/>
            <w:vMerge w:val="restart"/>
            <w:shd w:val="clear" w:color="auto" w:fill="auto"/>
            <w:vAlign w:val="center"/>
            <w:hideMark/>
          </w:tcPr>
          <w:p w14:paraId="73BA3CFF" w14:textId="77777777" w:rsidR="000621B4" w:rsidRPr="00EB045C" w:rsidRDefault="000621B4" w:rsidP="00EF6F16">
            <w:pPr>
              <w:spacing w:after="0"/>
              <w:rPr>
                <w:rFonts w:eastAsia="Times New Roman"/>
                <w:color w:val="000000"/>
                <w:sz w:val="20"/>
                <w:szCs w:val="20"/>
              </w:rPr>
            </w:pPr>
          </w:p>
        </w:tc>
        <w:tc>
          <w:tcPr>
            <w:tcW w:w="4318" w:type="dxa"/>
            <w:tcBorders>
              <w:top w:val="single" w:sz="4" w:space="0" w:color="auto"/>
            </w:tcBorders>
            <w:shd w:val="clear" w:color="auto" w:fill="auto"/>
            <w:hideMark/>
          </w:tcPr>
          <w:p w14:paraId="4AC2E578" w14:textId="77777777" w:rsidR="000621B4" w:rsidRDefault="000621B4" w:rsidP="00EF6F16">
            <w:pPr>
              <w:spacing w:after="0"/>
              <w:rPr>
                <w:rFonts w:eastAsia="Times New Roman"/>
                <w:color w:val="000000"/>
                <w:sz w:val="20"/>
                <w:szCs w:val="20"/>
              </w:rPr>
            </w:pPr>
            <w:r w:rsidRPr="00EB045C">
              <w:rPr>
                <w:rFonts w:eastAsia="Times New Roman"/>
                <w:color w:val="000000"/>
                <w:sz w:val="20"/>
                <w:szCs w:val="20"/>
              </w:rPr>
              <w:t>Title &amp; Organization</w:t>
            </w:r>
          </w:p>
          <w:p w14:paraId="31E9F68D" w14:textId="77777777" w:rsidR="000621B4" w:rsidRPr="00EB045C" w:rsidRDefault="000621B4" w:rsidP="00EF6F16">
            <w:pPr>
              <w:tabs>
                <w:tab w:val="left" w:pos="4212"/>
              </w:tabs>
              <w:spacing w:after="0"/>
              <w:ind w:right="-18"/>
              <w:rPr>
                <w:rFonts w:eastAsia="Times New Roman"/>
                <w:color w:val="000000"/>
                <w:sz w:val="20"/>
                <w:szCs w:val="20"/>
              </w:rPr>
            </w:pPr>
          </w:p>
        </w:tc>
      </w:tr>
      <w:tr w:rsidR="000621B4" w:rsidRPr="00EB045C" w14:paraId="77C94F6F" w14:textId="77777777" w:rsidTr="000621B4">
        <w:trPr>
          <w:gridAfter w:val="1"/>
          <w:wAfter w:w="94" w:type="dxa"/>
        </w:trPr>
        <w:tc>
          <w:tcPr>
            <w:tcW w:w="4498" w:type="dxa"/>
            <w:shd w:val="clear" w:color="auto" w:fill="auto"/>
            <w:vAlign w:val="center"/>
            <w:hideMark/>
          </w:tcPr>
          <w:p w14:paraId="72D4DC34" w14:textId="77777777" w:rsidR="000621B4" w:rsidRPr="007D4D0B" w:rsidRDefault="000621B4" w:rsidP="00EF6F16">
            <w:pPr>
              <w:spacing w:after="0"/>
              <w:rPr>
                <w:rFonts w:eastAsia="Times New Roman"/>
                <w:color w:val="000000"/>
                <w:sz w:val="20"/>
                <w:szCs w:val="20"/>
              </w:rPr>
            </w:pPr>
          </w:p>
        </w:tc>
        <w:tc>
          <w:tcPr>
            <w:tcW w:w="540" w:type="dxa"/>
            <w:vMerge/>
            <w:vAlign w:val="center"/>
            <w:hideMark/>
          </w:tcPr>
          <w:p w14:paraId="6B10A8DB" w14:textId="77777777" w:rsidR="000621B4" w:rsidRPr="00EB045C" w:rsidRDefault="000621B4" w:rsidP="00EF6F16">
            <w:pPr>
              <w:spacing w:after="0"/>
              <w:rPr>
                <w:rFonts w:eastAsia="Times New Roman"/>
                <w:color w:val="000000"/>
                <w:sz w:val="20"/>
                <w:szCs w:val="20"/>
              </w:rPr>
            </w:pPr>
          </w:p>
        </w:tc>
        <w:tc>
          <w:tcPr>
            <w:tcW w:w="4318" w:type="dxa"/>
            <w:shd w:val="clear" w:color="auto" w:fill="auto"/>
            <w:vAlign w:val="center"/>
            <w:hideMark/>
          </w:tcPr>
          <w:p w14:paraId="792ABE09" w14:textId="77777777" w:rsidR="000621B4" w:rsidRPr="007D4D0B" w:rsidRDefault="000621B4" w:rsidP="00EF6F16">
            <w:pPr>
              <w:spacing w:after="0"/>
              <w:rPr>
                <w:rFonts w:eastAsia="Times New Roman"/>
                <w:color w:val="000000"/>
                <w:sz w:val="20"/>
                <w:szCs w:val="20"/>
              </w:rPr>
            </w:pPr>
          </w:p>
        </w:tc>
      </w:tr>
      <w:tr w:rsidR="000621B4" w:rsidRPr="00EB045C" w14:paraId="5BE3AC26" w14:textId="77777777" w:rsidTr="000621B4">
        <w:trPr>
          <w:gridAfter w:val="1"/>
          <w:wAfter w:w="94" w:type="dxa"/>
        </w:trPr>
        <w:tc>
          <w:tcPr>
            <w:tcW w:w="4498" w:type="dxa"/>
            <w:shd w:val="clear" w:color="auto" w:fill="auto"/>
            <w:hideMark/>
          </w:tcPr>
          <w:p w14:paraId="00F95262" w14:textId="77777777" w:rsidR="000621B4" w:rsidRPr="00EB045C" w:rsidRDefault="000621B4" w:rsidP="000621B4">
            <w:pPr>
              <w:spacing w:after="0"/>
              <w:rPr>
                <w:rFonts w:eastAsia="Times New Roman"/>
                <w:color w:val="000000"/>
                <w:sz w:val="20"/>
                <w:szCs w:val="20"/>
              </w:rPr>
            </w:pPr>
          </w:p>
        </w:tc>
        <w:tc>
          <w:tcPr>
            <w:tcW w:w="540" w:type="dxa"/>
            <w:shd w:val="clear" w:color="auto" w:fill="auto"/>
            <w:vAlign w:val="center"/>
            <w:hideMark/>
          </w:tcPr>
          <w:p w14:paraId="77DA3338" w14:textId="77777777" w:rsidR="000621B4" w:rsidRPr="00EB045C" w:rsidRDefault="000621B4" w:rsidP="00EF6F16">
            <w:pPr>
              <w:spacing w:after="0"/>
              <w:rPr>
                <w:rFonts w:eastAsia="Times New Roman"/>
                <w:color w:val="000000"/>
                <w:sz w:val="20"/>
                <w:szCs w:val="20"/>
              </w:rPr>
            </w:pPr>
          </w:p>
        </w:tc>
        <w:tc>
          <w:tcPr>
            <w:tcW w:w="4318" w:type="dxa"/>
            <w:tcBorders>
              <w:bottom w:val="single" w:sz="4" w:space="0" w:color="auto"/>
            </w:tcBorders>
            <w:shd w:val="clear" w:color="auto" w:fill="auto"/>
            <w:vAlign w:val="center"/>
            <w:hideMark/>
          </w:tcPr>
          <w:p w14:paraId="08EBDF56" w14:textId="77777777" w:rsidR="000621B4" w:rsidRPr="00EB045C" w:rsidRDefault="000621B4" w:rsidP="00EF6F16">
            <w:pPr>
              <w:spacing w:after="0"/>
              <w:rPr>
                <w:rFonts w:eastAsia="Times New Roman"/>
                <w:color w:val="000000"/>
                <w:sz w:val="20"/>
                <w:szCs w:val="20"/>
              </w:rPr>
            </w:pPr>
          </w:p>
        </w:tc>
      </w:tr>
      <w:tr w:rsidR="000621B4" w:rsidRPr="00EB045C" w14:paraId="58E4C9B9" w14:textId="77777777" w:rsidTr="000621B4">
        <w:trPr>
          <w:gridAfter w:val="1"/>
          <w:wAfter w:w="94" w:type="dxa"/>
        </w:trPr>
        <w:tc>
          <w:tcPr>
            <w:tcW w:w="4498" w:type="dxa"/>
            <w:tcBorders>
              <w:top w:val="single" w:sz="4" w:space="0" w:color="auto"/>
            </w:tcBorders>
            <w:shd w:val="clear" w:color="auto" w:fill="auto"/>
            <w:vAlign w:val="center"/>
            <w:hideMark/>
          </w:tcPr>
          <w:p w14:paraId="485019B4" w14:textId="77777777" w:rsidR="006275BB" w:rsidRDefault="000621B4" w:rsidP="00EF6F16">
            <w:pPr>
              <w:spacing w:after="0"/>
              <w:rPr>
                <w:rFonts w:eastAsia="Times New Roman"/>
                <w:color w:val="000000"/>
                <w:sz w:val="20"/>
                <w:szCs w:val="20"/>
              </w:rPr>
            </w:pPr>
            <w:r>
              <w:rPr>
                <w:rFonts w:eastAsia="Times New Roman"/>
                <w:color w:val="000000"/>
                <w:sz w:val="20"/>
                <w:szCs w:val="20"/>
              </w:rPr>
              <w:t>Buyer Address</w:t>
            </w:r>
          </w:p>
          <w:p w14:paraId="43F6D772" w14:textId="155B6C93" w:rsidR="000621B4" w:rsidRPr="00EB045C" w:rsidRDefault="006275BB" w:rsidP="00EF6F16">
            <w:pPr>
              <w:spacing w:after="0"/>
              <w:rPr>
                <w:rFonts w:eastAsia="Times New Roman"/>
                <w:color w:val="000000"/>
                <w:sz w:val="20"/>
                <w:szCs w:val="20"/>
              </w:rPr>
            </w:pPr>
            <w:r>
              <w:rPr>
                <w:rFonts w:eastAsia="Times New Roman"/>
                <w:color w:val="000000"/>
                <w:sz w:val="20"/>
                <w:szCs w:val="20"/>
              </w:rPr>
              <w:fldChar w:fldCharType="begin"/>
            </w:r>
            <w:r>
              <w:rPr>
                <w:rFonts w:eastAsia="Times New Roman"/>
                <w:color w:val="000000"/>
                <w:sz w:val="20"/>
                <w:szCs w:val="20"/>
              </w:rPr>
              <w:instrText xml:space="preserve"> DOCPROPERTY  cacus_IBMLegalCompanyAddress  \* MERGEFORMAT </w:instrText>
            </w:r>
            <w:r>
              <w:rPr>
                <w:rFonts w:eastAsia="Times New Roman"/>
                <w:color w:val="000000"/>
                <w:sz w:val="20"/>
                <w:szCs w:val="20"/>
              </w:rPr>
              <w:fldChar w:fldCharType="separate"/>
            </w:r>
            <w:r w:rsidR="00941D46">
              <w:rPr>
                <w:rFonts w:eastAsia="Times New Roman"/>
                <w:color w:val="000000"/>
                <w:sz w:val="20"/>
                <w:szCs w:val="20"/>
              </w:rPr>
              <w:t xml:space="preserve"> </w:t>
            </w:r>
            <w:r>
              <w:rPr>
                <w:rFonts w:eastAsia="Times New Roman"/>
                <w:color w:val="000000"/>
                <w:sz w:val="20"/>
                <w:szCs w:val="20"/>
              </w:rPr>
              <w:fldChar w:fldCharType="end"/>
            </w:r>
            <w:r w:rsidR="000621B4" w:rsidRPr="00EB045C">
              <w:rPr>
                <w:rFonts w:eastAsia="Times New Roman"/>
                <w:color w:val="000000"/>
                <w:sz w:val="20"/>
                <w:szCs w:val="20"/>
              </w:rPr>
              <w:t> </w:t>
            </w:r>
          </w:p>
        </w:tc>
        <w:tc>
          <w:tcPr>
            <w:tcW w:w="540" w:type="dxa"/>
            <w:vMerge w:val="restart"/>
            <w:shd w:val="clear" w:color="auto" w:fill="auto"/>
            <w:vAlign w:val="center"/>
            <w:hideMark/>
          </w:tcPr>
          <w:p w14:paraId="6FB40E12" w14:textId="77777777" w:rsidR="000621B4" w:rsidRPr="00EB045C" w:rsidRDefault="000621B4" w:rsidP="00EF6F16">
            <w:pPr>
              <w:spacing w:after="0"/>
              <w:rPr>
                <w:rFonts w:eastAsia="Times New Roman"/>
                <w:color w:val="000000"/>
                <w:sz w:val="20"/>
                <w:szCs w:val="20"/>
              </w:rPr>
            </w:pPr>
          </w:p>
        </w:tc>
        <w:tc>
          <w:tcPr>
            <w:tcW w:w="4318" w:type="dxa"/>
            <w:tcBorders>
              <w:top w:val="single" w:sz="4" w:space="0" w:color="auto"/>
            </w:tcBorders>
            <w:shd w:val="clear" w:color="auto" w:fill="auto"/>
            <w:vAlign w:val="center"/>
            <w:hideMark/>
          </w:tcPr>
          <w:p w14:paraId="698CCAB0" w14:textId="77777777" w:rsidR="000621B4" w:rsidRDefault="000621B4" w:rsidP="00EF6F16">
            <w:pPr>
              <w:tabs>
                <w:tab w:val="left" w:pos="4212"/>
              </w:tabs>
              <w:spacing w:after="0"/>
              <w:ind w:right="-18"/>
              <w:rPr>
                <w:rFonts w:eastAsia="Times New Roman"/>
                <w:color w:val="000000"/>
                <w:sz w:val="20"/>
                <w:szCs w:val="20"/>
              </w:rPr>
            </w:pPr>
            <w:r w:rsidRPr="00EB045C">
              <w:rPr>
                <w:rFonts w:eastAsia="Times New Roman"/>
                <w:color w:val="000000"/>
                <w:sz w:val="20"/>
                <w:szCs w:val="20"/>
              </w:rPr>
              <w:t>Supplier Address</w:t>
            </w:r>
          </w:p>
          <w:p w14:paraId="5948AF68" w14:textId="783C0CC4" w:rsidR="006275BB" w:rsidRDefault="006275BB" w:rsidP="00EF6F16">
            <w:pPr>
              <w:tabs>
                <w:tab w:val="left" w:pos="4212"/>
              </w:tabs>
              <w:spacing w:after="0"/>
              <w:ind w:right="-18"/>
              <w:rPr>
                <w:rFonts w:eastAsia="Times New Roman"/>
                <w:color w:val="000000"/>
                <w:sz w:val="20"/>
                <w:szCs w:val="20"/>
              </w:rPr>
            </w:pPr>
            <w:r>
              <w:rPr>
                <w:rFonts w:eastAsia="Times New Roman"/>
                <w:color w:val="000000"/>
                <w:sz w:val="20"/>
                <w:szCs w:val="20"/>
              </w:rPr>
              <w:fldChar w:fldCharType="begin"/>
            </w:r>
            <w:r>
              <w:rPr>
                <w:rFonts w:eastAsia="Times New Roman"/>
                <w:color w:val="000000"/>
                <w:sz w:val="20"/>
                <w:szCs w:val="20"/>
              </w:rPr>
              <w:instrText xml:space="preserve"> DOCPROPERTY  caSupplier.CorporateAddress.PostalAddress.Lines  \* MERGEFORMAT </w:instrText>
            </w:r>
            <w:r>
              <w:rPr>
                <w:rFonts w:eastAsia="Times New Roman"/>
                <w:color w:val="000000"/>
                <w:sz w:val="20"/>
                <w:szCs w:val="20"/>
              </w:rPr>
              <w:fldChar w:fldCharType="separate"/>
            </w:r>
            <w:r w:rsidR="00941D46">
              <w:rPr>
                <w:rFonts w:eastAsia="Times New Roman"/>
                <w:color w:val="000000"/>
                <w:sz w:val="20"/>
                <w:szCs w:val="20"/>
              </w:rPr>
              <w:t xml:space="preserve"> </w:t>
            </w:r>
            <w:r>
              <w:rPr>
                <w:rFonts w:eastAsia="Times New Roman"/>
                <w:color w:val="000000"/>
                <w:sz w:val="20"/>
                <w:szCs w:val="20"/>
              </w:rPr>
              <w:fldChar w:fldCharType="end"/>
            </w:r>
          </w:p>
          <w:p w14:paraId="547E1115" w14:textId="72CD5FD6" w:rsidR="006275BB" w:rsidRDefault="006275BB" w:rsidP="00EF6F16">
            <w:pPr>
              <w:tabs>
                <w:tab w:val="left" w:pos="4212"/>
              </w:tabs>
              <w:spacing w:after="0"/>
              <w:ind w:right="-18"/>
              <w:rPr>
                <w:rFonts w:eastAsia="Times New Roman"/>
                <w:color w:val="000000"/>
                <w:sz w:val="20"/>
                <w:szCs w:val="20"/>
              </w:rPr>
            </w:pPr>
            <w:r>
              <w:rPr>
                <w:rFonts w:eastAsia="Times New Roman"/>
                <w:color w:val="000000"/>
                <w:sz w:val="20"/>
                <w:szCs w:val="20"/>
              </w:rPr>
              <w:fldChar w:fldCharType="begin"/>
            </w:r>
            <w:r>
              <w:rPr>
                <w:rFonts w:eastAsia="Times New Roman"/>
                <w:color w:val="000000"/>
                <w:sz w:val="20"/>
                <w:szCs w:val="20"/>
              </w:rPr>
              <w:instrText xml:space="preserve"> DOCPROPERTY  caSupplier.CorporateAddress.PostalAddress.City  \* MERGEFORMAT </w:instrText>
            </w:r>
            <w:r>
              <w:rPr>
                <w:rFonts w:eastAsia="Times New Roman"/>
                <w:color w:val="000000"/>
                <w:sz w:val="20"/>
                <w:szCs w:val="20"/>
              </w:rPr>
              <w:fldChar w:fldCharType="separate"/>
            </w:r>
            <w:r w:rsidR="00941D46">
              <w:rPr>
                <w:rFonts w:eastAsia="Times New Roman"/>
                <w:color w:val="000000"/>
                <w:sz w:val="20"/>
                <w:szCs w:val="20"/>
              </w:rPr>
              <w:t xml:space="preserve"> </w:t>
            </w:r>
            <w:r>
              <w:rPr>
                <w:rFonts w:eastAsia="Times New Roman"/>
                <w:color w:val="000000"/>
                <w:sz w:val="20"/>
                <w:szCs w:val="20"/>
              </w:rPr>
              <w:fldChar w:fldCharType="end"/>
            </w:r>
          </w:p>
          <w:p w14:paraId="0362267A" w14:textId="4DEC0012" w:rsidR="006275BB" w:rsidRDefault="006275BB" w:rsidP="00EF6F16">
            <w:pPr>
              <w:tabs>
                <w:tab w:val="left" w:pos="4212"/>
              </w:tabs>
              <w:spacing w:after="0"/>
              <w:ind w:right="-18"/>
              <w:rPr>
                <w:rFonts w:eastAsia="Times New Roman"/>
                <w:color w:val="000000"/>
                <w:sz w:val="20"/>
                <w:szCs w:val="20"/>
              </w:rPr>
            </w:pPr>
            <w:r>
              <w:rPr>
                <w:rFonts w:eastAsia="Times New Roman"/>
                <w:color w:val="000000"/>
                <w:sz w:val="20"/>
                <w:szCs w:val="20"/>
              </w:rPr>
              <w:fldChar w:fldCharType="begin"/>
            </w:r>
            <w:r>
              <w:rPr>
                <w:rFonts w:eastAsia="Times New Roman"/>
                <w:color w:val="000000"/>
                <w:sz w:val="20"/>
                <w:szCs w:val="20"/>
              </w:rPr>
              <w:instrText xml:space="preserve"> DOCPROPERTY  caSupplier.CorporateAddress.PostalAddress.State  \* MERGEFORMAT </w:instrText>
            </w:r>
            <w:r>
              <w:rPr>
                <w:rFonts w:eastAsia="Times New Roman"/>
                <w:color w:val="000000"/>
                <w:sz w:val="20"/>
                <w:szCs w:val="20"/>
              </w:rPr>
              <w:fldChar w:fldCharType="separate"/>
            </w:r>
            <w:r w:rsidR="00941D46">
              <w:rPr>
                <w:rFonts w:eastAsia="Times New Roman"/>
                <w:color w:val="000000"/>
                <w:sz w:val="20"/>
                <w:szCs w:val="20"/>
              </w:rPr>
              <w:t xml:space="preserve"> </w:t>
            </w:r>
            <w:r>
              <w:rPr>
                <w:rFonts w:eastAsia="Times New Roman"/>
                <w:color w:val="000000"/>
                <w:sz w:val="20"/>
                <w:szCs w:val="20"/>
              </w:rPr>
              <w:fldChar w:fldCharType="end"/>
            </w:r>
          </w:p>
          <w:p w14:paraId="676AD39C" w14:textId="2C5EAE2D" w:rsidR="006275BB" w:rsidRDefault="006275BB" w:rsidP="00EF6F16">
            <w:pPr>
              <w:tabs>
                <w:tab w:val="left" w:pos="4212"/>
              </w:tabs>
              <w:spacing w:after="0"/>
              <w:ind w:right="-18"/>
              <w:rPr>
                <w:rFonts w:eastAsia="Times New Roman"/>
                <w:color w:val="000000"/>
                <w:sz w:val="20"/>
                <w:szCs w:val="20"/>
              </w:rPr>
            </w:pPr>
            <w:r>
              <w:rPr>
                <w:rFonts w:eastAsia="Times New Roman"/>
                <w:color w:val="000000"/>
                <w:sz w:val="20"/>
                <w:szCs w:val="20"/>
              </w:rPr>
              <w:fldChar w:fldCharType="begin"/>
            </w:r>
            <w:r>
              <w:rPr>
                <w:rFonts w:eastAsia="Times New Roman"/>
                <w:color w:val="000000"/>
                <w:sz w:val="20"/>
                <w:szCs w:val="20"/>
              </w:rPr>
              <w:instrText xml:space="preserve"> DOCPROPERTY  caSupplier.CorporateAddress.PostalAddress.PostalCode  \* MERGEFORMAT </w:instrText>
            </w:r>
            <w:r>
              <w:rPr>
                <w:rFonts w:eastAsia="Times New Roman"/>
                <w:color w:val="000000"/>
                <w:sz w:val="20"/>
                <w:szCs w:val="20"/>
              </w:rPr>
              <w:fldChar w:fldCharType="separate"/>
            </w:r>
            <w:r w:rsidR="00941D46">
              <w:rPr>
                <w:rFonts w:eastAsia="Times New Roman"/>
                <w:color w:val="000000"/>
                <w:sz w:val="20"/>
                <w:szCs w:val="20"/>
              </w:rPr>
              <w:t xml:space="preserve"> </w:t>
            </w:r>
            <w:r>
              <w:rPr>
                <w:rFonts w:eastAsia="Times New Roman"/>
                <w:color w:val="000000"/>
                <w:sz w:val="20"/>
                <w:szCs w:val="20"/>
              </w:rPr>
              <w:fldChar w:fldCharType="end"/>
            </w:r>
          </w:p>
          <w:p w14:paraId="0844F7D8" w14:textId="63AF513C" w:rsidR="006275BB" w:rsidRPr="00EB045C" w:rsidRDefault="006275BB" w:rsidP="00EF6F16">
            <w:pPr>
              <w:tabs>
                <w:tab w:val="left" w:pos="4212"/>
              </w:tabs>
              <w:spacing w:after="0"/>
              <w:ind w:right="-18"/>
              <w:rPr>
                <w:rFonts w:eastAsia="Times New Roman"/>
                <w:color w:val="000000"/>
                <w:sz w:val="20"/>
                <w:szCs w:val="20"/>
              </w:rPr>
            </w:pPr>
            <w:r>
              <w:rPr>
                <w:rFonts w:eastAsia="Times New Roman"/>
                <w:color w:val="000000"/>
                <w:sz w:val="20"/>
                <w:szCs w:val="20"/>
              </w:rPr>
              <w:fldChar w:fldCharType="begin"/>
            </w:r>
            <w:r>
              <w:rPr>
                <w:rFonts w:eastAsia="Times New Roman"/>
                <w:color w:val="000000"/>
                <w:sz w:val="20"/>
                <w:szCs w:val="20"/>
              </w:rPr>
              <w:instrText xml:space="preserve"> DOCPROPERTY  caSupplier.CorporateAddress.PostalAddress.Country.Name  \* MERGEFORMAT </w:instrText>
            </w:r>
            <w:r>
              <w:rPr>
                <w:rFonts w:eastAsia="Times New Roman"/>
                <w:color w:val="000000"/>
                <w:sz w:val="20"/>
                <w:szCs w:val="20"/>
              </w:rPr>
              <w:fldChar w:fldCharType="separate"/>
            </w:r>
            <w:r w:rsidR="00941D46">
              <w:rPr>
                <w:rFonts w:eastAsia="Times New Roman"/>
                <w:color w:val="000000"/>
                <w:sz w:val="20"/>
                <w:szCs w:val="20"/>
              </w:rPr>
              <w:t xml:space="preserve"> </w:t>
            </w:r>
            <w:r>
              <w:rPr>
                <w:rFonts w:eastAsia="Times New Roman"/>
                <w:color w:val="000000"/>
                <w:sz w:val="20"/>
                <w:szCs w:val="20"/>
              </w:rPr>
              <w:fldChar w:fldCharType="end"/>
            </w:r>
          </w:p>
        </w:tc>
      </w:tr>
      <w:tr w:rsidR="000621B4" w:rsidRPr="00EB045C" w14:paraId="6BD0D166" w14:textId="77777777" w:rsidTr="000621B4">
        <w:trPr>
          <w:gridAfter w:val="1"/>
          <w:wAfter w:w="94" w:type="dxa"/>
        </w:trPr>
        <w:tc>
          <w:tcPr>
            <w:tcW w:w="4498" w:type="dxa"/>
            <w:shd w:val="clear" w:color="auto" w:fill="auto"/>
            <w:vAlign w:val="center"/>
            <w:hideMark/>
          </w:tcPr>
          <w:p w14:paraId="5C1B9725" w14:textId="77777777" w:rsidR="000621B4" w:rsidRPr="00EB045C" w:rsidRDefault="000621B4" w:rsidP="00EF6F16">
            <w:pPr>
              <w:spacing w:after="0"/>
              <w:rPr>
                <w:rFonts w:eastAsia="Times New Roman"/>
                <w:color w:val="000000"/>
                <w:sz w:val="8"/>
                <w:szCs w:val="8"/>
                <w:u w:val="single"/>
              </w:rPr>
            </w:pPr>
          </w:p>
        </w:tc>
        <w:tc>
          <w:tcPr>
            <w:tcW w:w="540" w:type="dxa"/>
            <w:vMerge/>
            <w:vAlign w:val="center"/>
            <w:hideMark/>
          </w:tcPr>
          <w:p w14:paraId="29825796" w14:textId="77777777" w:rsidR="000621B4" w:rsidRPr="00EB045C" w:rsidRDefault="000621B4" w:rsidP="00EF6F16">
            <w:pPr>
              <w:spacing w:after="0"/>
              <w:rPr>
                <w:rFonts w:eastAsia="Times New Roman"/>
                <w:color w:val="000000"/>
                <w:sz w:val="20"/>
                <w:szCs w:val="20"/>
              </w:rPr>
            </w:pPr>
          </w:p>
        </w:tc>
        <w:tc>
          <w:tcPr>
            <w:tcW w:w="4318" w:type="dxa"/>
            <w:shd w:val="clear" w:color="auto" w:fill="auto"/>
            <w:vAlign w:val="center"/>
            <w:hideMark/>
          </w:tcPr>
          <w:p w14:paraId="0866D39D" w14:textId="77777777" w:rsidR="000621B4" w:rsidRPr="00EB045C" w:rsidRDefault="000621B4" w:rsidP="00EF6F16">
            <w:pPr>
              <w:tabs>
                <w:tab w:val="left" w:pos="4212"/>
              </w:tabs>
              <w:spacing w:after="0"/>
              <w:ind w:right="-18"/>
              <w:rPr>
                <w:rFonts w:eastAsia="Times New Roman"/>
                <w:color w:val="000000"/>
                <w:sz w:val="8"/>
                <w:szCs w:val="8"/>
                <w:u w:val="single"/>
              </w:rPr>
            </w:pPr>
          </w:p>
        </w:tc>
      </w:tr>
      <w:tr w:rsidR="000621B4" w:rsidRPr="00EB045C" w14:paraId="47A9A934" w14:textId="77777777" w:rsidTr="000621B4">
        <w:trPr>
          <w:gridAfter w:val="1"/>
          <w:wAfter w:w="94" w:type="dxa"/>
        </w:trPr>
        <w:tc>
          <w:tcPr>
            <w:tcW w:w="4498" w:type="dxa"/>
            <w:shd w:val="clear" w:color="auto" w:fill="auto"/>
            <w:vAlign w:val="center"/>
            <w:hideMark/>
          </w:tcPr>
          <w:p w14:paraId="44FE2C11" w14:textId="77777777" w:rsidR="000621B4" w:rsidRPr="00EB045C" w:rsidRDefault="000621B4" w:rsidP="00EF6F16">
            <w:pPr>
              <w:spacing w:after="0"/>
              <w:rPr>
                <w:rFonts w:eastAsia="Times New Roman"/>
                <w:color w:val="000000"/>
                <w:sz w:val="20"/>
                <w:szCs w:val="20"/>
              </w:rPr>
            </w:pPr>
          </w:p>
        </w:tc>
        <w:tc>
          <w:tcPr>
            <w:tcW w:w="540" w:type="dxa"/>
            <w:vMerge w:val="restart"/>
            <w:shd w:val="clear" w:color="auto" w:fill="auto"/>
            <w:vAlign w:val="center"/>
            <w:hideMark/>
          </w:tcPr>
          <w:p w14:paraId="65ED654F" w14:textId="77777777" w:rsidR="000621B4" w:rsidRPr="00EB045C" w:rsidRDefault="000621B4" w:rsidP="00EF6F16">
            <w:pPr>
              <w:spacing w:after="0"/>
              <w:rPr>
                <w:rFonts w:eastAsia="Times New Roman"/>
                <w:color w:val="000000"/>
                <w:sz w:val="20"/>
                <w:szCs w:val="20"/>
              </w:rPr>
            </w:pPr>
          </w:p>
        </w:tc>
        <w:tc>
          <w:tcPr>
            <w:tcW w:w="4318" w:type="dxa"/>
            <w:shd w:val="clear" w:color="auto" w:fill="auto"/>
            <w:vAlign w:val="center"/>
            <w:hideMark/>
          </w:tcPr>
          <w:p w14:paraId="5F547F6F" w14:textId="77777777" w:rsidR="000621B4" w:rsidRPr="00EB045C" w:rsidRDefault="000621B4" w:rsidP="00EF6F16">
            <w:pPr>
              <w:tabs>
                <w:tab w:val="left" w:pos="4212"/>
              </w:tabs>
              <w:spacing w:after="0"/>
              <w:ind w:right="-18"/>
              <w:rPr>
                <w:rFonts w:eastAsia="Times New Roman"/>
                <w:color w:val="000000"/>
                <w:sz w:val="20"/>
                <w:szCs w:val="20"/>
              </w:rPr>
            </w:pPr>
          </w:p>
        </w:tc>
      </w:tr>
      <w:tr w:rsidR="000621B4" w:rsidRPr="00EB045C" w14:paraId="4349E16F" w14:textId="77777777" w:rsidTr="000621B4">
        <w:trPr>
          <w:gridAfter w:val="1"/>
          <w:wAfter w:w="94" w:type="dxa"/>
        </w:trPr>
        <w:tc>
          <w:tcPr>
            <w:tcW w:w="4498" w:type="dxa"/>
            <w:shd w:val="clear" w:color="auto" w:fill="auto"/>
            <w:vAlign w:val="center"/>
          </w:tcPr>
          <w:p w14:paraId="52CD0E99" w14:textId="77777777" w:rsidR="000621B4" w:rsidRPr="00EB045C" w:rsidRDefault="000621B4" w:rsidP="00EF6F16">
            <w:pPr>
              <w:spacing w:after="0"/>
              <w:rPr>
                <w:rFonts w:eastAsia="Times New Roman"/>
                <w:color w:val="000000"/>
                <w:sz w:val="20"/>
                <w:szCs w:val="20"/>
              </w:rPr>
            </w:pPr>
          </w:p>
        </w:tc>
        <w:tc>
          <w:tcPr>
            <w:tcW w:w="540" w:type="dxa"/>
            <w:vMerge/>
            <w:vAlign w:val="center"/>
            <w:hideMark/>
          </w:tcPr>
          <w:p w14:paraId="1FB5F434" w14:textId="77777777" w:rsidR="000621B4" w:rsidRPr="00EB045C" w:rsidRDefault="000621B4" w:rsidP="00EF6F16">
            <w:pPr>
              <w:spacing w:after="0"/>
              <w:rPr>
                <w:rFonts w:eastAsia="Times New Roman"/>
                <w:color w:val="000000"/>
                <w:sz w:val="20"/>
                <w:szCs w:val="20"/>
              </w:rPr>
            </w:pPr>
          </w:p>
        </w:tc>
        <w:tc>
          <w:tcPr>
            <w:tcW w:w="4318" w:type="dxa"/>
            <w:shd w:val="clear" w:color="auto" w:fill="auto"/>
            <w:vAlign w:val="center"/>
          </w:tcPr>
          <w:p w14:paraId="22662298" w14:textId="77777777" w:rsidR="000621B4" w:rsidRPr="00EB045C" w:rsidRDefault="000621B4" w:rsidP="00EF6F16">
            <w:pPr>
              <w:tabs>
                <w:tab w:val="left" w:pos="4212"/>
              </w:tabs>
              <w:spacing w:after="0"/>
              <w:ind w:right="-18"/>
              <w:rPr>
                <w:rFonts w:eastAsia="Times New Roman"/>
                <w:color w:val="000000"/>
                <w:sz w:val="20"/>
                <w:szCs w:val="20"/>
              </w:rPr>
            </w:pPr>
          </w:p>
        </w:tc>
      </w:tr>
    </w:tbl>
    <w:p w14:paraId="045A2C5B" w14:textId="77777777" w:rsidR="00AE3EDD" w:rsidRDefault="00AE3EDD" w:rsidP="00EF6F16">
      <w:pPr>
        <w:pStyle w:val="Sinespaciado"/>
      </w:pPr>
    </w:p>
    <w:p w14:paraId="1264480C" w14:textId="77777777" w:rsidR="00AE3EDD" w:rsidRDefault="00AE3EDD" w:rsidP="00EF6F16">
      <w:pPr>
        <w:pStyle w:val="Sinespaciado"/>
      </w:pPr>
    </w:p>
    <w:p w14:paraId="38825200" w14:textId="57CC5C03" w:rsidR="00130BB0" w:rsidRPr="004334D8" w:rsidRDefault="001E7891" w:rsidP="00130BB0">
      <w:pPr>
        <w:pStyle w:val="IBMBody"/>
        <w:divId w:val="3768702466"/>
        <w:rPr>
          <w:rStyle w:val="Hipervnculo"/>
          <w:i/>
          <w:sz w:val="20"/>
        </w:rPr>
      </w:pPr>
      <w:r w:rsidRPr="004334D8">
        <w:rPr>
          <w:rFonts w:eastAsia="Times New Roman"/>
          <w:b/>
          <w:bCs/>
          <w:i/>
          <w:iCs/>
          <w:color w:val="000000"/>
          <w:sz w:val="20"/>
        </w:rPr>
        <w:t>Checklist</w:t>
      </w:r>
      <w:r w:rsidR="00130BB0" w:rsidRPr="004334D8">
        <w:rPr>
          <w:rFonts w:eastAsia="Times New Roman"/>
          <w:b/>
          <w:bCs/>
          <w:i/>
          <w:iCs/>
          <w:color w:val="000000"/>
          <w:sz w:val="20"/>
        </w:rPr>
        <w:t xml:space="preserve"> </w:t>
      </w:r>
      <w:r w:rsidR="00D35699" w:rsidRPr="004334D8">
        <w:rPr>
          <w:rFonts w:eastAsia="Times New Roman"/>
          <w:b/>
          <w:bCs/>
          <w:i/>
          <w:iCs/>
          <w:color w:val="000000"/>
          <w:sz w:val="20"/>
        </w:rPr>
        <w:t xml:space="preserve">and Additional Clauses for SRA_SOW </w:t>
      </w:r>
      <w:r w:rsidR="00130BB0" w:rsidRPr="004334D8">
        <w:rPr>
          <w:b/>
          <w:i/>
          <w:sz w:val="20"/>
        </w:rPr>
        <w:t>here</w:t>
      </w:r>
      <w:r w:rsidR="00130BB0" w:rsidRPr="004334D8">
        <w:rPr>
          <w:i/>
          <w:sz w:val="20"/>
        </w:rPr>
        <w:t xml:space="preserve">: </w:t>
      </w:r>
      <w:r w:rsidR="00000000">
        <w:fldChar w:fldCharType="begin"/>
      </w:r>
      <w:r w:rsidR="00000000">
        <w:instrText xml:space="preserve"> HYPERLINK "https://ibm.box.com/s/qkq21vumnfn4coyy6mjvgvr7c08zcw34" </w:instrText>
      </w:r>
      <w:ins w:id="54" w:author="Mariana Lomeli" w:date="2022-10-14T12:02:00Z"/>
      <w:r w:rsidR="00000000">
        <w:fldChar w:fldCharType="separate"/>
      </w:r>
      <w:r w:rsidR="00C061BB" w:rsidRPr="004334D8">
        <w:rPr>
          <w:rStyle w:val="Hipervnculo"/>
          <w:i/>
          <w:sz w:val="20"/>
        </w:rPr>
        <w:t>Additional Clause Checklist and Additional Clause Document for SRA</w:t>
      </w:r>
      <w:r w:rsidR="00000000">
        <w:rPr>
          <w:rStyle w:val="Hipervnculo"/>
          <w:i/>
          <w:sz w:val="20"/>
        </w:rPr>
        <w:fldChar w:fldCharType="end"/>
      </w:r>
    </w:p>
    <w:p w14:paraId="0AD57515" w14:textId="77777777" w:rsidR="002B41FE" w:rsidRPr="004334D8" w:rsidRDefault="002B41FE" w:rsidP="002B41FE">
      <w:pPr>
        <w:divId w:val="3768702467"/>
        <w:rPr>
          <w:i/>
          <w:iCs/>
          <w:color w:val="7030A0"/>
          <w:sz w:val="20"/>
          <w:szCs w:val="20"/>
        </w:rPr>
      </w:pPr>
      <w:r w:rsidRPr="004334D8">
        <w:rPr>
          <w:i/>
          <w:iCs/>
          <w:color w:val="7030A0"/>
          <w:sz w:val="20"/>
          <w:szCs w:val="20"/>
        </w:rPr>
        <w:t>Additional Clauses are in a folder under Contracts Inventory named Additional Clauses. If you do not see the folder, scroll to the next page.</w:t>
      </w:r>
    </w:p>
    <w:p w14:paraId="2D8CB4C9" w14:textId="77777777" w:rsidR="002B41FE" w:rsidRPr="004334D8" w:rsidRDefault="002B41FE" w:rsidP="002B41FE">
      <w:pPr>
        <w:divId w:val="3768702468"/>
        <w:rPr>
          <w:color w:val="7030A0"/>
          <w:sz w:val="20"/>
          <w:szCs w:val="20"/>
        </w:rPr>
      </w:pPr>
      <w:r w:rsidRPr="004334D8">
        <w:rPr>
          <w:rFonts w:eastAsia="Times New Roman"/>
          <w:i/>
          <w:iCs/>
          <w:color w:val="7030A0"/>
          <w:sz w:val="20"/>
          <w:szCs w:val="20"/>
        </w:rPr>
        <w:t>Copy the applicable ADDITIONAL CLAUSE/S from the file and paste it into the body of this SOW as a new subsection before the signature block.</w:t>
      </w:r>
    </w:p>
    <w:p w14:paraId="37C139DC" w14:textId="77777777" w:rsidR="002B41FE" w:rsidRPr="004334D8" w:rsidRDefault="002B41FE" w:rsidP="00130BB0">
      <w:pPr>
        <w:pStyle w:val="IBMBody"/>
        <w:rPr>
          <w:i/>
          <w:sz w:val="20"/>
        </w:rPr>
      </w:pPr>
    </w:p>
    <w:p w14:paraId="7A90A868" w14:textId="796569B1" w:rsidR="001E7891" w:rsidRPr="004334D8" w:rsidRDefault="002B41FE" w:rsidP="004334D8">
      <w:pPr>
        <w:autoSpaceDE w:val="0"/>
        <w:autoSpaceDN w:val="0"/>
        <w:adjustRightInd w:val="0"/>
        <w:spacing w:after="0"/>
        <w:jc w:val="both"/>
        <w:divId w:val="3768702469"/>
        <w:rPr>
          <w:sz w:val="20"/>
          <w:szCs w:val="20"/>
        </w:rPr>
      </w:pPr>
      <w:r w:rsidRPr="004334D8">
        <w:rPr>
          <w:rFonts w:eastAsia="Times New Roman"/>
          <w:i/>
          <w:iCs/>
          <w:color w:val="7030A0"/>
          <w:sz w:val="20"/>
          <w:szCs w:val="20"/>
        </w:rPr>
        <w:t>REMOVE THESE INSTRUCTIONS PRIOR TO PRESENTATION OF THE SOW TO THE SUPPLIER.</w:t>
      </w:r>
      <w:r w:rsidR="00C061BB" w:rsidRPr="004334D8">
        <w:rPr>
          <w:rFonts w:eastAsia="Times New Roman"/>
          <w:i/>
          <w:iCs/>
          <w:color w:val="7030A0"/>
          <w:sz w:val="20"/>
          <w:szCs w:val="20"/>
        </w:rPr>
        <w:t>PRIOR TO PRESENTATION TO THE SUPPLIER.</w:t>
      </w:r>
    </w:p>
    <w:p w14:paraId="2267630A" w14:textId="77777777" w:rsidR="008576CF" w:rsidRDefault="008576CF" w:rsidP="00A41427">
      <w:r>
        <w:br w:type="page"/>
      </w:r>
    </w:p>
    <w:p w14:paraId="5B2ED7D5" w14:textId="77777777" w:rsidR="00F81460" w:rsidRPr="00F81460" w:rsidRDefault="00F81460" w:rsidP="00F81460">
      <w:pPr>
        <w:spacing w:before="120"/>
        <w:jc w:val="center"/>
        <w:divId w:val="3768702470"/>
        <w:rPr>
          <w:rFonts w:eastAsia="Calibri"/>
          <w:b/>
          <w:bCs/>
          <w:color w:val="000000"/>
        </w:rPr>
      </w:pPr>
      <w:r w:rsidRPr="00F81460">
        <w:rPr>
          <w:rFonts w:eastAsia="Calibri"/>
          <w:b/>
          <w:bCs/>
          <w:color w:val="000000"/>
        </w:rPr>
        <w:lastRenderedPageBreak/>
        <w:t>PROCESSING DETAILS EXHIBIT</w:t>
      </w:r>
    </w:p>
    <w:p w14:paraId="2F1AE371" w14:textId="77777777" w:rsidR="00F81460" w:rsidRPr="00F81460" w:rsidRDefault="00F81460" w:rsidP="00F81460">
      <w:pPr>
        <w:rPr>
          <w:rFonts w:eastAsia="Calibri"/>
        </w:rPr>
      </w:pPr>
    </w:p>
    <w:p w14:paraId="35943075" w14:textId="77777777" w:rsidR="00F81460" w:rsidRPr="00F81460" w:rsidRDefault="00F81460" w:rsidP="00F81460">
      <w:pPr>
        <w:rPr>
          <w:rFonts w:eastAsia="Calibri"/>
        </w:rPr>
      </w:pPr>
    </w:p>
    <w:p w14:paraId="1113BA25" w14:textId="77777777" w:rsidR="00F81460" w:rsidRPr="00F81460" w:rsidRDefault="00F81460" w:rsidP="00F81460">
      <w:pPr>
        <w:divId w:val="3768702471"/>
        <w:rPr>
          <w:rFonts w:eastAsia="Calibri"/>
          <w:color w:val="000000"/>
        </w:rPr>
      </w:pPr>
      <w:r w:rsidRPr="00F81460">
        <w:rPr>
          <w:rFonts w:eastAsia="Calibri"/>
        </w:rPr>
        <w:t>This Exhibit covers Supplier’s Processing of Personal Data under all Transaction Documents and identifies, with respect to that Processing, the following: (a) categories of Data Subjects, (b) types of Personal Data, (c) data actions and Processing activities, (d) duration and frequency of Processing, and (e) a list of the Subprocessors.</w:t>
      </w:r>
      <w:r w:rsidRPr="00F81460">
        <w:rPr>
          <w:rFonts w:eastAsia="Calibri"/>
          <w:color w:val="000000"/>
        </w:rPr>
        <w:t xml:space="preserve"> This Exhibit is incorporated into and made a part of the EU SCCs by reference.</w:t>
      </w:r>
    </w:p>
    <w:p w14:paraId="3CD8D56A" w14:textId="77777777" w:rsidR="00F81460" w:rsidRPr="00F81460" w:rsidRDefault="00F81460" w:rsidP="00F81460">
      <w:pPr>
        <w:divId w:val="3768702472"/>
        <w:rPr>
          <w:rFonts w:eastAsia="Calibri"/>
          <w:b/>
          <w:bCs/>
        </w:rPr>
      </w:pPr>
      <w:r w:rsidRPr="00F81460">
        <w:rPr>
          <w:rFonts w:eastAsia="Calibri"/>
          <w:color w:val="000000"/>
        </w:rPr>
        <w:t>Capitalized terms used in this Exhibit have the meaning given in the EU SCCs.</w:t>
      </w:r>
      <w:r w:rsidRPr="00F81460">
        <w:rPr>
          <w:rFonts w:eastAsia="Calibri"/>
          <w:b/>
          <w:bCs/>
        </w:rPr>
        <w:t xml:space="preserve"> </w:t>
      </w:r>
    </w:p>
    <w:p w14:paraId="65801148" w14:textId="77777777" w:rsidR="00F81460" w:rsidRPr="00F81460" w:rsidRDefault="00F81460" w:rsidP="00F81460">
      <w:pPr>
        <w:numPr>
          <w:ilvl w:val="0"/>
          <w:numId w:val="15"/>
        </w:numPr>
        <w:ind w:left="0" w:firstLine="0"/>
        <w:contextualSpacing/>
        <w:divId w:val="3768706473"/>
        <w:rPr>
          <w:rFonts w:eastAsia="Calibri"/>
          <w:b/>
          <w:bCs/>
          <w:color w:val="000000"/>
        </w:rPr>
      </w:pPr>
      <w:r w:rsidRPr="00F81460">
        <w:rPr>
          <w:rFonts w:eastAsia="Calibri"/>
          <w:b/>
          <w:bCs/>
          <w:color w:val="000000"/>
        </w:rPr>
        <w:t xml:space="preserve">Data Subjects </w:t>
      </w:r>
    </w:p>
    <w:p w14:paraId="7D23E5D2" w14:textId="77777777" w:rsidR="00F81460" w:rsidRPr="00F81460" w:rsidRDefault="00F81460" w:rsidP="00F81460">
      <w:pPr>
        <w:divId w:val="3768706474"/>
        <w:rPr>
          <w:rFonts w:eastAsia="Calibri"/>
          <w:color w:val="000000"/>
        </w:rPr>
      </w:pPr>
      <w:r w:rsidRPr="00F81460">
        <w:rPr>
          <w:rFonts w:eastAsia="Calibri"/>
          <w:color w:val="000000"/>
        </w:rPr>
        <w:t>The following lists the categories of Data Subjects whose Personal Data generally are or can be Processed in connection with the Services:</w:t>
      </w:r>
      <w:r w:rsidRPr="00F81460" w:rsidDel="009C5255">
        <w:rPr>
          <w:rFonts w:eastAsia="Calibri"/>
          <w:color w:val="000000"/>
        </w:rPr>
        <w:t xml:space="preserve"> </w:t>
      </w:r>
    </w:p>
    <w:p w14:paraId="6534B45B" w14:textId="77777777" w:rsidR="00F81460" w:rsidRPr="00F81460" w:rsidRDefault="00F81460" w:rsidP="00F81460">
      <w:pPr>
        <w:divId w:val="3768706475"/>
        <w:rPr>
          <w:rFonts w:eastAsia="Calibri"/>
          <w:i/>
          <w:color w:val="FF0000"/>
        </w:rPr>
      </w:pPr>
      <w:r w:rsidRPr="00F81460">
        <w:rPr>
          <w:rFonts w:eastAsia="Calibri"/>
          <w:i/>
          <w:color w:val="FF0000"/>
        </w:rPr>
        <w:t>{Please untick the boxes that do not apply.}</w:t>
      </w:r>
    </w:p>
    <w:p w14:paraId="31F7E5B2" w14:textId="77777777" w:rsidR="00F81460" w:rsidRPr="00F81460" w:rsidRDefault="00000000" w:rsidP="00F81460">
      <w:pPr>
        <w:spacing w:after="0"/>
        <w:ind w:left="709" w:hanging="709"/>
        <w:divId w:val="3768706476"/>
        <w:rPr>
          <w:rFonts w:eastAsia="Calibri"/>
        </w:rPr>
      </w:pPr>
      <w:sdt>
        <w:sdtPr>
          <w:rPr>
            <w:rFonts w:eastAsia="Calibri"/>
          </w:rPr>
          <w:id w:val="-410770957"/>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employees of IBM, IBM affiliates, Customers or business partners (including contractors, temporary workers, volunteers, assignees, trainees, retirees, pre-hires/applicants)</w:t>
      </w:r>
    </w:p>
    <w:p w14:paraId="0E33A0F4" w14:textId="77777777" w:rsidR="00F81460" w:rsidRPr="00F81460" w:rsidRDefault="00000000" w:rsidP="00F81460">
      <w:pPr>
        <w:spacing w:after="0"/>
        <w:divId w:val="3768706477"/>
        <w:rPr>
          <w:rFonts w:eastAsia="Calibri"/>
        </w:rPr>
      </w:pPr>
      <w:sdt>
        <w:sdtPr>
          <w:rPr>
            <w:rFonts w:eastAsia="Calibri"/>
          </w:rPr>
          <w:id w:val="985431349"/>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Customers or Customer’s clients (if individuals)</w:t>
      </w:r>
    </w:p>
    <w:p w14:paraId="6DB26876" w14:textId="77777777" w:rsidR="00F81460" w:rsidRPr="00F81460" w:rsidRDefault="00000000" w:rsidP="00F81460">
      <w:pPr>
        <w:spacing w:after="0"/>
        <w:ind w:left="720" w:hanging="720"/>
        <w:divId w:val="3768706478"/>
        <w:rPr>
          <w:rFonts w:eastAsia="Calibri"/>
        </w:rPr>
      </w:pPr>
      <w:sdt>
        <w:sdtPr>
          <w:rPr>
            <w:rFonts w:eastAsia="Calibri"/>
          </w:rPr>
          <w:id w:val="1804887211"/>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employees of Suppliers and subcontractors (including contractors, temporary workers, volunteers, assignees, trainees, retirees, pre-hires/applicants)</w:t>
      </w:r>
    </w:p>
    <w:p w14:paraId="705E5D11" w14:textId="77777777" w:rsidR="00F81460" w:rsidRPr="00F81460" w:rsidRDefault="00000000" w:rsidP="00F81460">
      <w:pPr>
        <w:spacing w:after="0"/>
        <w:divId w:val="3768706479"/>
        <w:rPr>
          <w:rFonts w:eastAsia="Calibri"/>
        </w:rPr>
      </w:pPr>
      <w:sdt>
        <w:sdtPr>
          <w:rPr>
            <w:rFonts w:eastAsia="Calibri"/>
          </w:rPr>
          <w:id w:val="-1274933946"/>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IBM’s on-site visitors</w:t>
      </w:r>
    </w:p>
    <w:p w14:paraId="6F254C16" w14:textId="77777777" w:rsidR="00F81460" w:rsidRPr="00F81460" w:rsidRDefault="00000000" w:rsidP="00F81460">
      <w:pPr>
        <w:spacing w:after="0"/>
        <w:ind w:left="720" w:hanging="720"/>
        <w:divId w:val="3768706480"/>
        <w:rPr>
          <w:rFonts w:eastAsia="Calibri"/>
        </w:rPr>
      </w:pPr>
      <w:sdt>
        <w:sdtPr>
          <w:rPr>
            <w:rFonts w:eastAsia="Calibri"/>
          </w:rPr>
          <w:id w:val="1115258526"/>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IBM’s, IBM affiliates’, Customers’ or business partners’ agents, consultants and other professional experts</w:t>
      </w:r>
    </w:p>
    <w:p w14:paraId="04E4CC07" w14:textId="77777777" w:rsidR="00F81460" w:rsidRPr="00F81460" w:rsidRDefault="00F81460" w:rsidP="00F81460">
      <w:pPr>
        <w:spacing w:after="0"/>
        <w:rPr>
          <w:rFonts w:eastAsia="Calibri"/>
        </w:rPr>
      </w:pPr>
    </w:p>
    <w:p w14:paraId="5873C889" w14:textId="77777777" w:rsidR="00F81460" w:rsidRPr="00F81460" w:rsidRDefault="00F81460" w:rsidP="00F81460">
      <w:pPr>
        <w:numPr>
          <w:ilvl w:val="0"/>
          <w:numId w:val="15"/>
        </w:numPr>
        <w:ind w:left="0" w:firstLine="0"/>
        <w:contextualSpacing/>
        <w:divId w:val="3768706481"/>
        <w:rPr>
          <w:rFonts w:eastAsia="Calibri"/>
          <w:b/>
          <w:bCs/>
        </w:rPr>
      </w:pPr>
      <w:r w:rsidRPr="00F81460">
        <w:rPr>
          <w:rFonts w:eastAsia="Calibri"/>
          <w:b/>
          <w:bCs/>
        </w:rPr>
        <w:t>Types of Personal Data</w:t>
      </w:r>
    </w:p>
    <w:p w14:paraId="6CE11F1C" w14:textId="77777777" w:rsidR="00F81460" w:rsidRPr="00F81460" w:rsidRDefault="00F81460" w:rsidP="00F81460">
      <w:pPr>
        <w:divId w:val="3768706482"/>
        <w:rPr>
          <w:rFonts w:eastAsia="Calibri"/>
        </w:rPr>
      </w:pPr>
      <w:r w:rsidRPr="00F81460">
        <w:rPr>
          <w:rFonts w:eastAsia="Calibri"/>
        </w:rPr>
        <w:t>The following lists the types of Personal Data that generally are or can be Processed in connection with the Services:</w:t>
      </w:r>
    </w:p>
    <w:p w14:paraId="1373723B" w14:textId="77777777" w:rsidR="00F81460" w:rsidRPr="00F81460" w:rsidRDefault="00F81460" w:rsidP="00F81460">
      <w:pPr>
        <w:divId w:val="3768706483"/>
        <w:rPr>
          <w:rFonts w:eastAsia="Calibri"/>
          <w:i/>
          <w:color w:val="FF0000"/>
        </w:rPr>
      </w:pPr>
      <w:r w:rsidRPr="00F81460">
        <w:rPr>
          <w:rFonts w:eastAsia="Calibri"/>
          <w:i/>
          <w:color w:val="FF0000"/>
        </w:rPr>
        <w:t>{Please untick the boxes that do not apply.}</w:t>
      </w:r>
    </w:p>
    <w:p w14:paraId="4EF1FB0E" w14:textId="77777777" w:rsidR="00F81460" w:rsidRPr="00F81460" w:rsidRDefault="00000000" w:rsidP="00F81460">
      <w:pPr>
        <w:spacing w:after="0"/>
        <w:divId w:val="3768706484"/>
        <w:rPr>
          <w:rFonts w:eastAsia="Calibri"/>
        </w:rPr>
      </w:pPr>
      <w:sdt>
        <w:sdtPr>
          <w:rPr>
            <w:rFonts w:eastAsia="Calibri"/>
          </w:rPr>
          <w:id w:val="-2129156712"/>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business contact information (e.g., name, business phone number, e-mail address, and physical address)</w:t>
      </w:r>
    </w:p>
    <w:p w14:paraId="343915B6" w14:textId="77777777" w:rsidR="00F81460" w:rsidRPr="00F81460" w:rsidRDefault="00000000" w:rsidP="00F81460">
      <w:pPr>
        <w:spacing w:after="0"/>
        <w:divId w:val="3768706485"/>
        <w:rPr>
          <w:rFonts w:eastAsia="Calibri"/>
        </w:rPr>
      </w:pPr>
      <w:sdt>
        <w:sdtPr>
          <w:rPr>
            <w:rFonts w:eastAsia="Calibri"/>
          </w:rPr>
          <w:id w:val="-389421536"/>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basic human resources data (e.g., name, phone number, e-mail address, and physical address)</w:t>
      </w:r>
    </w:p>
    <w:p w14:paraId="0D02C7DA" w14:textId="77777777" w:rsidR="00F81460" w:rsidRPr="00F81460" w:rsidRDefault="00000000" w:rsidP="00F81460">
      <w:pPr>
        <w:spacing w:after="0"/>
        <w:ind w:left="720" w:hanging="720"/>
        <w:divId w:val="3768706486"/>
        <w:rPr>
          <w:rFonts w:eastAsia="Calibri"/>
        </w:rPr>
      </w:pPr>
      <w:sdt>
        <w:sdtPr>
          <w:rPr>
            <w:rFonts w:eastAsia="Calibri"/>
          </w:rPr>
          <w:id w:val="-233086568"/>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factual circumstances / possession feature (e.g., ownership of cars or real estate; license plate numbers; car/property registration data; income data; liabilities; debts and assets)</w:t>
      </w:r>
    </w:p>
    <w:p w14:paraId="3EB9BCC7" w14:textId="77777777" w:rsidR="00F81460" w:rsidRPr="00F81460" w:rsidRDefault="00000000" w:rsidP="00F81460">
      <w:pPr>
        <w:spacing w:after="0"/>
        <w:ind w:left="720" w:hanging="720"/>
        <w:divId w:val="3768706487"/>
        <w:rPr>
          <w:rFonts w:eastAsia="Calibri"/>
        </w:rPr>
      </w:pPr>
      <w:sdt>
        <w:sdtPr>
          <w:rPr>
            <w:rFonts w:eastAsia="Calibri"/>
          </w:rPr>
          <w:id w:val="-583530850"/>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 xml:space="preserve">capabilities and qualifications (e.g., education and professional certificates, profession and employment information, professional affiliations) </w:t>
      </w:r>
    </w:p>
    <w:p w14:paraId="768BFC2D" w14:textId="77777777" w:rsidR="00F81460" w:rsidRPr="00F81460" w:rsidRDefault="00000000" w:rsidP="00F81460">
      <w:pPr>
        <w:spacing w:after="0"/>
        <w:divId w:val="3768706488"/>
        <w:rPr>
          <w:rFonts w:eastAsia="Calibri"/>
        </w:rPr>
      </w:pPr>
      <w:sdt>
        <w:sdtPr>
          <w:rPr>
            <w:rFonts w:eastAsia="Calibri"/>
          </w:rPr>
          <w:id w:val="-1010823775"/>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 xml:space="preserve"> </w:t>
      </w:r>
      <w:r w:rsidR="00F81460" w:rsidRPr="00F81460">
        <w:rPr>
          <w:rFonts w:eastAsia="Calibri"/>
        </w:rPr>
        <w:tab/>
        <w:t>location identifiers (e.g., geo-location)</w:t>
      </w:r>
    </w:p>
    <w:p w14:paraId="73563B09" w14:textId="77777777" w:rsidR="00F81460" w:rsidRPr="00F81460" w:rsidRDefault="00000000" w:rsidP="00F81460">
      <w:pPr>
        <w:spacing w:after="0"/>
        <w:divId w:val="3768706489"/>
        <w:rPr>
          <w:rFonts w:eastAsia="Calibri"/>
        </w:rPr>
      </w:pPr>
      <w:sdt>
        <w:sdtPr>
          <w:rPr>
            <w:rFonts w:eastAsia="Calibri"/>
          </w:rPr>
          <w:id w:val="1297258462"/>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 xml:space="preserve"> </w:t>
      </w:r>
      <w:r w:rsidR="00F81460" w:rsidRPr="00F81460">
        <w:rPr>
          <w:rFonts w:eastAsia="Calibri"/>
        </w:rPr>
        <w:tab/>
        <w:t>job category (</w:t>
      </w:r>
      <w:r w:rsidR="00F81460" w:rsidRPr="00F81460">
        <w:rPr>
          <w:rFonts w:eastAsia="Calibri"/>
          <w:iCs/>
        </w:rPr>
        <w:t>e.g.,</w:t>
      </w:r>
      <w:r w:rsidR="00F81460" w:rsidRPr="00F81460">
        <w:rPr>
          <w:rFonts w:eastAsia="Calibri"/>
        </w:rPr>
        <w:t xml:space="preserve"> occupation and title)</w:t>
      </w:r>
    </w:p>
    <w:p w14:paraId="4E23CFAA" w14:textId="77777777" w:rsidR="00F81460" w:rsidRPr="00F81460" w:rsidRDefault="00000000" w:rsidP="00F81460">
      <w:pPr>
        <w:spacing w:after="0"/>
        <w:divId w:val="3768706490"/>
        <w:rPr>
          <w:rFonts w:eastAsia="Calibri"/>
        </w:rPr>
      </w:pPr>
      <w:sdt>
        <w:sdtPr>
          <w:rPr>
            <w:rFonts w:eastAsia="Calibri"/>
          </w:rPr>
          <w:id w:val="-1551530101"/>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system access / usage / authorization data</w:t>
      </w:r>
    </w:p>
    <w:p w14:paraId="4EE28F4A" w14:textId="77777777" w:rsidR="00F81460" w:rsidRPr="00F81460" w:rsidRDefault="00000000" w:rsidP="00F81460">
      <w:pPr>
        <w:spacing w:after="0"/>
        <w:divId w:val="3768706491"/>
        <w:rPr>
          <w:rFonts w:eastAsia="Calibri"/>
        </w:rPr>
      </w:pPr>
      <w:sdt>
        <w:sdtPr>
          <w:rPr>
            <w:rFonts w:eastAsia="Calibri"/>
          </w:rPr>
          <w:id w:val="1541856737"/>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performance data (e.g., ratings or evaluations)</w:t>
      </w:r>
    </w:p>
    <w:p w14:paraId="649FDE40" w14:textId="77777777" w:rsidR="00F81460" w:rsidRPr="00F81460" w:rsidRDefault="00000000" w:rsidP="00F81460">
      <w:pPr>
        <w:spacing w:after="0"/>
        <w:divId w:val="3768706492"/>
        <w:rPr>
          <w:rFonts w:eastAsia="Calibri"/>
        </w:rPr>
      </w:pPr>
      <w:sdt>
        <w:sdtPr>
          <w:rPr>
            <w:rFonts w:eastAsia="Calibri"/>
          </w:rPr>
          <w:id w:val="349535753"/>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relationship data (e.g., marital status)</w:t>
      </w:r>
    </w:p>
    <w:p w14:paraId="641E2B51" w14:textId="77777777" w:rsidR="00F81460" w:rsidRPr="00F81460" w:rsidRDefault="00000000" w:rsidP="00F81460">
      <w:pPr>
        <w:spacing w:after="0"/>
        <w:divId w:val="3768706493"/>
        <w:rPr>
          <w:rFonts w:eastAsia="Calibri"/>
        </w:rPr>
      </w:pPr>
      <w:sdt>
        <w:sdtPr>
          <w:rPr>
            <w:rFonts w:eastAsia="Calibri"/>
          </w:rPr>
          <w:id w:val="490304107"/>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unique online identifiers (e.g., IP addresses)</w:t>
      </w:r>
    </w:p>
    <w:p w14:paraId="7470BC1B" w14:textId="77777777" w:rsidR="00F81460" w:rsidRPr="00F81460" w:rsidRDefault="00000000" w:rsidP="00F81460">
      <w:pPr>
        <w:spacing w:after="0"/>
        <w:divId w:val="3768706494"/>
        <w:rPr>
          <w:rFonts w:eastAsia="Calibri"/>
        </w:rPr>
      </w:pPr>
      <w:sdt>
        <w:sdtPr>
          <w:rPr>
            <w:rFonts w:eastAsia="Calibri"/>
          </w:rPr>
          <w:id w:val="352770398"/>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videos, images, pictures, photos of natural persons</w:t>
      </w:r>
    </w:p>
    <w:p w14:paraId="23ED576A" w14:textId="77777777" w:rsidR="00F81460" w:rsidRPr="00F81460" w:rsidRDefault="00000000" w:rsidP="00F81460">
      <w:pPr>
        <w:spacing w:after="0"/>
        <w:divId w:val="3768706495"/>
        <w:rPr>
          <w:rFonts w:eastAsia="Calibri"/>
        </w:rPr>
      </w:pPr>
      <w:sdt>
        <w:sdtPr>
          <w:rPr>
            <w:rFonts w:eastAsia="Calibri"/>
          </w:rPr>
          <w:id w:val="-1599010018"/>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 xml:space="preserve">audio recordings of natural persons </w:t>
      </w:r>
    </w:p>
    <w:p w14:paraId="633F3DDF" w14:textId="77777777" w:rsidR="00F81460" w:rsidRPr="00F81460" w:rsidRDefault="00F81460" w:rsidP="00F81460">
      <w:pPr>
        <w:spacing w:after="0"/>
        <w:rPr>
          <w:rFonts w:eastAsia="Calibri"/>
        </w:rPr>
      </w:pPr>
      <w:r w:rsidRPr="00F81460">
        <w:rPr>
          <w:rFonts w:eastAsia="Calibri"/>
        </w:rPr>
        <w:tab/>
      </w:r>
    </w:p>
    <w:p w14:paraId="0C356EFA" w14:textId="77777777" w:rsidR="00F81460" w:rsidRPr="00F81460" w:rsidRDefault="00F81460" w:rsidP="00F81460">
      <w:pPr>
        <w:numPr>
          <w:ilvl w:val="0"/>
          <w:numId w:val="15"/>
        </w:numPr>
        <w:ind w:left="0" w:firstLine="0"/>
        <w:divId w:val="3768706496"/>
        <w:rPr>
          <w:rFonts w:eastAsia="Calibri"/>
          <w:b/>
          <w:bCs/>
        </w:rPr>
      </w:pPr>
      <w:r w:rsidRPr="00F81460">
        <w:rPr>
          <w:rFonts w:eastAsia="Calibri"/>
          <w:b/>
          <w:bCs/>
        </w:rPr>
        <w:t>Sensitive Personal Data</w:t>
      </w:r>
    </w:p>
    <w:p w14:paraId="78EF33ED" w14:textId="77777777" w:rsidR="00F81460" w:rsidRPr="00F81460" w:rsidRDefault="00F81460" w:rsidP="00F81460">
      <w:pPr>
        <w:divId w:val="3768706497"/>
        <w:rPr>
          <w:rFonts w:eastAsia="Calibri"/>
        </w:rPr>
      </w:pPr>
      <w:r w:rsidRPr="00F81460">
        <w:rPr>
          <w:rFonts w:eastAsia="Calibri"/>
        </w:rPr>
        <w:t>The following lists the categories of Sensitive Personal Data that generally are or can be Processed in connection with the Services:</w:t>
      </w:r>
    </w:p>
    <w:p w14:paraId="0BA7F367" w14:textId="77777777" w:rsidR="00F81460" w:rsidRPr="00F81460" w:rsidRDefault="00F81460" w:rsidP="00F81460">
      <w:pPr>
        <w:divId w:val="3768706498"/>
        <w:rPr>
          <w:rFonts w:eastAsia="Calibri"/>
          <w:i/>
          <w:color w:val="FF0000"/>
        </w:rPr>
      </w:pPr>
      <w:r w:rsidRPr="00F81460">
        <w:rPr>
          <w:rFonts w:eastAsia="Calibri"/>
          <w:i/>
          <w:color w:val="FF0000"/>
        </w:rPr>
        <w:t>{Please untick the boxes that do not apply.}</w:t>
      </w:r>
    </w:p>
    <w:p w14:paraId="453163E6" w14:textId="77777777" w:rsidR="00F81460" w:rsidRPr="00F81460" w:rsidRDefault="00000000" w:rsidP="00F81460">
      <w:pPr>
        <w:spacing w:after="0"/>
        <w:ind w:left="720" w:hanging="720"/>
        <w:divId w:val="3768706499"/>
        <w:rPr>
          <w:rFonts w:eastAsia="Calibri"/>
        </w:rPr>
      </w:pPr>
      <w:sdt>
        <w:sdtPr>
          <w:rPr>
            <w:rFonts w:eastAsia="Calibri"/>
          </w:rPr>
          <w:id w:val="1752393686"/>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country identification number (e.g., Social Security Number (SSN), Social Insurance Number (SIN) or other governmentally issued identification number such as driver’s license or passport number)</w:t>
      </w:r>
    </w:p>
    <w:p w14:paraId="12D25236" w14:textId="77777777" w:rsidR="00F81460" w:rsidRPr="00F81460" w:rsidRDefault="00000000" w:rsidP="00F81460">
      <w:pPr>
        <w:spacing w:after="0"/>
        <w:divId w:val="3768706500"/>
        <w:rPr>
          <w:rFonts w:eastAsia="Calibri"/>
        </w:rPr>
      </w:pPr>
      <w:sdt>
        <w:sdtPr>
          <w:rPr>
            <w:rFonts w:eastAsia="Calibri"/>
          </w:rPr>
          <w:id w:val="354083392"/>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financial data (e.g., bank account number, credit card or debit card number, credit information of Data Subjects)</w:t>
      </w:r>
    </w:p>
    <w:p w14:paraId="29A8AB6C" w14:textId="77777777" w:rsidR="00F81460" w:rsidRPr="00F81460" w:rsidRDefault="00000000" w:rsidP="00F81460">
      <w:pPr>
        <w:spacing w:after="0"/>
        <w:ind w:left="720" w:hanging="720"/>
        <w:divId w:val="3768706501"/>
        <w:rPr>
          <w:rFonts w:eastAsia="Calibri"/>
        </w:rPr>
      </w:pPr>
      <w:sdt>
        <w:sdtPr>
          <w:rPr>
            <w:rFonts w:eastAsia="Calibri"/>
          </w:rPr>
          <w:id w:val="594758769"/>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health and medical information (e.g., health insurance identification numbers; health care treatment or diagnosis information).</w:t>
      </w:r>
    </w:p>
    <w:p w14:paraId="46C524DA" w14:textId="77777777" w:rsidR="00F81460" w:rsidRPr="00F81460" w:rsidRDefault="00000000" w:rsidP="00F81460">
      <w:pPr>
        <w:spacing w:after="0"/>
        <w:divId w:val="3768706502"/>
        <w:rPr>
          <w:rFonts w:eastAsia="Calibri"/>
        </w:rPr>
      </w:pPr>
      <w:sdt>
        <w:sdtPr>
          <w:rPr>
            <w:rFonts w:eastAsia="Calibri"/>
          </w:rPr>
          <w:id w:val="457997765"/>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 xml:space="preserve">date of birth </w:t>
      </w:r>
    </w:p>
    <w:p w14:paraId="14239823" w14:textId="77777777" w:rsidR="00F81460" w:rsidRPr="00F81460" w:rsidRDefault="00000000" w:rsidP="00F81460">
      <w:pPr>
        <w:spacing w:after="0"/>
        <w:divId w:val="3768706503"/>
        <w:rPr>
          <w:rFonts w:eastAsia="Calibri"/>
        </w:rPr>
      </w:pPr>
      <w:sdt>
        <w:sdtPr>
          <w:rPr>
            <w:rFonts w:eastAsia="Calibri"/>
          </w:rPr>
          <w:id w:val="1605756731"/>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racial or ethnic origin</w:t>
      </w:r>
    </w:p>
    <w:p w14:paraId="3490417F" w14:textId="77777777" w:rsidR="00F81460" w:rsidRPr="00F81460" w:rsidRDefault="00000000" w:rsidP="00F81460">
      <w:pPr>
        <w:spacing w:after="0"/>
        <w:divId w:val="3768706504"/>
        <w:rPr>
          <w:rFonts w:eastAsia="Calibri"/>
        </w:rPr>
      </w:pPr>
      <w:sdt>
        <w:sdtPr>
          <w:rPr>
            <w:rFonts w:eastAsia="Calibri"/>
          </w:rPr>
          <w:id w:val="987356202"/>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 xml:space="preserve">sexual orientation, gender identity or gender expression </w:t>
      </w:r>
    </w:p>
    <w:p w14:paraId="1D2D6341" w14:textId="77777777" w:rsidR="00F81460" w:rsidRPr="00F81460" w:rsidRDefault="00000000" w:rsidP="00F81460">
      <w:pPr>
        <w:spacing w:after="0"/>
        <w:divId w:val="3768706505"/>
        <w:rPr>
          <w:rFonts w:eastAsia="Calibri"/>
        </w:rPr>
      </w:pPr>
      <w:sdt>
        <w:sdtPr>
          <w:rPr>
            <w:rFonts w:eastAsia="Calibri"/>
          </w:rPr>
          <w:id w:val="-912012926"/>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political opinions</w:t>
      </w:r>
    </w:p>
    <w:p w14:paraId="71457E57" w14:textId="77777777" w:rsidR="00F81460" w:rsidRPr="00F81460" w:rsidRDefault="00000000" w:rsidP="00F81460">
      <w:pPr>
        <w:spacing w:after="0"/>
        <w:divId w:val="3768706506"/>
        <w:rPr>
          <w:rFonts w:eastAsia="Calibri"/>
        </w:rPr>
      </w:pPr>
      <w:sdt>
        <w:sdtPr>
          <w:rPr>
            <w:rFonts w:eastAsia="Calibri"/>
          </w:rPr>
          <w:id w:val="-721366254"/>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religious, ideological or philosophical beliefs</w:t>
      </w:r>
    </w:p>
    <w:p w14:paraId="120CC59F" w14:textId="77777777" w:rsidR="00F81460" w:rsidRPr="00F81460" w:rsidRDefault="00000000" w:rsidP="00F81460">
      <w:pPr>
        <w:spacing w:after="0"/>
        <w:divId w:val="3768706507"/>
        <w:rPr>
          <w:rFonts w:eastAsia="Calibri"/>
        </w:rPr>
      </w:pPr>
      <w:sdt>
        <w:sdtPr>
          <w:rPr>
            <w:rFonts w:eastAsia="Calibri"/>
          </w:rPr>
          <w:id w:val="-750959966"/>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trade union membership</w:t>
      </w:r>
    </w:p>
    <w:p w14:paraId="0F061B8A" w14:textId="77777777" w:rsidR="00F81460" w:rsidRPr="00F81460" w:rsidRDefault="00000000" w:rsidP="00F81460">
      <w:pPr>
        <w:spacing w:after="0"/>
        <w:divId w:val="3768706508"/>
        <w:rPr>
          <w:rFonts w:eastAsia="Calibri"/>
        </w:rPr>
      </w:pPr>
      <w:sdt>
        <w:sdtPr>
          <w:rPr>
            <w:rFonts w:eastAsia="Calibri"/>
          </w:rPr>
          <w:id w:val="-1536265703"/>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genetic data</w:t>
      </w:r>
    </w:p>
    <w:p w14:paraId="785B2823" w14:textId="77777777" w:rsidR="00F81460" w:rsidRPr="00F81460" w:rsidRDefault="00000000" w:rsidP="00F81460">
      <w:pPr>
        <w:spacing w:after="0"/>
        <w:divId w:val="3768706509"/>
        <w:rPr>
          <w:rFonts w:eastAsia="Calibri"/>
        </w:rPr>
      </w:pPr>
      <w:sdt>
        <w:sdtPr>
          <w:rPr>
            <w:rFonts w:eastAsia="Calibri"/>
          </w:rPr>
          <w:id w:val="-767236618"/>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biometric data (e.g., voice prints)</w:t>
      </w:r>
    </w:p>
    <w:p w14:paraId="5C1FD0F5" w14:textId="77777777" w:rsidR="00F81460" w:rsidRPr="00F81460" w:rsidRDefault="00000000" w:rsidP="00F81460">
      <w:pPr>
        <w:spacing w:after="0"/>
        <w:divId w:val="3768706510"/>
        <w:rPr>
          <w:rFonts w:eastAsia="Calibri"/>
        </w:rPr>
      </w:pPr>
      <w:sdt>
        <w:sdtPr>
          <w:rPr>
            <w:rFonts w:eastAsia="Calibri"/>
          </w:rPr>
          <w:id w:val="424147311"/>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information about criminal proceedings and criminal records</w:t>
      </w:r>
    </w:p>
    <w:p w14:paraId="4BA025CA" w14:textId="77777777" w:rsidR="00F81460" w:rsidRPr="00F81460" w:rsidRDefault="00000000" w:rsidP="00F81460">
      <w:pPr>
        <w:spacing w:after="0"/>
        <w:divId w:val="3768706511"/>
        <w:rPr>
          <w:rFonts w:eastAsia="Calibri"/>
        </w:rPr>
      </w:pPr>
      <w:sdt>
        <w:sdtPr>
          <w:rPr>
            <w:rFonts w:eastAsia="Calibri"/>
          </w:rPr>
          <w:id w:val="-1550299866"/>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 xml:space="preserve">social welfare needs or benefits or other social welfare assistance </w:t>
      </w:r>
    </w:p>
    <w:p w14:paraId="59D6879B" w14:textId="77777777" w:rsidR="00F81460" w:rsidRPr="00F81460" w:rsidRDefault="00000000" w:rsidP="00F81460">
      <w:pPr>
        <w:spacing w:after="0"/>
        <w:divId w:val="3768706512"/>
        <w:rPr>
          <w:rFonts w:eastAsia="Calibri"/>
        </w:rPr>
      </w:pPr>
      <w:sdt>
        <w:sdtPr>
          <w:rPr>
            <w:rFonts w:eastAsia="Calibri"/>
          </w:rPr>
          <w:id w:val="450828600"/>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behavioral data</w:t>
      </w:r>
    </w:p>
    <w:p w14:paraId="161D1B41" w14:textId="77777777" w:rsidR="00F81460" w:rsidRPr="00F81460" w:rsidRDefault="00F81460" w:rsidP="00F81460">
      <w:pPr>
        <w:spacing w:after="0"/>
        <w:rPr>
          <w:rFonts w:eastAsia="Calibri"/>
        </w:rPr>
      </w:pPr>
    </w:p>
    <w:p w14:paraId="75AB4D33" w14:textId="77777777" w:rsidR="00F81460" w:rsidRPr="00F81460" w:rsidRDefault="00F81460" w:rsidP="00F81460">
      <w:pPr>
        <w:numPr>
          <w:ilvl w:val="0"/>
          <w:numId w:val="15"/>
        </w:numPr>
        <w:ind w:left="0" w:firstLine="0"/>
        <w:divId w:val="3768706513"/>
        <w:rPr>
          <w:rFonts w:eastAsia="Calibri"/>
          <w:b/>
        </w:rPr>
      </w:pPr>
      <w:r w:rsidRPr="00F81460">
        <w:rPr>
          <w:rFonts w:eastAsia="Calibri"/>
          <w:b/>
          <w:bCs/>
        </w:rPr>
        <w:t>Business Purposes</w:t>
      </w:r>
    </w:p>
    <w:p w14:paraId="47BD8D65" w14:textId="77777777" w:rsidR="00F81460" w:rsidRPr="00F81460" w:rsidRDefault="00F81460" w:rsidP="00F81460">
      <w:pPr>
        <w:divId w:val="3768706514"/>
        <w:rPr>
          <w:rFonts w:eastAsia="Calibri"/>
        </w:rPr>
      </w:pPr>
      <w:r w:rsidRPr="00F81460">
        <w:rPr>
          <w:rFonts w:eastAsia="Calibri"/>
        </w:rPr>
        <w:t xml:space="preserve">The business purposes for the Processing of Personal Data are:  </w:t>
      </w:r>
    </w:p>
    <w:p w14:paraId="4DE63CDF" w14:textId="77777777" w:rsidR="00F81460" w:rsidRPr="00F81460" w:rsidRDefault="00F81460" w:rsidP="00F81460">
      <w:pPr>
        <w:divId w:val="3768706515"/>
        <w:rPr>
          <w:rFonts w:eastAsia="Calibri"/>
          <w:i/>
          <w:color w:val="FF0000"/>
        </w:rPr>
      </w:pPr>
      <w:r w:rsidRPr="00F81460">
        <w:rPr>
          <w:rFonts w:eastAsia="Calibri"/>
          <w:i/>
          <w:color w:val="FF0000"/>
        </w:rPr>
        <w:t>{Please untick the boxes that do not apply.}</w:t>
      </w:r>
    </w:p>
    <w:p w14:paraId="14BA2768" w14:textId="77777777" w:rsidR="00F81460" w:rsidRPr="00F81460" w:rsidRDefault="00000000" w:rsidP="00F81460">
      <w:pPr>
        <w:spacing w:after="0"/>
        <w:ind w:left="709" w:hanging="709"/>
        <w:divId w:val="3768706516"/>
        <w:rPr>
          <w:rFonts w:eastAsia="Calibri"/>
        </w:rPr>
      </w:pPr>
      <w:sdt>
        <w:sdtPr>
          <w:rPr>
            <w:rFonts w:eastAsia="Calibri"/>
          </w:rPr>
          <w:id w:val="1144550932"/>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Auditing related to counting ad impressions to unique visitors, verifying positioning and quality of ad impressions, and auditing compliance with this specification and other standards.</w:t>
      </w:r>
    </w:p>
    <w:p w14:paraId="448685F1" w14:textId="77777777" w:rsidR="00F81460" w:rsidRPr="00F81460" w:rsidRDefault="00000000" w:rsidP="00F81460">
      <w:pPr>
        <w:spacing w:after="0"/>
        <w:ind w:left="709" w:hanging="709"/>
        <w:divId w:val="3768706517"/>
        <w:rPr>
          <w:rFonts w:eastAsia="Calibri"/>
        </w:rPr>
      </w:pPr>
      <w:sdt>
        <w:sdtPr>
          <w:rPr>
            <w:rFonts w:eastAsia="Calibri"/>
          </w:rPr>
          <w:id w:val="1217477293"/>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Helping to ensure security and integrity to the extent the use of the Data Subject’s Personal Data is reasonably necessary and proportionate for these purposes.</w:t>
      </w:r>
    </w:p>
    <w:p w14:paraId="77CD3B20" w14:textId="77777777" w:rsidR="00F81460" w:rsidRPr="00F81460" w:rsidRDefault="00000000" w:rsidP="00F81460">
      <w:pPr>
        <w:spacing w:after="0"/>
        <w:ind w:left="709" w:hanging="709"/>
        <w:divId w:val="3768706518"/>
        <w:rPr>
          <w:rFonts w:eastAsia="Calibri"/>
        </w:rPr>
      </w:pPr>
      <w:sdt>
        <w:sdtPr>
          <w:rPr>
            <w:rFonts w:eastAsia="Calibri"/>
          </w:rPr>
          <w:id w:val="1287619437"/>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Debugging to identify and repair errors that impair existing intended functionality.</w:t>
      </w:r>
    </w:p>
    <w:p w14:paraId="17622CE5" w14:textId="77777777" w:rsidR="00F81460" w:rsidRPr="00F81460" w:rsidRDefault="00000000" w:rsidP="00F81460">
      <w:pPr>
        <w:spacing w:after="0"/>
        <w:ind w:left="709" w:hanging="709"/>
        <w:divId w:val="3768706519"/>
        <w:rPr>
          <w:rFonts w:eastAsia="Calibri"/>
        </w:rPr>
      </w:pPr>
      <w:sdt>
        <w:sdtPr>
          <w:rPr>
            <w:rFonts w:eastAsia="Calibri"/>
          </w:rPr>
          <w:id w:val="1486439220"/>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Short-term, transient use, including, but not limited to, non-personalized advertising shown as part of a Data Subject’s current interaction with IBM, provided that the Data Subject’s Personal Data are not disclosed to another third party and is not used to build a profile about the Data Subject or otherwise alter the Data Subject’s experience outside the current interaction with IBM.</w:t>
      </w:r>
    </w:p>
    <w:p w14:paraId="2C6100D2" w14:textId="77777777" w:rsidR="00F81460" w:rsidRPr="00F81460" w:rsidRDefault="00000000" w:rsidP="00F81460">
      <w:pPr>
        <w:spacing w:after="0"/>
        <w:ind w:left="709" w:hanging="709"/>
        <w:divId w:val="3768706520"/>
        <w:rPr>
          <w:rFonts w:eastAsia="Calibri"/>
        </w:rPr>
      </w:pPr>
      <w:sdt>
        <w:sdtPr>
          <w:rPr>
            <w:rFonts w:eastAsia="Calibri"/>
          </w:rPr>
          <w:id w:val="1742907908"/>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 xml:space="preserve">Performing services on behalf of IBM, </w:t>
      </w:r>
      <w:r w:rsidR="00F81460" w:rsidRPr="00F81460">
        <w:rPr>
          <w:rFonts w:eastAsia="Calibri"/>
          <w:u w:val="single"/>
        </w:rPr>
        <w:t xml:space="preserve">including </w:t>
      </w:r>
      <w:r w:rsidR="00F81460" w:rsidRPr="00F81460">
        <w:rPr>
          <w:rFonts w:eastAsia="Calibri"/>
        </w:rPr>
        <w:t>maintaining or servicing accounts, providing customer service, processing or fulfilling orders and transactions, verifying customer information, processing payments, providing financing, providing analytic services, providing storage, or providing similar services on behalf of IBM.</w:t>
      </w:r>
    </w:p>
    <w:p w14:paraId="20693189" w14:textId="77777777" w:rsidR="00F81460" w:rsidRPr="00F81460" w:rsidRDefault="00000000" w:rsidP="00F81460">
      <w:pPr>
        <w:spacing w:after="0"/>
        <w:ind w:left="709" w:hanging="709"/>
        <w:divId w:val="3768706521"/>
        <w:rPr>
          <w:rFonts w:eastAsia="Calibri"/>
        </w:rPr>
      </w:pPr>
      <w:sdt>
        <w:sdtPr>
          <w:rPr>
            <w:rFonts w:eastAsia="Calibri"/>
          </w:rPr>
          <w:id w:val="-1402129868"/>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Providing advertising and marketing services, except for cross-context behavioral advertising, to a Data Subject provided that, for the purpose of advertising and marketing, Supplier shall not combine the Personal Data of opted-out Data Subjects that Supplier receives from, or on behalf of, IBM with Personal Data that Supplier receives from, or on behalf of, another person or persons or collects from its own interaction with Data Subjects.</w:t>
      </w:r>
    </w:p>
    <w:p w14:paraId="7E9E25EA" w14:textId="77777777" w:rsidR="00F81460" w:rsidRPr="00F81460" w:rsidRDefault="00000000" w:rsidP="00F81460">
      <w:pPr>
        <w:spacing w:after="0"/>
        <w:ind w:left="706" w:hanging="706"/>
        <w:divId w:val="3768706522"/>
        <w:rPr>
          <w:rFonts w:eastAsia="Calibri"/>
        </w:rPr>
      </w:pPr>
      <w:sdt>
        <w:sdtPr>
          <w:rPr>
            <w:rFonts w:eastAsia="Calibri"/>
          </w:rPr>
          <w:id w:val="1005553048"/>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Undertaking activities to verify or maintain the quality or safety of a service or device that is owned, manufactured, manufactured for, or controlled by IBM, and to improve, upgrade, or enhance the service or device that is owned, manufactured, manufactured for, or controlled by IBM.</w:t>
      </w:r>
    </w:p>
    <w:p w14:paraId="14217759" w14:textId="77777777" w:rsidR="00F81460" w:rsidRPr="00F81460" w:rsidRDefault="00F81460" w:rsidP="00F81460">
      <w:pPr>
        <w:ind w:left="709" w:hanging="709"/>
        <w:rPr>
          <w:rFonts w:eastAsia="Calibri"/>
        </w:rPr>
      </w:pPr>
    </w:p>
    <w:p w14:paraId="62EC5630" w14:textId="77777777" w:rsidR="00F81460" w:rsidRPr="00F81460" w:rsidRDefault="00F81460" w:rsidP="00F81460">
      <w:pPr>
        <w:numPr>
          <w:ilvl w:val="0"/>
          <w:numId w:val="15"/>
        </w:numPr>
        <w:ind w:left="0" w:firstLine="0"/>
        <w:divId w:val="3768706523"/>
        <w:rPr>
          <w:rFonts w:eastAsia="Calibri"/>
          <w:b/>
        </w:rPr>
      </w:pPr>
      <w:r w:rsidRPr="00F81460">
        <w:rPr>
          <w:rFonts w:eastAsia="Calibri"/>
          <w:b/>
          <w:bCs/>
        </w:rPr>
        <w:t>Processing Activities</w:t>
      </w:r>
    </w:p>
    <w:p w14:paraId="1FB36CDF" w14:textId="77777777" w:rsidR="00F81460" w:rsidRPr="00F81460" w:rsidRDefault="00F81460" w:rsidP="00F81460">
      <w:pPr>
        <w:divId w:val="3768706524"/>
        <w:rPr>
          <w:rFonts w:eastAsia="Calibri"/>
        </w:rPr>
      </w:pPr>
      <w:r w:rsidRPr="00F81460">
        <w:rPr>
          <w:rFonts w:eastAsia="Calibri"/>
        </w:rPr>
        <w:t>The purpose, subject matter, and nature of the Processing of Personal Data consists of the following Processing activities:</w:t>
      </w:r>
    </w:p>
    <w:p w14:paraId="41645D09" w14:textId="77777777" w:rsidR="00F81460" w:rsidRPr="00F81460" w:rsidRDefault="00F81460" w:rsidP="00F81460">
      <w:pPr>
        <w:divId w:val="3768706525"/>
        <w:rPr>
          <w:rFonts w:eastAsia="Calibri"/>
          <w:i/>
          <w:color w:val="FF0000"/>
        </w:rPr>
      </w:pPr>
      <w:r w:rsidRPr="00F81460">
        <w:rPr>
          <w:rFonts w:eastAsia="Calibri"/>
          <w:i/>
          <w:color w:val="FF0000"/>
        </w:rPr>
        <w:t>{Please untick the boxes that do not apply.}</w:t>
      </w:r>
    </w:p>
    <w:p w14:paraId="4251FAAF" w14:textId="77777777" w:rsidR="00F81460" w:rsidRPr="00F81460" w:rsidRDefault="00000000" w:rsidP="00F81460">
      <w:pPr>
        <w:spacing w:after="0"/>
        <w:divId w:val="3768706526"/>
        <w:rPr>
          <w:rFonts w:eastAsia="Calibri"/>
        </w:rPr>
      </w:pPr>
      <w:sdt>
        <w:sdtPr>
          <w:rPr>
            <w:rFonts w:eastAsia="Calibri"/>
          </w:rPr>
          <w:id w:val="-141272375"/>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Monitoring - Applications, networks, systems, or infrastructure logging or monitoring services</w:t>
      </w:r>
    </w:p>
    <w:p w14:paraId="5E0AF24D" w14:textId="77777777" w:rsidR="00F81460" w:rsidRPr="00F81460" w:rsidRDefault="00000000" w:rsidP="00F81460">
      <w:pPr>
        <w:spacing w:after="0"/>
        <w:divId w:val="3768706527"/>
        <w:rPr>
          <w:rFonts w:eastAsia="Calibri"/>
        </w:rPr>
      </w:pPr>
      <w:sdt>
        <w:sdtPr>
          <w:rPr>
            <w:rFonts w:eastAsia="Calibri"/>
          </w:rPr>
          <w:id w:val="908888937"/>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Customer Support - Help desk or other technical support services</w:t>
      </w:r>
    </w:p>
    <w:p w14:paraId="64FE4EEF" w14:textId="77777777" w:rsidR="00F81460" w:rsidRPr="00F81460" w:rsidRDefault="00000000" w:rsidP="00F81460">
      <w:pPr>
        <w:spacing w:after="0"/>
        <w:ind w:left="720" w:hanging="720"/>
        <w:divId w:val="3768706528"/>
        <w:rPr>
          <w:rFonts w:eastAsia="Calibri"/>
        </w:rPr>
      </w:pPr>
      <w:sdt>
        <w:sdtPr>
          <w:rPr>
            <w:rFonts w:eastAsia="Calibri"/>
          </w:rPr>
          <w:id w:val="1258179154"/>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Operations - Provision, maintenance, or management (including security management) of applications, networks, systems, or infrastructure</w:t>
      </w:r>
    </w:p>
    <w:p w14:paraId="0B27144C" w14:textId="77777777" w:rsidR="00F81460" w:rsidRPr="00F81460" w:rsidRDefault="00000000" w:rsidP="00F81460">
      <w:pPr>
        <w:spacing w:after="0"/>
        <w:divId w:val="3768706529"/>
        <w:rPr>
          <w:rFonts w:eastAsia="Calibri"/>
        </w:rPr>
      </w:pPr>
      <w:sdt>
        <w:sdtPr>
          <w:rPr>
            <w:rFonts w:eastAsia="Calibri"/>
          </w:rPr>
          <w:id w:val="1918516443"/>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Hosting - Storage, backup, or other computing resources</w:t>
      </w:r>
    </w:p>
    <w:p w14:paraId="7542698B" w14:textId="77777777" w:rsidR="00F81460" w:rsidRPr="00F81460" w:rsidRDefault="00000000" w:rsidP="00F81460">
      <w:pPr>
        <w:spacing w:after="0"/>
        <w:divId w:val="3768706530"/>
        <w:rPr>
          <w:rFonts w:eastAsia="Calibri"/>
        </w:rPr>
      </w:pPr>
      <w:sdt>
        <w:sdtPr>
          <w:rPr>
            <w:rFonts w:eastAsia="Calibri"/>
          </w:rPr>
          <w:id w:val="-139579661"/>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Collaboration - Content creation, management, sharing, or collaboration services</w:t>
      </w:r>
    </w:p>
    <w:p w14:paraId="0FD7F3B5" w14:textId="77777777" w:rsidR="00F81460" w:rsidRPr="00F81460" w:rsidRDefault="00000000" w:rsidP="00F81460">
      <w:pPr>
        <w:spacing w:after="0"/>
        <w:divId w:val="3768706531"/>
        <w:rPr>
          <w:rFonts w:eastAsia="Calibri"/>
        </w:rPr>
      </w:pPr>
      <w:sdt>
        <w:sdtPr>
          <w:rPr>
            <w:rFonts w:eastAsia="Calibri"/>
          </w:rPr>
          <w:id w:val="2031371348"/>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Communication - Email, SMS, or other communication services</w:t>
      </w:r>
    </w:p>
    <w:p w14:paraId="6AAD241E" w14:textId="77777777" w:rsidR="00F81460" w:rsidRPr="00F81460" w:rsidRDefault="00000000" w:rsidP="00F81460">
      <w:pPr>
        <w:spacing w:after="0"/>
        <w:divId w:val="3768706532"/>
        <w:rPr>
          <w:rFonts w:eastAsia="Calibri"/>
        </w:rPr>
      </w:pPr>
      <w:sdt>
        <w:sdtPr>
          <w:rPr>
            <w:rFonts w:eastAsia="Calibri"/>
          </w:rPr>
          <w:id w:val="-1466972306"/>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Security - Identity &amp; access management services</w:t>
      </w:r>
    </w:p>
    <w:p w14:paraId="0F4F8A0A" w14:textId="77777777" w:rsidR="00F81460" w:rsidRPr="00F81460" w:rsidRDefault="00000000" w:rsidP="00F81460">
      <w:pPr>
        <w:spacing w:after="0"/>
        <w:divId w:val="3768706533"/>
        <w:rPr>
          <w:rFonts w:eastAsia="Calibri"/>
        </w:rPr>
      </w:pPr>
      <w:sdt>
        <w:sdtPr>
          <w:rPr>
            <w:rFonts w:eastAsia="Calibri"/>
          </w:rPr>
          <w:id w:val="717707883"/>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Edge Services - Content distribution, caching, security, performance, or other gateway services</w:t>
      </w:r>
    </w:p>
    <w:p w14:paraId="796F4DC3" w14:textId="77777777" w:rsidR="00F81460" w:rsidRPr="00F81460" w:rsidRDefault="00000000" w:rsidP="00F81460">
      <w:pPr>
        <w:spacing w:after="0"/>
        <w:divId w:val="3768706534"/>
        <w:rPr>
          <w:rFonts w:eastAsia="Calibri"/>
        </w:rPr>
      </w:pPr>
      <w:sdt>
        <w:sdtPr>
          <w:rPr>
            <w:rFonts w:eastAsia="Calibri"/>
          </w:rPr>
          <w:id w:val="508333874"/>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Development - Design, development, build, or test services</w:t>
      </w:r>
    </w:p>
    <w:p w14:paraId="3E073185" w14:textId="77777777" w:rsidR="00F81460" w:rsidRPr="00F81460" w:rsidRDefault="00000000" w:rsidP="00F81460">
      <w:pPr>
        <w:spacing w:after="0"/>
        <w:divId w:val="3768706535"/>
        <w:rPr>
          <w:rFonts w:eastAsia="Calibri"/>
        </w:rPr>
      </w:pPr>
      <w:sdt>
        <w:sdtPr>
          <w:rPr>
            <w:rFonts w:eastAsia="Calibri"/>
          </w:rPr>
          <w:id w:val="-648671231"/>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Consulting - Advisory, analytics, or other consulting services</w:t>
      </w:r>
    </w:p>
    <w:p w14:paraId="35038293" w14:textId="77777777" w:rsidR="00F81460" w:rsidRPr="00F81460" w:rsidRDefault="00000000" w:rsidP="00F81460">
      <w:pPr>
        <w:spacing w:after="0"/>
        <w:divId w:val="3768706536"/>
        <w:rPr>
          <w:rFonts w:eastAsia="Calibri"/>
        </w:rPr>
      </w:pPr>
      <w:sdt>
        <w:sdtPr>
          <w:rPr>
            <w:rFonts w:eastAsia="Calibri"/>
          </w:rPr>
          <w:id w:val="1318926165"/>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Services - Business or data processing on behalf of IBM or an IBM Customer</w:t>
      </w:r>
    </w:p>
    <w:p w14:paraId="62B51146" w14:textId="77777777" w:rsidR="00F81460" w:rsidRPr="00F81460" w:rsidRDefault="00F81460" w:rsidP="00F81460">
      <w:pPr>
        <w:spacing w:after="0"/>
        <w:rPr>
          <w:rFonts w:eastAsia="Calibri"/>
        </w:rPr>
      </w:pPr>
    </w:p>
    <w:p w14:paraId="57649C65" w14:textId="77777777" w:rsidR="00F81460" w:rsidRPr="00F81460" w:rsidRDefault="00F81460" w:rsidP="00F81460">
      <w:pPr>
        <w:numPr>
          <w:ilvl w:val="0"/>
          <w:numId w:val="15"/>
        </w:numPr>
        <w:ind w:left="0" w:firstLine="0"/>
        <w:divId w:val="3768706537"/>
        <w:rPr>
          <w:rFonts w:eastAsia="Calibri"/>
          <w:b/>
          <w:bCs/>
        </w:rPr>
      </w:pPr>
      <w:r w:rsidRPr="00F81460">
        <w:rPr>
          <w:rFonts w:eastAsia="Calibri"/>
          <w:b/>
          <w:bCs/>
        </w:rPr>
        <w:t xml:space="preserve">Duration of the Processing </w:t>
      </w:r>
    </w:p>
    <w:p w14:paraId="49D0B318" w14:textId="77777777" w:rsidR="00F81460" w:rsidRPr="00F81460" w:rsidRDefault="00F81460" w:rsidP="00F81460">
      <w:pPr>
        <w:divId w:val="3768706538"/>
        <w:rPr>
          <w:rFonts w:eastAsia="Calibri"/>
        </w:rPr>
      </w:pPr>
      <w:r w:rsidRPr="00F81460">
        <w:rPr>
          <w:rFonts w:eastAsia="Calibri"/>
          <w:iCs/>
        </w:rPr>
        <w:t xml:space="preserve">The duration of the Processing of Personal Data is </w:t>
      </w:r>
      <w:r w:rsidRPr="00F81460">
        <w:rPr>
          <w:rFonts w:eastAsia="Calibri"/>
        </w:rPr>
        <w:t>the duration of an applicable Transaction Document, unless otherwise agreed upon in writing.</w:t>
      </w:r>
    </w:p>
    <w:p w14:paraId="667388D7" w14:textId="77777777" w:rsidR="00F81460" w:rsidRPr="00F81460" w:rsidRDefault="00F81460" w:rsidP="00F81460">
      <w:pPr>
        <w:rPr>
          <w:rFonts w:eastAsia="Calibri"/>
        </w:rPr>
      </w:pPr>
    </w:p>
    <w:p w14:paraId="79559A3C" w14:textId="77777777" w:rsidR="00F81460" w:rsidRPr="00F81460" w:rsidRDefault="00F81460" w:rsidP="00F81460">
      <w:pPr>
        <w:rPr>
          <w:rFonts w:eastAsia="Calibri"/>
        </w:rPr>
      </w:pPr>
    </w:p>
    <w:p w14:paraId="640AF2D8" w14:textId="77777777" w:rsidR="00F81460" w:rsidRPr="00F81460" w:rsidRDefault="00F81460" w:rsidP="00F81460">
      <w:pPr>
        <w:numPr>
          <w:ilvl w:val="0"/>
          <w:numId w:val="15"/>
        </w:numPr>
        <w:ind w:left="0" w:firstLine="0"/>
        <w:divId w:val="3768706539"/>
        <w:rPr>
          <w:rFonts w:eastAsia="Calibri"/>
          <w:b/>
        </w:rPr>
      </w:pPr>
      <w:r w:rsidRPr="00F81460">
        <w:rPr>
          <w:rFonts w:eastAsia="Calibri"/>
          <w:b/>
          <w:bCs/>
        </w:rPr>
        <w:lastRenderedPageBreak/>
        <w:t>Frequency of the Transfer</w:t>
      </w:r>
    </w:p>
    <w:p w14:paraId="13133CD6" w14:textId="77777777" w:rsidR="00F81460" w:rsidRPr="00F81460" w:rsidRDefault="00F81460" w:rsidP="00F81460">
      <w:pPr>
        <w:divId w:val="3768706540"/>
        <w:rPr>
          <w:rFonts w:eastAsia="Calibri"/>
        </w:rPr>
      </w:pPr>
      <w:r w:rsidRPr="00F81460">
        <w:rPr>
          <w:rFonts w:eastAsia="Calibri"/>
        </w:rPr>
        <w:t xml:space="preserve">The frequency of the transfer of Personal Data is: </w:t>
      </w:r>
    </w:p>
    <w:p w14:paraId="64119496" w14:textId="77777777" w:rsidR="00F81460" w:rsidRPr="00F81460" w:rsidRDefault="00F81460" w:rsidP="00F81460">
      <w:pPr>
        <w:divId w:val="3768706541"/>
        <w:rPr>
          <w:rFonts w:eastAsia="Calibri"/>
          <w:i/>
          <w:color w:val="FF0000"/>
        </w:rPr>
      </w:pPr>
      <w:r w:rsidRPr="00F81460">
        <w:rPr>
          <w:rFonts w:eastAsia="Calibri"/>
          <w:i/>
          <w:color w:val="FF0000"/>
        </w:rPr>
        <w:t>{Please tick the applicable box.}</w:t>
      </w:r>
    </w:p>
    <w:p w14:paraId="117E3D33" w14:textId="77777777" w:rsidR="00F81460" w:rsidRPr="00F81460" w:rsidRDefault="00000000" w:rsidP="00F81460">
      <w:pPr>
        <w:spacing w:after="0"/>
        <w:divId w:val="3768706542"/>
        <w:rPr>
          <w:rFonts w:eastAsia="Calibri"/>
        </w:rPr>
      </w:pPr>
      <w:sdt>
        <w:sdtPr>
          <w:rPr>
            <w:rFonts w:eastAsia="Calibri"/>
          </w:rPr>
          <w:id w:val="-1112359110"/>
          <w14:checkbox>
            <w14:checked w14:val="1"/>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continuous basis</w:t>
      </w:r>
    </w:p>
    <w:p w14:paraId="32FE86EC" w14:textId="77777777" w:rsidR="00F81460" w:rsidRPr="00F81460" w:rsidRDefault="00000000" w:rsidP="00F81460">
      <w:pPr>
        <w:spacing w:after="0"/>
        <w:divId w:val="3768706543"/>
        <w:rPr>
          <w:rFonts w:eastAsia="Calibri"/>
        </w:rPr>
      </w:pPr>
      <w:sdt>
        <w:sdtPr>
          <w:rPr>
            <w:rFonts w:eastAsia="Calibri"/>
          </w:rPr>
          <w:id w:val="615335297"/>
          <w14:checkbox>
            <w14:checked w14:val="0"/>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one-off basis</w:t>
      </w:r>
    </w:p>
    <w:p w14:paraId="698AEAD1" w14:textId="77777777" w:rsidR="00F81460" w:rsidRPr="00F81460" w:rsidRDefault="00F81460" w:rsidP="00F81460">
      <w:pPr>
        <w:spacing w:after="0"/>
        <w:rPr>
          <w:rFonts w:eastAsia="Calibri"/>
        </w:rPr>
      </w:pPr>
    </w:p>
    <w:p w14:paraId="115F4106" w14:textId="77777777" w:rsidR="00F81460" w:rsidRPr="00F81460" w:rsidRDefault="00F81460" w:rsidP="00F81460">
      <w:pPr>
        <w:numPr>
          <w:ilvl w:val="0"/>
          <w:numId w:val="15"/>
        </w:numPr>
        <w:ind w:left="0" w:firstLine="0"/>
        <w:divId w:val="3768706544"/>
        <w:rPr>
          <w:rFonts w:eastAsia="Calibri"/>
          <w:b/>
        </w:rPr>
      </w:pPr>
      <w:r w:rsidRPr="00F81460">
        <w:rPr>
          <w:rFonts w:eastAsia="Calibri"/>
          <w:b/>
        </w:rPr>
        <w:t>List of Subprocessors</w:t>
      </w:r>
    </w:p>
    <w:p w14:paraId="0E4E48A4" w14:textId="77777777" w:rsidR="00F81460" w:rsidRPr="00F81460" w:rsidRDefault="00F81460" w:rsidP="00F81460">
      <w:pPr>
        <w:divId w:val="3768706545"/>
        <w:rPr>
          <w:rFonts w:eastAsia="Calibri"/>
        </w:rPr>
      </w:pPr>
      <w:r w:rsidRPr="00F81460">
        <w:rPr>
          <w:rFonts w:eastAsia="Calibri"/>
        </w:rPr>
        <w:t>Supplier may use the following Subprocessor(s) in the Processing of Personal Data:</w:t>
      </w:r>
    </w:p>
    <w:p w14:paraId="6C457DAA" w14:textId="77777777" w:rsidR="00F81460" w:rsidRPr="00F81460" w:rsidRDefault="00F81460" w:rsidP="00F81460">
      <w:pPr>
        <w:divId w:val="3768706546"/>
        <w:rPr>
          <w:rFonts w:eastAsia="Calibri"/>
          <w:i/>
          <w:color w:val="FF0000"/>
        </w:rPr>
      </w:pPr>
      <w:r w:rsidRPr="00F81460">
        <w:rPr>
          <w:rFonts w:eastAsia="Calibri"/>
          <w:i/>
          <w:color w:val="FF0000"/>
        </w:rPr>
        <w:t>{Please insert a list of the Subprocessors in the table below or tick the box that indicates “None.”}</w:t>
      </w:r>
      <w:r w:rsidRPr="00F81460" w:rsidDel="00324401">
        <w:rPr>
          <w:rFonts w:eastAsia="Calibri"/>
          <w:i/>
          <w:color w:val="FF0000"/>
        </w:rPr>
        <w:t xml:space="preserve"> </w:t>
      </w:r>
    </w:p>
    <w:p w14:paraId="40F2C48A" w14:textId="77777777" w:rsidR="00F81460" w:rsidRPr="00F81460" w:rsidRDefault="00000000" w:rsidP="00F81460">
      <w:pPr>
        <w:divId w:val="3768706547"/>
        <w:rPr>
          <w:rFonts w:eastAsia="Calibri"/>
        </w:rPr>
      </w:pPr>
      <w:sdt>
        <w:sdtPr>
          <w:rPr>
            <w:rFonts w:eastAsia="Calibri"/>
          </w:rPr>
          <w:id w:val="1660038554"/>
          <w14:checkbox>
            <w14:checked w14:val="0"/>
            <w14:checkedState w14:val="2612" w14:font="MS Gothic"/>
            <w14:uncheckedState w14:val="2610" w14:font="MS Gothic"/>
          </w14:checkbox>
        </w:sdtPr>
        <w:sdtContent>
          <w:r w:rsidR="00F81460" w:rsidRPr="00F81460">
            <w:rPr>
              <w:rFonts w:ascii="Segoe UI Symbol" w:eastAsia="Calibri" w:hAnsi="Segoe UI Symbol" w:cs="Segoe UI Symbol"/>
            </w:rPr>
            <w:t>☐</w:t>
          </w:r>
        </w:sdtContent>
      </w:sdt>
      <w:r w:rsidR="00F81460" w:rsidRPr="00F81460">
        <w:rPr>
          <w:rFonts w:eastAsia="Calibri"/>
        </w:rPr>
        <w:tab/>
        <w:t>None.</w:t>
      </w:r>
    </w:p>
    <w:tbl>
      <w:tblPr>
        <w:tblStyle w:val="Tablaconcuadrcula"/>
        <w:tblW w:w="9805" w:type="dxa"/>
        <w:tblLook w:val="04A0" w:firstRow="1" w:lastRow="0" w:firstColumn="1" w:lastColumn="0" w:noHBand="0" w:noVBand="1"/>
      </w:tblPr>
      <w:tblGrid>
        <w:gridCol w:w="1963"/>
        <w:gridCol w:w="1902"/>
        <w:gridCol w:w="1890"/>
        <w:gridCol w:w="1980"/>
        <w:gridCol w:w="2070"/>
      </w:tblGrid>
      <w:tr w:rsidR="00F81460" w:rsidRPr="00F81460" w14:paraId="65E106B9" w14:textId="77777777" w:rsidTr="003C732F">
        <w:tc>
          <w:tcPr>
            <w:tcW w:w="1963" w:type="dxa"/>
          </w:tcPr>
          <w:p w14:paraId="3C6ABD9F" w14:textId="77777777" w:rsidR="00F81460" w:rsidRPr="00F81460" w:rsidRDefault="00F81460" w:rsidP="00F81460">
            <w:pPr>
              <w:rPr>
                <w:rFonts w:eastAsia="Calibri"/>
              </w:rPr>
            </w:pPr>
            <w:r w:rsidRPr="00F81460">
              <w:rPr>
                <w:rFonts w:eastAsia="Calibri"/>
              </w:rPr>
              <w:t xml:space="preserve">Name of Subprocessor </w:t>
            </w:r>
          </w:p>
        </w:tc>
        <w:tc>
          <w:tcPr>
            <w:tcW w:w="1902" w:type="dxa"/>
          </w:tcPr>
          <w:p w14:paraId="65F94E48" w14:textId="77777777" w:rsidR="00F81460" w:rsidRPr="00F81460" w:rsidRDefault="00F81460" w:rsidP="00F81460">
            <w:pPr>
              <w:rPr>
                <w:rFonts w:eastAsia="Calibri"/>
              </w:rPr>
            </w:pPr>
            <w:r w:rsidRPr="00F81460">
              <w:rPr>
                <w:rFonts w:eastAsia="Calibri"/>
              </w:rPr>
              <w:t xml:space="preserve">(a) Headquarters address, </w:t>
            </w:r>
          </w:p>
          <w:p w14:paraId="283D11F9" w14:textId="77777777" w:rsidR="00F81460" w:rsidRPr="00F81460" w:rsidRDefault="00F81460" w:rsidP="00F81460">
            <w:pPr>
              <w:rPr>
                <w:rFonts w:eastAsia="Calibri"/>
              </w:rPr>
            </w:pPr>
            <w:r w:rsidRPr="00F81460">
              <w:rPr>
                <w:rFonts w:eastAsia="Calibri"/>
              </w:rPr>
              <w:t>(b) IBM Data storage location, and</w:t>
            </w:r>
          </w:p>
          <w:p w14:paraId="49E753ED" w14:textId="77777777" w:rsidR="00F81460" w:rsidRPr="00F81460" w:rsidRDefault="00F81460" w:rsidP="00F81460">
            <w:pPr>
              <w:rPr>
                <w:rFonts w:eastAsia="Calibri"/>
              </w:rPr>
            </w:pPr>
            <w:r w:rsidRPr="00F81460">
              <w:rPr>
                <w:rFonts w:eastAsia="Calibri"/>
              </w:rPr>
              <w:t xml:space="preserve">(c) other IBM Data Processing locations </w:t>
            </w:r>
          </w:p>
        </w:tc>
        <w:tc>
          <w:tcPr>
            <w:tcW w:w="1890" w:type="dxa"/>
          </w:tcPr>
          <w:p w14:paraId="4A8B761A" w14:textId="77777777" w:rsidR="00F81460" w:rsidRPr="00F81460" w:rsidRDefault="00F81460" w:rsidP="00F81460">
            <w:pPr>
              <w:rPr>
                <w:rFonts w:eastAsia="Calibri"/>
              </w:rPr>
            </w:pPr>
            <w:r w:rsidRPr="00F81460">
              <w:rPr>
                <w:rFonts w:eastAsia="Calibri"/>
              </w:rPr>
              <w:t xml:space="preserve">Processing Activities </w:t>
            </w:r>
          </w:p>
          <w:p w14:paraId="633E9677" w14:textId="77777777" w:rsidR="00F81460" w:rsidRPr="00F81460" w:rsidRDefault="00F81460" w:rsidP="00F81460">
            <w:pPr>
              <w:rPr>
                <w:rFonts w:eastAsia="Calibri"/>
                <w:bCs/>
              </w:rPr>
            </w:pPr>
            <w:r w:rsidRPr="00F81460">
              <w:rPr>
                <w:rFonts w:eastAsia="Calibri"/>
                <w:bCs/>
              </w:rPr>
              <w:t>(e.g., subject matter and nature)</w:t>
            </w:r>
          </w:p>
          <w:p w14:paraId="731F36F5" w14:textId="77777777" w:rsidR="00F81460" w:rsidRPr="00F81460" w:rsidRDefault="00F81460" w:rsidP="00F81460">
            <w:pPr>
              <w:rPr>
                <w:rFonts w:eastAsia="Calibri"/>
                <w:i/>
              </w:rPr>
            </w:pPr>
            <w:r w:rsidRPr="00F81460">
              <w:rPr>
                <w:rFonts w:eastAsia="Calibri"/>
                <w:i/>
              </w:rPr>
              <w:t>{Please use the list from Section 5 above.}</w:t>
            </w:r>
          </w:p>
        </w:tc>
        <w:tc>
          <w:tcPr>
            <w:tcW w:w="1980" w:type="dxa"/>
          </w:tcPr>
          <w:p w14:paraId="0F8C4C25" w14:textId="77777777" w:rsidR="00F81460" w:rsidRPr="00F81460" w:rsidRDefault="00F81460" w:rsidP="00F81460">
            <w:pPr>
              <w:rPr>
                <w:rFonts w:eastAsia="Calibri"/>
              </w:rPr>
            </w:pPr>
            <w:r w:rsidRPr="00F81460">
              <w:rPr>
                <w:rFonts w:eastAsia="Calibri"/>
              </w:rPr>
              <w:t>Duration of Processing</w:t>
            </w:r>
          </w:p>
          <w:p w14:paraId="1451D3BA" w14:textId="77777777" w:rsidR="00F81460" w:rsidRPr="00F81460" w:rsidRDefault="00F81460" w:rsidP="00F81460">
            <w:pPr>
              <w:rPr>
                <w:rFonts w:eastAsia="Calibri"/>
                <w:bCs/>
              </w:rPr>
            </w:pPr>
            <w:r w:rsidRPr="00F81460">
              <w:rPr>
                <w:rFonts w:eastAsia="Calibri"/>
                <w:bCs/>
              </w:rPr>
              <w:t>(e.g., duration of a Transaction Document)</w:t>
            </w:r>
          </w:p>
        </w:tc>
        <w:tc>
          <w:tcPr>
            <w:tcW w:w="2070" w:type="dxa"/>
          </w:tcPr>
          <w:p w14:paraId="22344776" w14:textId="77777777" w:rsidR="00F81460" w:rsidRPr="00F81460" w:rsidRDefault="00F81460" w:rsidP="00F81460">
            <w:pPr>
              <w:rPr>
                <w:rFonts w:eastAsia="Calibri"/>
              </w:rPr>
            </w:pPr>
            <w:r w:rsidRPr="00F81460">
              <w:rPr>
                <w:rFonts w:eastAsia="Calibri"/>
              </w:rPr>
              <w:t>Types of Personal Data/ Sensitive Personal Data</w:t>
            </w:r>
          </w:p>
          <w:p w14:paraId="4AA638E2" w14:textId="77777777" w:rsidR="00F81460" w:rsidRPr="00F81460" w:rsidRDefault="00F81460" w:rsidP="00F81460">
            <w:pPr>
              <w:rPr>
                <w:rFonts w:eastAsia="Calibri"/>
                <w:bCs/>
              </w:rPr>
            </w:pPr>
            <w:r w:rsidRPr="00F81460">
              <w:rPr>
                <w:rFonts w:eastAsia="Calibri"/>
                <w:i/>
              </w:rPr>
              <w:t>{Please use the list from Sections 2 and 3 above.}</w:t>
            </w:r>
          </w:p>
        </w:tc>
      </w:tr>
      <w:tr w:rsidR="00F81460" w:rsidRPr="00F81460" w14:paraId="2CFE2AC9" w14:textId="77777777" w:rsidTr="003C732F">
        <w:tc>
          <w:tcPr>
            <w:tcW w:w="1963" w:type="dxa"/>
          </w:tcPr>
          <w:p w14:paraId="04CBD222" w14:textId="77777777" w:rsidR="00F81460" w:rsidRPr="00F81460" w:rsidRDefault="00F81460" w:rsidP="00F81460">
            <w:pPr>
              <w:rPr>
                <w:rFonts w:eastAsia="Calibri"/>
              </w:rPr>
            </w:pPr>
          </w:p>
        </w:tc>
        <w:tc>
          <w:tcPr>
            <w:tcW w:w="1902" w:type="dxa"/>
          </w:tcPr>
          <w:p w14:paraId="1A491D8C" w14:textId="77777777" w:rsidR="00F81460" w:rsidRPr="00F81460" w:rsidRDefault="00F81460" w:rsidP="00F81460">
            <w:pPr>
              <w:rPr>
                <w:rFonts w:eastAsia="Calibri"/>
              </w:rPr>
            </w:pPr>
          </w:p>
        </w:tc>
        <w:tc>
          <w:tcPr>
            <w:tcW w:w="1890" w:type="dxa"/>
          </w:tcPr>
          <w:p w14:paraId="01FF4A5F" w14:textId="77777777" w:rsidR="00F81460" w:rsidRPr="00F81460" w:rsidRDefault="00F81460" w:rsidP="00F81460">
            <w:pPr>
              <w:rPr>
                <w:rFonts w:eastAsia="Calibri"/>
              </w:rPr>
            </w:pPr>
          </w:p>
        </w:tc>
        <w:tc>
          <w:tcPr>
            <w:tcW w:w="1980" w:type="dxa"/>
          </w:tcPr>
          <w:p w14:paraId="39D4CF11" w14:textId="77777777" w:rsidR="00F81460" w:rsidRPr="00F81460" w:rsidRDefault="00F81460" w:rsidP="00F81460">
            <w:pPr>
              <w:rPr>
                <w:rFonts w:eastAsia="Calibri"/>
              </w:rPr>
            </w:pPr>
          </w:p>
        </w:tc>
        <w:tc>
          <w:tcPr>
            <w:tcW w:w="2070" w:type="dxa"/>
          </w:tcPr>
          <w:p w14:paraId="34188DA1" w14:textId="77777777" w:rsidR="00F81460" w:rsidRPr="00F81460" w:rsidRDefault="00F81460" w:rsidP="00F81460">
            <w:pPr>
              <w:rPr>
                <w:rFonts w:eastAsia="Calibri"/>
              </w:rPr>
            </w:pPr>
          </w:p>
        </w:tc>
      </w:tr>
      <w:tr w:rsidR="00F81460" w:rsidRPr="00F81460" w14:paraId="65C0B9D7" w14:textId="77777777" w:rsidTr="003C732F">
        <w:tc>
          <w:tcPr>
            <w:tcW w:w="1963" w:type="dxa"/>
          </w:tcPr>
          <w:p w14:paraId="2DBC3DEF" w14:textId="77777777" w:rsidR="00F81460" w:rsidRPr="00F81460" w:rsidRDefault="00F81460" w:rsidP="00F81460">
            <w:pPr>
              <w:rPr>
                <w:rFonts w:eastAsia="Calibri"/>
              </w:rPr>
            </w:pPr>
          </w:p>
        </w:tc>
        <w:tc>
          <w:tcPr>
            <w:tcW w:w="1902" w:type="dxa"/>
          </w:tcPr>
          <w:p w14:paraId="29A0B64B" w14:textId="77777777" w:rsidR="00F81460" w:rsidRPr="00F81460" w:rsidRDefault="00F81460" w:rsidP="00F81460">
            <w:pPr>
              <w:rPr>
                <w:rFonts w:eastAsia="Calibri"/>
              </w:rPr>
            </w:pPr>
          </w:p>
        </w:tc>
        <w:tc>
          <w:tcPr>
            <w:tcW w:w="1890" w:type="dxa"/>
          </w:tcPr>
          <w:p w14:paraId="157E2521" w14:textId="77777777" w:rsidR="00F81460" w:rsidRPr="00F81460" w:rsidRDefault="00F81460" w:rsidP="00F81460">
            <w:pPr>
              <w:rPr>
                <w:rFonts w:eastAsia="Calibri"/>
              </w:rPr>
            </w:pPr>
          </w:p>
        </w:tc>
        <w:tc>
          <w:tcPr>
            <w:tcW w:w="1980" w:type="dxa"/>
          </w:tcPr>
          <w:p w14:paraId="23631A36" w14:textId="77777777" w:rsidR="00F81460" w:rsidRPr="00F81460" w:rsidRDefault="00F81460" w:rsidP="00F81460">
            <w:pPr>
              <w:rPr>
                <w:rFonts w:eastAsia="Calibri"/>
              </w:rPr>
            </w:pPr>
          </w:p>
        </w:tc>
        <w:tc>
          <w:tcPr>
            <w:tcW w:w="2070" w:type="dxa"/>
          </w:tcPr>
          <w:p w14:paraId="2BF15E70" w14:textId="77777777" w:rsidR="00F81460" w:rsidRPr="00F81460" w:rsidRDefault="00F81460" w:rsidP="00F81460">
            <w:pPr>
              <w:rPr>
                <w:rFonts w:eastAsia="Calibri"/>
              </w:rPr>
            </w:pPr>
          </w:p>
        </w:tc>
      </w:tr>
    </w:tbl>
    <w:p w14:paraId="2DA64E10" w14:textId="77777777" w:rsidR="00F81460" w:rsidRPr="00F81460" w:rsidRDefault="00F81460" w:rsidP="00F81460">
      <w:pPr>
        <w:ind w:left="720"/>
        <w:rPr>
          <w:rFonts w:eastAsia="Calibri"/>
        </w:rPr>
      </w:pPr>
    </w:p>
    <w:p w14:paraId="600D974C" w14:textId="77777777" w:rsidR="00F81460" w:rsidRPr="00F81460" w:rsidRDefault="00F81460" w:rsidP="00F81460">
      <w:pPr>
        <w:numPr>
          <w:ilvl w:val="0"/>
          <w:numId w:val="15"/>
        </w:numPr>
        <w:ind w:left="0" w:firstLine="0"/>
        <w:divId w:val="3768706548"/>
        <w:rPr>
          <w:rFonts w:eastAsia="Calibri"/>
        </w:rPr>
      </w:pPr>
      <w:r w:rsidRPr="00F81460">
        <w:rPr>
          <w:rFonts w:eastAsia="Calibri"/>
          <w:b/>
        </w:rPr>
        <w:t>Changes to Subprocessors</w:t>
      </w:r>
    </w:p>
    <w:p w14:paraId="04723680" w14:textId="55F2CA89" w:rsidR="00F81460" w:rsidRPr="00F81460" w:rsidRDefault="00F81460" w:rsidP="00F81460">
      <w:pPr>
        <w:spacing w:after="0"/>
        <w:divId w:val="3768706549"/>
        <w:rPr>
          <w:rFonts w:eastAsia="Calibri"/>
        </w:rPr>
      </w:pPr>
      <w:r w:rsidRPr="00F81460">
        <w:rPr>
          <w:rFonts w:eastAsia="Calibri"/>
        </w:rPr>
        <w:t xml:space="preserve">Supplier will notify IBM about adding Subprocessors or expanding the scope of Processing by an existing Subprocessor through </w:t>
      </w:r>
      <w:r w:rsidRPr="00F81460">
        <w:rPr>
          <w:rFonts w:eastAsia="SimSun"/>
          <w:lang w:eastAsia="ar-SA"/>
        </w:rPr>
        <w:t xml:space="preserve">the IBM Global Procurement Support Portal at </w:t>
      </w:r>
      <w:r w:rsidR="00000000">
        <w:fldChar w:fldCharType="begin"/>
      </w:r>
      <w:r w:rsidR="00000000">
        <w:instrText xml:space="preserve"> HYPERLINK "https://www.ibm.com/procurement/procSupport/" </w:instrText>
      </w:r>
      <w:ins w:id="55" w:author="Mariana Lomeli" w:date="2022-10-14T12:02:00Z"/>
      <w:r w:rsidR="00000000">
        <w:fldChar w:fldCharType="separate"/>
      </w:r>
      <w:r w:rsidRPr="00F81460">
        <w:rPr>
          <w:rFonts w:eastAsia="Calibri"/>
          <w:color w:val="0000FF"/>
          <w:u w:val="single"/>
        </w:rPr>
        <w:t>https://www.ibm.com/procurement/procSupport/</w:t>
      </w:r>
      <w:r w:rsidR="00000000">
        <w:rPr>
          <w:rFonts w:eastAsia="Calibri"/>
          <w:color w:val="0000FF"/>
          <w:u w:val="single"/>
        </w:rPr>
        <w:fldChar w:fldCharType="end"/>
      </w:r>
      <w:r w:rsidRPr="00F81460">
        <w:rPr>
          <w:rFonts w:eastAsia="Calibri"/>
          <w:color w:val="0000FF"/>
          <w:u w:val="single"/>
        </w:rPr>
        <w:t>.</w:t>
      </w:r>
      <w:r w:rsidRPr="00F81460">
        <w:rPr>
          <w:rFonts w:eastAsia="Calibri"/>
        </w:rPr>
        <w:t>.</w:t>
      </w:r>
    </w:p>
    <w:p w14:paraId="2CA17197" w14:textId="77777777" w:rsidR="00F81460" w:rsidRPr="00F81460" w:rsidRDefault="00F81460" w:rsidP="00F81460">
      <w:pPr>
        <w:rPr>
          <w:rFonts w:eastAsia="Calibri"/>
          <w:i/>
        </w:rPr>
      </w:pPr>
    </w:p>
    <w:p w14:paraId="488F8453" w14:textId="77777777" w:rsidR="00F81460" w:rsidRPr="00F81460" w:rsidRDefault="00F81460" w:rsidP="00F81460">
      <w:pPr>
        <w:divId w:val="3768706550"/>
        <w:rPr>
          <w:rFonts w:eastAsia="Calibri"/>
          <w:b/>
          <w:bCs/>
          <w:iCs/>
        </w:rPr>
      </w:pPr>
      <w:r w:rsidRPr="00F81460">
        <w:rPr>
          <w:rFonts w:eastAsia="Calibri"/>
          <w:b/>
          <w:bCs/>
          <w:iCs/>
        </w:rPr>
        <w:t>10.</w:t>
      </w:r>
      <w:r w:rsidRPr="00F81460">
        <w:rPr>
          <w:rFonts w:eastAsia="Calibri"/>
          <w:b/>
          <w:bCs/>
          <w:iCs/>
        </w:rPr>
        <w:tab/>
        <w:t>Maintenance and Support</w:t>
      </w:r>
    </w:p>
    <w:p w14:paraId="44D42F28" w14:textId="77777777" w:rsidR="00F81460" w:rsidRPr="00F81460" w:rsidRDefault="00F81460" w:rsidP="00F81460">
      <w:pPr>
        <w:spacing w:after="0"/>
        <w:divId w:val="3768706551"/>
        <w:rPr>
          <w:rFonts w:eastAsia="Calibri"/>
          <w:iCs/>
        </w:rPr>
      </w:pPr>
      <w:r w:rsidRPr="00F81460">
        <w:rPr>
          <w:rFonts w:eastAsia="Calibri"/>
          <w:iCs/>
        </w:rPr>
        <w:t xml:space="preserve">If Supplier will have access to diagnostic data, such as error logs and user information, in the context of the Services (e.g., handling a support request), that diagnostic data may contain the types of Personal Data and Sensitive Personal Data referenced above. So, where Supplier has such access to diagnostic data, for the purpose of ensuring accuracy, the parties are deemed to have checked the boxes corresponding to the actual data that Supplier accesses in providing Services, even if they checked less than all of those boxes above.  </w:t>
      </w:r>
    </w:p>
    <w:p w14:paraId="1B21E48E" w14:textId="77777777" w:rsidR="00F81460" w:rsidRPr="00F81460" w:rsidRDefault="00F81460" w:rsidP="00F81460">
      <w:pPr>
        <w:spacing w:after="0"/>
        <w:rPr>
          <w:rFonts w:eastAsia="Calibri"/>
        </w:rPr>
      </w:pPr>
    </w:p>
    <w:p w14:paraId="7E49D8F3" w14:textId="77777777" w:rsidR="00F81460" w:rsidRPr="00F81460" w:rsidRDefault="00F81460" w:rsidP="00F81460">
      <w:pPr>
        <w:divId w:val="3768706552"/>
        <w:rPr>
          <w:rFonts w:eastAsia="Calibri"/>
          <w:b/>
          <w:bCs/>
          <w:iCs/>
        </w:rPr>
      </w:pPr>
      <w:r w:rsidRPr="00F81460">
        <w:rPr>
          <w:rFonts w:eastAsia="Calibri"/>
          <w:b/>
          <w:bCs/>
          <w:iCs/>
        </w:rPr>
        <w:t>11.</w:t>
      </w:r>
      <w:r w:rsidRPr="00F81460">
        <w:rPr>
          <w:rFonts w:eastAsia="Calibri"/>
          <w:b/>
          <w:bCs/>
          <w:iCs/>
        </w:rPr>
        <w:tab/>
        <w:t>Privacy Contact</w:t>
      </w:r>
    </w:p>
    <w:p w14:paraId="7214D969" w14:textId="77777777" w:rsidR="00F81460" w:rsidRPr="00F81460" w:rsidRDefault="00F81460" w:rsidP="00F81460">
      <w:pPr>
        <w:divId w:val="3768706553"/>
        <w:rPr>
          <w:rFonts w:eastAsia="Calibri"/>
          <w:iCs/>
        </w:rPr>
      </w:pPr>
      <w:r w:rsidRPr="00F81460">
        <w:rPr>
          <w:rFonts w:eastAsia="Calibri"/>
          <w:iCs/>
        </w:rPr>
        <w:t>The Supplier Privacy contact can be reached at _______________________________________.</w:t>
      </w:r>
    </w:p>
    <w:p w14:paraId="24E58A28" w14:textId="77777777" w:rsidR="00F81460" w:rsidRPr="00F81460" w:rsidRDefault="00F81460" w:rsidP="00F81460">
      <w:pPr>
        <w:rPr>
          <w:rFonts w:eastAsia="Calibri"/>
          <w:color w:val="000000"/>
        </w:rPr>
      </w:pPr>
    </w:p>
    <w:p w14:paraId="14F1E17F" w14:textId="77777777" w:rsidR="00F81460" w:rsidRPr="00F81460" w:rsidRDefault="00F81460" w:rsidP="00F81460">
      <w:pPr>
        <w:rPr>
          <w:rFonts w:eastAsia="Calibri"/>
        </w:rPr>
      </w:pPr>
    </w:p>
    <w:p w14:paraId="22F8279B" w14:textId="77777777" w:rsidR="009102DD" w:rsidRDefault="009102DD">
      <w:pPr>
        <w:sectPr w:rsidR="009102DD" w:rsidSect="0007602C">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432" w:footer="432" w:gutter="0"/>
          <w:cols w:space="720"/>
          <w:docGrid w:linePitch="360"/>
        </w:sectPr>
      </w:pPr>
    </w:p>
    <w:p w14:paraId="251437E2" w14:textId="77777777" w:rsidR="007D0219" w:rsidRPr="00522CC1" w:rsidRDefault="00C33A0C" w:rsidP="007D0219">
      <w:pPr>
        <w:spacing w:after="0"/>
        <w:contextualSpacing/>
        <w:divId w:val="3768706554"/>
        <w:rPr>
          <w:b/>
          <w:i/>
          <w:color w:val="7030A0"/>
          <w:sz w:val="22"/>
          <w:szCs w:val="22"/>
        </w:rPr>
      </w:pPr>
      <w:r w:rsidRPr="00522CC1">
        <w:rPr>
          <w:i/>
          <w:color w:val="7030A0"/>
          <w:sz w:val="22"/>
          <w:szCs w:val="22"/>
        </w:rPr>
        <w:lastRenderedPageBreak/>
        <w:t xml:space="preserve">These sections are separated by commodity. Look for the </w:t>
      </w:r>
      <w:r w:rsidRPr="00522CC1">
        <w:rPr>
          <w:i/>
          <w:color w:val="7030A0"/>
          <w:sz w:val="22"/>
          <w:szCs w:val="22"/>
          <w:u w:val="single"/>
        </w:rPr>
        <w:t>italicized, underlined</w:t>
      </w:r>
      <w:r w:rsidRPr="00522CC1">
        <w:rPr>
          <w:i/>
          <w:color w:val="7030A0"/>
          <w:sz w:val="22"/>
          <w:szCs w:val="22"/>
        </w:rPr>
        <w:t xml:space="preserve"> phrase to select the one applicable to your purchase. E.g., IT would use </w:t>
      </w:r>
      <w:r w:rsidRPr="00522CC1">
        <w:rPr>
          <w:b/>
          <w:i/>
          <w:color w:val="7030A0"/>
          <w:sz w:val="22"/>
          <w:szCs w:val="22"/>
        </w:rPr>
        <w:t>Program/Solution Description</w:t>
      </w:r>
      <w:r w:rsidRPr="00522CC1">
        <w:rPr>
          <w:i/>
          <w:color w:val="7030A0"/>
          <w:sz w:val="22"/>
          <w:szCs w:val="22"/>
        </w:rPr>
        <w:t xml:space="preserve">. Technical and NonTechnical Services would use </w:t>
      </w:r>
      <w:r w:rsidRPr="00522CC1">
        <w:rPr>
          <w:b/>
          <w:i/>
          <w:color w:val="7030A0"/>
          <w:sz w:val="22"/>
          <w:szCs w:val="22"/>
        </w:rPr>
        <w:t>Description of Deliverables and/or</w:t>
      </w:r>
      <w:r w:rsidR="002F71F8" w:rsidRPr="00522CC1">
        <w:rPr>
          <w:b/>
          <w:i/>
          <w:color w:val="7030A0"/>
          <w:sz w:val="22"/>
          <w:szCs w:val="22"/>
        </w:rPr>
        <w:t xml:space="preserve"> </w:t>
      </w:r>
      <w:r w:rsidRPr="00522CC1">
        <w:rPr>
          <w:b/>
          <w:i/>
          <w:color w:val="7030A0"/>
          <w:sz w:val="22"/>
          <w:szCs w:val="22"/>
        </w:rPr>
        <w:t>Services</w:t>
      </w:r>
      <w:r w:rsidRPr="00522CC1">
        <w:rPr>
          <w:i/>
          <w:color w:val="7030A0"/>
          <w:sz w:val="22"/>
          <w:szCs w:val="22"/>
        </w:rPr>
        <w:t xml:space="preserve">; Software would use </w:t>
      </w:r>
      <w:r w:rsidRPr="00522CC1">
        <w:rPr>
          <w:b/>
          <w:i/>
          <w:color w:val="7030A0"/>
          <w:sz w:val="22"/>
          <w:szCs w:val="22"/>
        </w:rPr>
        <w:t>Program License.</w:t>
      </w:r>
    </w:p>
    <w:p w14:paraId="13B09306" w14:textId="77777777" w:rsidR="00C33A0C" w:rsidRPr="00522CC1" w:rsidRDefault="00C33A0C" w:rsidP="007D0219">
      <w:pPr>
        <w:spacing w:after="0"/>
        <w:contextualSpacing/>
        <w:divId w:val="3768706555"/>
        <w:rPr>
          <w:b/>
          <w:i/>
          <w:color w:val="7030A0"/>
          <w:sz w:val="22"/>
          <w:szCs w:val="22"/>
        </w:rPr>
      </w:pPr>
      <w:r w:rsidRPr="00522CC1">
        <w:rPr>
          <w:b/>
          <w:i/>
          <w:color w:val="7030A0"/>
          <w:sz w:val="22"/>
          <w:szCs w:val="22"/>
        </w:rPr>
        <w:t>Delete these instructional pag</w:t>
      </w:r>
      <w:r w:rsidR="00C85C8E" w:rsidRPr="00522CC1">
        <w:rPr>
          <w:b/>
          <w:i/>
          <w:color w:val="7030A0"/>
          <w:sz w:val="22"/>
          <w:szCs w:val="22"/>
        </w:rPr>
        <w:t xml:space="preserve">es prior to sending the SOW to </w:t>
      </w:r>
      <w:r w:rsidRPr="00522CC1">
        <w:rPr>
          <w:b/>
          <w:i/>
          <w:color w:val="7030A0"/>
          <w:sz w:val="22"/>
          <w:szCs w:val="22"/>
        </w:rPr>
        <w:t>your Supplier.</w:t>
      </w:r>
    </w:p>
    <w:p w14:paraId="78051050" w14:textId="77777777" w:rsidR="00C33A0C" w:rsidRPr="00522CC1" w:rsidRDefault="00C33A0C" w:rsidP="007D0219">
      <w:pPr>
        <w:spacing w:after="0"/>
        <w:contextualSpacing/>
        <w:rPr>
          <w:b/>
          <w:sz w:val="22"/>
          <w:szCs w:val="22"/>
        </w:rPr>
      </w:pPr>
    </w:p>
    <w:p w14:paraId="754FC3AC" w14:textId="77777777" w:rsidR="007D0219" w:rsidRPr="00522CC1" w:rsidRDefault="007D0219" w:rsidP="00752B99">
      <w:pPr>
        <w:pStyle w:val="AttachmentFirstParagraphHeader"/>
        <w:divId w:val="3768706556"/>
        <w:rPr>
          <w:rFonts w:cs="Times New Roman"/>
          <w:sz w:val="22"/>
          <w:szCs w:val="22"/>
        </w:rPr>
      </w:pPr>
      <w:r w:rsidRPr="00522CC1">
        <w:rPr>
          <w:rFonts w:cs="Times New Roman"/>
          <w:sz w:val="22"/>
          <w:szCs w:val="22"/>
        </w:rPr>
        <w:t>Description of Deliverables and/or Services</w:t>
      </w:r>
      <w:bookmarkStart w:id="56" w:name="CTS_65b446cecfc34836a1efcb8c7b6e05cf"/>
      <w:bookmarkEnd w:id="56"/>
    </w:p>
    <w:p w14:paraId="10128C02" w14:textId="77777777" w:rsidR="007D0219" w:rsidRPr="00522CC1" w:rsidRDefault="007D0219" w:rsidP="007D0219">
      <w:pPr>
        <w:spacing w:before="120"/>
        <w:divId w:val="3768706557"/>
        <w:rPr>
          <w:i/>
          <w:color w:val="7030A0"/>
          <w:sz w:val="22"/>
          <w:szCs w:val="22"/>
        </w:rPr>
      </w:pPr>
      <w:r w:rsidRPr="00522CC1">
        <w:rPr>
          <w:i/>
          <w:color w:val="7030A0"/>
          <w:sz w:val="22"/>
          <w:szCs w:val="22"/>
        </w:rPr>
        <w:t xml:space="preserve">Use this Section when you are purchasing </w:t>
      </w:r>
      <w:r w:rsidR="00A65AEE" w:rsidRPr="00522CC1">
        <w:rPr>
          <w:b/>
          <w:i/>
          <w:color w:val="7030A0"/>
          <w:sz w:val="22"/>
          <w:szCs w:val="22"/>
          <w:u w:val="single"/>
        </w:rPr>
        <w:t>N</w:t>
      </w:r>
      <w:r w:rsidRPr="00522CC1">
        <w:rPr>
          <w:b/>
          <w:i/>
          <w:color w:val="7030A0"/>
          <w:sz w:val="22"/>
          <w:szCs w:val="22"/>
          <w:u w:val="single"/>
        </w:rPr>
        <w:t>on-technical</w:t>
      </w:r>
      <w:r w:rsidR="00C33A0C" w:rsidRPr="00522CC1">
        <w:rPr>
          <w:b/>
          <w:i/>
          <w:color w:val="7030A0"/>
          <w:sz w:val="22"/>
          <w:szCs w:val="22"/>
          <w:u w:val="single"/>
        </w:rPr>
        <w:t xml:space="preserve">, </w:t>
      </w:r>
      <w:r w:rsidR="00A65AEE" w:rsidRPr="00522CC1">
        <w:rPr>
          <w:b/>
          <w:i/>
          <w:color w:val="7030A0"/>
          <w:sz w:val="22"/>
          <w:szCs w:val="22"/>
          <w:u w:val="single"/>
        </w:rPr>
        <w:t>T</w:t>
      </w:r>
      <w:r w:rsidR="00C33A0C" w:rsidRPr="00522CC1">
        <w:rPr>
          <w:b/>
          <w:i/>
          <w:color w:val="7030A0"/>
          <w:sz w:val="22"/>
          <w:szCs w:val="22"/>
          <w:u w:val="single"/>
        </w:rPr>
        <w:t>echnical</w:t>
      </w:r>
      <w:r w:rsidRPr="00522CC1">
        <w:rPr>
          <w:b/>
          <w:i/>
          <w:color w:val="7030A0"/>
          <w:sz w:val="22"/>
          <w:szCs w:val="22"/>
          <w:u w:val="single"/>
        </w:rPr>
        <w:t xml:space="preserve"> or other </w:t>
      </w:r>
      <w:r w:rsidR="00A65AEE" w:rsidRPr="00522CC1">
        <w:rPr>
          <w:b/>
          <w:i/>
          <w:color w:val="7030A0"/>
          <w:sz w:val="22"/>
          <w:szCs w:val="22"/>
          <w:u w:val="single"/>
        </w:rPr>
        <w:t>S</w:t>
      </w:r>
      <w:r w:rsidRPr="00522CC1">
        <w:rPr>
          <w:b/>
          <w:i/>
          <w:color w:val="7030A0"/>
          <w:sz w:val="22"/>
          <w:szCs w:val="22"/>
          <w:u w:val="single"/>
        </w:rPr>
        <w:t>ervices</w:t>
      </w:r>
      <w:r w:rsidRPr="00522CC1">
        <w:rPr>
          <w:b/>
          <w:i/>
          <w:color w:val="7030A0"/>
          <w:sz w:val="22"/>
          <w:szCs w:val="22"/>
        </w:rPr>
        <w:t xml:space="preserve"> </w:t>
      </w:r>
      <w:r w:rsidRPr="00522CC1">
        <w:rPr>
          <w:i/>
          <w:color w:val="7030A0"/>
          <w:sz w:val="22"/>
          <w:szCs w:val="22"/>
        </w:rPr>
        <w:t>and you do NOT need a description of Programs</w:t>
      </w:r>
      <w:r w:rsidR="00A65AEE" w:rsidRPr="00522CC1">
        <w:rPr>
          <w:i/>
          <w:color w:val="7030A0"/>
          <w:sz w:val="22"/>
          <w:szCs w:val="22"/>
        </w:rPr>
        <w:t>, Inventions,</w:t>
      </w:r>
      <w:r w:rsidR="00C85C8E" w:rsidRPr="00522CC1">
        <w:rPr>
          <w:i/>
          <w:color w:val="7030A0"/>
          <w:sz w:val="22"/>
          <w:szCs w:val="22"/>
        </w:rPr>
        <w:t xml:space="preserve"> or</w:t>
      </w:r>
      <w:r w:rsidRPr="00522CC1">
        <w:rPr>
          <w:i/>
          <w:color w:val="7030A0"/>
          <w:sz w:val="22"/>
          <w:szCs w:val="22"/>
        </w:rPr>
        <w:t xml:space="preserve"> Developed and Preexisting Works</w:t>
      </w:r>
      <w:r w:rsidR="00C85C8E" w:rsidRPr="00522CC1">
        <w:rPr>
          <w:i/>
          <w:color w:val="7030A0"/>
          <w:sz w:val="22"/>
          <w:szCs w:val="22"/>
        </w:rPr>
        <w:t>.</w:t>
      </w:r>
      <w:r w:rsidRPr="00522CC1">
        <w:rPr>
          <w:i/>
          <w:color w:val="7030A0"/>
          <w:sz w:val="22"/>
          <w:szCs w:val="22"/>
        </w:rPr>
        <w:t xml:space="preserve"> </w:t>
      </w:r>
    </w:p>
    <w:p w14:paraId="3291D935" w14:textId="77777777" w:rsidR="007D0219" w:rsidRPr="00522CC1" w:rsidRDefault="007D0219" w:rsidP="00752B99">
      <w:pPr>
        <w:divId w:val="3768706558"/>
        <w:rPr>
          <w:sz w:val="22"/>
          <w:szCs w:val="22"/>
        </w:rPr>
      </w:pPr>
      <w:r w:rsidRPr="00522CC1">
        <w:rPr>
          <w:b/>
          <w:sz w:val="22"/>
          <w:szCs w:val="22"/>
        </w:rPr>
        <w:t>Deliverables:</w:t>
      </w:r>
      <w:r w:rsidRPr="00522CC1">
        <w:rPr>
          <w:sz w:val="22"/>
          <w:szCs w:val="22"/>
        </w:rPr>
        <w:t xml:space="preserve"> </w:t>
      </w:r>
    </w:p>
    <w:p w14:paraId="20468DBD" w14:textId="77777777" w:rsidR="007D0219" w:rsidRPr="00522CC1" w:rsidRDefault="007D0219" w:rsidP="00752B99">
      <w:pPr>
        <w:divId w:val="3768706559"/>
        <w:rPr>
          <w:sz w:val="22"/>
          <w:szCs w:val="22"/>
        </w:rPr>
      </w:pPr>
      <w:r w:rsidRPr="00522CC1">
        <w:rPr>
          <w:b/>
          <w:sz w:val="22"/>
          <w:szCs w:val="22"/>
        </w:rPr>
        <w:t xml:space="preserve">Services: </w:t>
      </w:r>
      <w:r w:rsidRPr="00522CC1">
        <w:rPr>
          <w:sz w:val="22"/>
          <w:szCs w:val="22"/>
        </w:rPr>
        <w:t xml:space="preserve"> </w:t>
      </w:r>
    </w:p>
    <w:p w14:paraId="4DB84A13" w14:textId="77777777" w:rsidR="007D0219" w:rsidRPr="00522CC1" w:rsidRDefault="007D0219" w:rsidP="007D0219">
      <w:pPr>
        <w:divId w:val="3768706560"/>
        <w:rPr>
          <w:sz w:val="22"/>
          <w:szCs w:val="22"/>
        </w:rPr>
      </w:pPr>
      <w:r w:rsidRPr="00522CC1">
        <w:rPr>
          <w:color w:val="7030A0"/>
          <w:sz w:val="22"/>
          <w:szCs w:val="22"/>
        </w:rPr>
        <w:t>***************</w:t>
      </w:r>
      <w:r w:rsidRPr="00522CC1">
        <w:rPr>
          <w:i/>
          <w:color w:val="7030A0"/>
          <w:sz w:val="22"/>
          <w:szCs w:val="22"/>
        </w:rPr>
        <w:t>End of Deliverables and/or Services Section</w:t>
      </w:r>
    </w:p>
    <w:p w14:paraId="4E6BC0CA" w14:textId="1C042A4E" w:rsidR="00FB36F9" w:rsidRDefault="00FB36F9" w:rsidP="00752B99">
      <w:pPr>
        <w:pStyle w:val="AttachmentFirstParagraphHeader"/>
        <w:divId w:val="3768706561"/>
        <w:rPr>
          <w:rFonts w:cs="Times New Roman"/>
          <w:sz w:val="22"/>
          <w:szCs w:val="22"/>
        </w:rPr>
      </w:pPr>
      <w:r>
        <w:rPr>
          <w:rFonts w:cs="Times New Roman"/>
          <w:sz w:val="22"/>
          <w:szCs w:val="22"/>
        </w:rPr>
        <w:t>Marcom</w:t>
      </w:r>
    </w:p>
    <w:p w14:paraId="66D7C2A8" w14:textId="079B5567" w:rsidR="00FB36F9" w:rsidRPr="00522CC1" w:rsidRDefault="00FB36F9" w:rsidP="00522CC1">
      <w:pPr>
        <w:pStyle w:val="Attachment2ndParagraphHeader"/>
        <w:spacing w:before="240" w:after="240"/>
        <w:divId w:val="3768706562"/>
        <w:rPr>
          <w:color w:val="7030A0"/>
          <w:sz w:val="22"/>
          <w:szCs w:val="22"/>
        </w:rPr>
      </w:pPr>
      <w:r w:rsidRPr="00522CC1">
        <w:rPr>
          <w:color w:val="7030A0"/>
          <w:sz w:val="22"/>
          <w:szCs w:val="22"/>
        </w:rPr>
        <w:t>Use this Section if you are purchasing for any of the Marcom sub-categories.</w:t>
      </w:r>
      <w:r>
        <w:rPr>
          <w:color w:val="7030A0"/>
          <w:sz w:val="22"/>
          <w:szCs w:val="22"/>
        </w:rPr>
        <w:t xml:space="preserve"> Add the following two paragraphs as the second and third paragraphs under Payment Terms. </w:t>
      </w:r>
    </w:p>
    <w:p w14:paraId="1307F511" w14:textId="02AB6C35" w:rsidR="00FB36F9" w:rsidRPr="00522CC1" w:rsidRDefault="00FB36F9" w:rsidP="00FB36F9">
      <w:pPr>
        <w:divId w:val="3768706563"/>
        <w:rPr>
          <w:b/>
          <w:bCs/>
          <w:i/>
          <w:iCs/>
          <w:sz w:val="22"/>
          <w:szCs w:val="22"/>
        </w:rPr>
      </w:pPr>
      <w:r w:rsidRPr="00522CC1">
        <w:rPr>
          <w:sz w:val="22"/>
          <w:szCs w:val="22"/>
        </w:rPr>
        <w:t xml:space="preserve">Prior to the issuance of a WA by IBM hereunder, Supplier shall submit to IBM a written </w:t>
      </w:r>
      <w:r>
        <w:rPr>
          <w:sz w:val="22"/>
          <w:szCs w:val="22"/>
        </w:rPr>
        <w:t>c</w:t>
      </w:r>
      <w:r w:rsidRPr="00522CC1">
        <w:rPr>
          <w:sz w:val="22"/>
          <w:szCs w:val="22"/>
        </w:rPr>
        <w:t xml:space="preserve">ost </w:t>
      </w:r>
      <w:r>
        <w:rPr>
          <w:sz w:val="22"/>
          <w:szCs w:val="22"/>
        </w:rPr>
        <w:t>e</w:t>
      </w:r>
      <w:r w:rsidRPr="00522CC1">
        <w:rPr>
          <w:sz w:val="22"/>
          <w:szCs w:val="22"/>
        </w:rPr>
        <w:t>stimate</w:t>
      </w:r>
      <w:r w:rsidR="005E0629">
        <w:rPr>
          <w:sz w:val="22"/>
          <w:szCs w:val="22"/>
        </w:rPr>
        <w:t>, proposal or quote</w:t>
      </w:r>
      <w:r w:rsidRPr="00522CC1">
        <w:rPr>
          <w:sz w:val="22"/>
          <w:szCs w:val="22"/>
        </w:rPr>
        <w:t xml:space="preserve"> </w:t>
      </w:r>
      <w:r>
        <w:rPr>
          <w:sz w:val="22"/>
          <w:szCs w:val="22"/>
        </w:rPr>
        <w:t>(“Cost Estimate”)</w:t>
      </w:r>
      <w:r w:rsidRPr="00522CC1">
        <w:rPr>
          <w:sz w:val="22"/>
          <w:szCs w:val="22"/>
        </w:rPr>
        <w:t xml:space="preserve"> detailing the costs to be charged to IBM for the specific project to which the </w:t>
      </w:r>
      <w:r>
        <w:rPr>
          <w:sz w:val="22"/>
          <w:szCs w:val="22"/>
        </w:rPr>
        <w:t>C</w:t>
      </w:r>
      <w:r w:rsidRPr="00522CC1">
        <w:rPr>
          <w:sz w:val="22"/>
          <w:szCs w:val="22"/>
        </w:rPr>
        <w:t xml:space="preserve">ost </w:t>
      </w:r>
      <w:r>
        <w:rPr>
          <w:sz w:val="22"/>
          <w:szCs w:val="22"/>
        </w:rPr>
        <w:t>E</w:t>
      </w:r>
      <w:r w:rsidRPr="00522CC1">
        <w:rPr>
          <w:sz w:val="22"/>
          <w:szCs w:val="22"/>
        </w:rPr>
        <w:t xml:space="preserve">stimate corresponds. The Cost Estimate will reference the final agreed pricing and will include a detailed description of the project, timeline and deliverables, a cost breakout with unit price and quantity, sub-total &amp; grand total. In addition, and if necessary, there shall be a separate component for estimated </w:t>
      </w:r>
      <w:r>
        <w:rPr>
          <w:sz w:val="22"/>
          <w:szCs w:val="22"/>
        </w:rPr>
        <w:t>s</w:t>
      </w:r>
      <w:r w:rsidRPr="00522CC1">
        <w:rPr>
          <w:sz w:val="22"/>
          <w:szCs w:val="22"/>
        </w:rPr>
        <w:t xml:space="preserve">econdary </w:t>
      </w:r>
      <w:r>
        <w:rPr>
          <w:sz w:val="22"/>
          <w:szCs w:val="22"/>
        </w:rPr>
        <w:t>c</w:t>
      </w:r>
      <w:r w:rsidRPr="00522CC1">
        <w:rPr>
          <w:sz w:val="22"/>
          <w:szCs w:val="22"/>
        </w:rPr>
        <w:t xml:space="preserve">osts (i.e. </w:t>
      </w:r>
      <w:r>
        <w:rPr>
          <w:sz w:val="22"/>
          <w:szCs w:val="22"/>
        </w:rPr>
        <w:t>t</w:t>
      </w:r>
      <w:r w:rsidRPr="00522CC1">
        <w:rPr>
          <w:sz w:val="22"/>
          <w:szCs w:val="22"/>
        </w:rPr>
        <w:t xml:space="preserve">hird-party cost, </w:t>
      </w:r>
      <w:r>
        <w:rPr>
          <w:sz w:val="22"/>
          <w:szCs w:val="22"/>
        </w:rPr>
        <w:t>t</w:t>
      </w:r>
      <w:r w:rsidRPr="00522CC1">
        <w:rPr>
          <w:sz w:val="22"/>
          <w:szCs w:val="22"/>
        </w:rPr>
        <w:t xml:space="preserve">ravel expenses, etc.).The issuance of a WA </w:t>
      </w:r>
      <w:r w:rsidR="007A0E98">
        <w:rPr>
          <w:sz w:val="22"/>
          <w:szCs w:val="22"/>
        </w:rPr>
        <w:t xml:space="preserve">to which the final Cost Estimate is attached </w:t>
      </w:r>
      <w:r w:rsidRPr="00522CC1">
        <w:rPr>
          <w:sz w:val="22"/>
          <w:szCs w:val="22"/>
        </w:rPr>
        <w:t>constitutes IBM's agreement to the Cost Estimate</w:t>
      </w:r>
      <w:r w:rsidR="00936B35">
        <w:rPr>
          <w:sz w:val="22"/>
          <w:szCs w:val="22"/>
        </w:rPr>
        <w:t xml:space="preserve">. </w:t>
      </w:r>
    </w:p>
    <w:p w14:paraId="361B57FB" w14:textId="3D2B15CA" w:rsidR="00FB36F9" w:rsidRDefault="00FB36F9" w:rsidP="00FB36F9">
      <w:pPr>
        <w:divId w:val="3768706564"/>
        <w:rPr>
          <w:b/>
          <w:bCs/>
          <w:i/>
          <w:iCs/>
          <w:sz w:val="22"/>
          <w:szCs w:val="22"/>
        </w:rPr>
      </w:pPr>
      <w:r w:rsidRPr="00522CC1">
        <w:rPr>
          <w:sz w:val="22"/>
          <w:szCs w:val="22"/>
        </w:rPr>
        <w:t xml:space="preserve">Supplier </w:t>
      </w:r>
      <w:r>
        <w:rPr>
          <w:sz w:val="22"/>
          <w:szCs w:val="22"/>
        </w:rPr>
        <w:t>shall not</w:t>
      </w:r>
      <w:r w:rsidRPr="00522CC1">
        <w:rPr>
          <w:sz w:val="22"/>
          <w:szCs w:val="22"/>
        </w:rPr>
        <w:t xml:space="preserve"> act as a </w:t>
      </w:r>
      <w:r>
        <w:rPr>
          <w:sz w:val="22"/>
          <w:szCs w:val="22"/>
        </w:rPr>
        <w:t>P</w:t>
      </w:r>
      <w:r w:rsidRPr="00FB36F9">
        <w:rPr>
          <w:sz w:val="22"/>
          <w:szCs w:val="22"/>
        </w:rPr>
        <w:t xml:space="preserve">aying </w:t>
      </w:r>
      <w:r>
        <w:rPr>
          <w:sz w:val="22"/>
          <w:szCs w:val="22"/>
        </w:rPr>
        <w:t>A</w:t>
      </w:r>
      <w:r w:rsidRPr="00FB36F9">
        <w:rPr>
          <w:sz w:val="22"/>
          <w:szCs w:val="22"/>
        </w:rPr>
        <w:t xml:space="preserve">gent </w:t>
      </w:r>
      <w:r w:rsidR="00E3448E">
        <w:rPr>
          <w:sz w:val="22"/>
          <w:szCs w:val="22"/>
        </w:rPr>
        <w:t xml:space="preserve">or integrator </w:t>
      </w:r>
      <w:r>
        <w:rPr>
          <w:sz w:val="22"/>
          <w:szCs w:val="22"/>
        </w:rPr>
        <w:t>for a</w:t>
      </w:r>
      <w:r w:rsidRPr="00522CC1">
        <w:rPr>
          <w:sz w:val="22"/>
          <w:szCs w:val="22"/>
        </w:rPr>
        <w:t xml:space="preserve"> </w:t>
      </w:r>
      <w:r w:rsidR="004E2B28">
        <w:rPr>
          <w:sz w:val="22"/>
          <w:szCs w:val="22"/>
        </w:rPr>
        <w:t>third-party</w:t>
      </w:r>
      <w:r w:rsidRPr="00522CC1">
        <w:rPr>
          <w:sz w:val="22"/>
          <w:szCs w:val="22"/>
        </w:rPr>
        <w:t xml:space="preserve">. </w:t>
      </w:r>
      <w:r>
        <w:rPr>
          <w:sz w:val="22"/>
          <w:szCs w:val="22"/>
        </w:rPr>
        <w:t xml:space="preserve">For purposes of this SOW, </w:t>
      </w:r>
      <w:r w:rsidRPr="00522CC1">
        <w:rPr>
          <w:sz w:val="22"/>
          <w:szCs w:val="22"/>
        </w:rPr>
        <w:t xml:space="preserve">a </w:t>
      </w:r>
      <w:r w:rsidR="00E3448E">
        <w:rPr>
          <w:sz w:val="22"/>
          <w:szCs w:val="22"/>
        </w:rPr>
        <w:t>“</w:t>
      </w:r>
      <w:r w:rsidRPr="00522CC1">
        <w:rPr>
          <w:sz w:val="22"/>
          <w:szCs w:val="22"/>
        </w:rPr>
        <w:t>Paying Agent</w:t>
      </w:r>
      <w:r w:rsidR="00E3448E">
        <w:rPr>
          <w:sz w:val="22"/>
          <w:szCs w:val="22"/>
        </w:rPr>
        <w:t>” includes the term “integrator” and</w:t>
      </w:r>
      <w:r w:rsidRPr="00522CC1">
        <w:rPr>
          <w:sz w:val="22"/>
          <w:szCs w:val="22"/>
        </w:rPr>
        <w:t xml:space="preserve"> </w:t>
      </w:r>
      <w:r>
        <w:rPr>
          <w:sz w:val="22"/>
          <w:szCs w:val="22"/>
        </w:rPr>
        <w:t>means</w:t>
      </w:r>
      <w:r w:rsidRPr="00522CC1">
        <w:rPr>
          <w:sz w:val="22"/>
          <w:szCs w:val="22"/>
        </w:rPr>
        <w:t xml:space="preserve"> that Supplier</w:t>
      </w:r>
      <w:r w:rsidR="00E3448E">
        <w:rPr>
          <w:sz w:val="22"/>
          <w:szCs w:val="22"/>
        </w:rPr>
        <w:t xml:space="preserve">’s sole contribution to the Services is to </w:t>
      </w:r>
      <w:r w:rsidRPr="00522CC1">
        <w:rPr>
          <w:sz w:val="22"/>
          <w:szCs w:val="22"/>
        </w:rPr>
        <w:t>accept payment from the Buyer and distribute th</w:t>
      </w:r>
      <w:r w:rsidR="00E3448E">
        <w:rPr>
          <w:sz w:val="22"/>
          <w:szCs w:val="22"/>
        </w:rPr>
        <w:t>at</w:t>
      </w:r>
      <w:r w:rsidRPr="00522CC1">
        <w:rPr>
          <w:sz w:val="22"/>
          <w:szCs w:val="22"/>
        </w:rPr>
        <w:t xml:space="preserve"> payment to the </w:t>
      </w:r>
      <w:r w:rsidR="004E2B28">
        <w:rPr>
          <w:sz w:val="22"/>
          <w:szCs w:val="22"/>
        </w:rPr>
        <w:t>third-party</w:t>
      </w:r>
      <w:r w:rsidRPr="00522CC1">
        <w:rPr>
          <w:sz w:val="22"/>
          <w:szCs w:val="22"/>
        </w:rPr>
        <w:t>.</w:t>
      </w:r>
    </w:p>
    <w:p w14:paraId="55FE36B0" w14:textId="30C477F1" w:rsidR="004C6CFD" w:rsidRPr="00522CC1" w:rsidRDefault="004C6CFD" w:rsidP="004C6CFD">
      <w:pPr>
        <w:divId w:val="3768706565"/>
        <w:rPr>
          <w:color w:val="7030A0"/>
          <w:sz w:val="22"/>
          <w:szCs w:val="22"/>
        </w:rPr>
      </w:pPr>
      <w:r w:rsidRPr="004C6CFD">
        <w:rPr>
          <w:color w:val="7030A0"/>
          <w:sz w:val="22"/>
          <w:szCs w:val="22"/>
        </w:rPr>
        <w:t>***************</w:t>
      </w:r>
      <w:r w:rsidRPr="004C6CFD">
        <w:rPr>
          <w:i/>
          <w:color w:val="7030A0"/>
          <w:sz w:val="22"/>
          <w:szCs w:val="22"/>
        </w:rPr>
        <w:t xml:space="preserve">End </w:t>
      </w:r>
      <w:r w:rsidR="004E2B28">
        <w:rPr>
          <w:i/>
          <w:color w:val="7030A0"/>
          <w:sz w:val="22"/>
          <w:szCs w:val="22"/>
        </w:rPr>
        <w:t xml:space="preserve">of </w:t>
      </w:r>
      <w:r w:rsidRPr="004C6CFD">
        <w:rPr>
          <w:i/>
          <w:color w:val="7030A0"/>
          <w:sz w:val="22"/>
          <w:szCs w:val="22"/>
        </w:rPr>
        <w:t>Marcom Section</w:t>
      </w:r>
    </w:p>
    <w:p w14:paraId="31FEA082" w14:textId="1D93E959" w:rsidR="007D0219" w:rsidRPr="00522CC1" w:rsidRDefault="007D0219" w:rsidP="00752B99">
      <w:pPr>
        <w:pStyle w:val="AttachmentFirstParagraphHeader"/>
        <w:divId w:val="3768706566"/>
        <w:rPr>
          <w:rFonts w:cs="Times New Roman"/>
          <w:sz w:val="22"/>
          <w:szCs w:val="22"/>
        </w:rPr>
      </w:pPr>
      <w:r w:rsidRPr="00522CC1">
        <w:rPr>
          <w:rFonts w:cs="Times New Roman"/>
          <w:sz w:val="22"/>
          <w:szCs w:val="22"/>
        </w:rPr>
        <w:t>Program/Solution Description</w:t>
      </w:r>
    </w:p>
    <w:p w14:paraId="10605A65" w14:textId="03589A79" w:rsidR="007D0219" w:rsidRPr="00522CC1" w:rsidRDefault="007D0219" w:rsidP="00752B99">
      <w:pPr>
        <w:pStyle w:val="Instructions"/>
        <w:divId w:val="3768706567"/>
        <w:rPr>
          <w:rFonts w:cs="Times New Roman"/>
          <w:sz w:val="22"/>
          <w:szCs w:val="22"/>
        </w:rPr>
      </w:pPr>
      <w:r w:rsidRPr="00522CC1">
        <w:rPr>
          <w:rFonts w:cs="Times New Roman"/>
          <w:sz w:val="22"/>
          <w:szCs w:val="22"/>
        </w:rPr>
        <w:t xml:space="preserve">Use this Section if you are purchasing </w:t>
      </w:r>
      <w:r w:rsidRPr="00522CC1">
        <w:rPr>
          <w:rFonts w:cs="Times New Roman"/>
          <w:b/>
          <w:sz w:val="22"/>
          <w:szCs w:val="22"/>
          <w:u w:val="single"/>
        </w:rPr>
        <w:t>Solutions (Developed or NonDeveloped) or Deliverables where a Program (software)</w:t>
      </w:r>
      <w:r w:rsidRPr="00522CC1">
        <w:rPr>
          <w:rFonts w:cs="Times New Roman"/>
          <w:sz w:val="22"/>
          <w:szCs w:val="22"/>
        </w:rPr>
        <w:t xml:space="preserve"> Description applies</w:t>
      </w:r>
      <w:r w:rsidR="007D57F2" w:rsidRPr="00522CC1">
        <w:rPr>
          <w:rFonts w:cs="Times New Roman"/>
          <w:sz w:val="22"/>
          <w:szCs w:val="22"/>
        </w:rPr>
        <w:t>.</w:t>
      </w:r>
    </w:p>
    <w:p w14:paraId="5B788CE3" w14:textId="77777777" w:rsidR="007D0219" w:rsidRPr="00522CC1" w:rsidRDefault="007D0219" w:rsidP="00F54E70">
      <w:pPr>
        <w:pStyle w:val="Attachment2ndParagraphHeader"/>
        <w:divId w:val="3768706568"/>
        <w:rPr>
          <w:rFonts w:cs="Times New Roman"/>
          <w:sz w:val="22"/>
          <w:szCs w:val="22"/>
        </w:rPr>
      </w:pPr>
      <w:r w:rsidRPr="00522CC1">
        <w:rPr>
          <w:rFonts w:cs="Times New Roman"/>
          <w:sz w:val="22"/>
          <w:szCs w:val="22"/>
        </w:rPr>
        <w:t>Description of Program(s):</w:t>
      </w:r>
    </w:p>
    <w:p w14:paraId="3AC1C325" w14:textId="77777777" w:rsidR="007D0219" w:rsidRPr="00522CC1" w:rsidRDefault="007D0219" w:rsidP="007D0219">
      <w:pPr>
        <w:widowControl w:val="0"/>
        <w:numPr>
          <w:ilvl w:val="0"/>
          <w:numId w:val="3"/>
        </w:numPr>
        <w:autoSpaceDE w:val="0"/>
        <w:autoSpaceDN w:val="0"/>
        <w:adjustRightInd w:val="0"/>
        <w:contextualSpacing/>
        <w:divId w:val="3768706569"/>
        <w:rPr>
          <w:sz w:val="22"/>
          <w:szCs w:val="22"/>
        </w:rPr>
      </w:pPr>
      <w:r w:rsidRPr="00522CC1">
        <w:rPr>
          <w:i/>
          <w:sz w:val="22"/>
          <w:szCs w:val="22"/>
        </w:rPr>
        <w:t xml:space="preserve">Function, version number, etc. </w:t>
      </w:r>
    </w:p>
    <w:p w14:paraId="366844C0" w14:textId="77777777" w:rsidR="007D0219" w:rsidRPr="00522CC1" w:rsidRDefault="007D0219" w:rsidP="007D0219">
      <w:pPr>
        <w:widowControl w:val="0"/>
        <w:numPr>
          <w:ilvl w:val="0"/>
          <w:numId w:val="3"/>
        </w:numPr>
        <w:autoSpaceDE w:val="0"/>
        <w:autoSpaceDN w:val="0"/>
        <w:adjustRightInd w:val="0"/>
        <w:contextualSpacing/>
        <w:divId w:val="3768706570"/>
        <w:rPr>
          <w:sz w:val="22"/>
          <w:szCs w:val="22"/>
        </w:rPr>
      </w:pPr>
      <w:r w:rsidRPr="00522CC1">
        <w:rPr>
          <w:i/>
          <w:sz w:val="22"/>
          <w:szCs w:val="22"/>
        </w:rPr>
        <w:t>Documentation</w:t>
      </w:r>
    </w:p>
    <w:p w14:paraId="59223937" w14:textId="77777777" w:rsidR="007D0219" w:rsidRPr="00522CC1" w:rsidRDefault="007D0219" w:rsidP="007D0219">
      <w:pPr>
        <w:widowControl w:val="0"/>
        <w:numPr>
          <w:ilvl w:val="0"/>
          <w:numId w:val="3"/>
        </w:numPr>
        <w:autoSpaceDE w:val="0"/>
        <w:autoSpaceDN w:val="0"/>
        <w:adjustRightInd w:val="0"/>
        <w:contextualSpacing/>
        <w:divId w:val="3768706571"/>
        <w:rPr>
          <w:sz w:val="22"/>
          <w:szCs w:val="22"/>
        </w:rPr>
      </w:pPr>
      <w:r w:rsidRPr="00522CC1">
        <w:rPr>
          <w:i/>
          <w:sz w:val="22"/>
          <w:szCs w:val="22"/>
        </w:rPr>
        <w:t>Other materials</w:t>
      </w:r>
    </w:p>
    <w:tbl>
      <w:tblPr>
        <w:tblW w:w="0" w:type="auto"/>
        <w:tblInd w:w="108" w:type="dxa"/>
        <w:tblLook w:val="01E0" w:firstRow="1" w:lastRow="1" w:firstColumn="1" w:lastColumn="1" w:noHBand="0" w:noVBand="0"/>
      </w:tblPr>
      <w:tblGrid>
        <w:gridCol w:w="2867"/>
        <w:gridCol w:w="1313"/>
        <w:gridCol w:w="1125"/>
        <w:gridCol w:w="1406"/>
        <w:gridCol w:w="1403"/>
        <w:gridCol w:w="1128"/>
      </w:tblGrid>
      <w:tr w:rsidR="007D0219" w:rsidRPr="007E59D8" w14:paraId="28789956" w14:textId="77777777" w:rsidTr="00077A3C">
        <w:tc>
          <w:tcPr>
            <w:tcW w:w="3510" w:type="dxa"/>
            <w:tcBorders>
              <w:top w:val="single" w:sz="4" w:space="0" w:color="auto"/>
              <w:left w:val="single" w:sz="4" w:space="0" w:color="auto"/>
              <w:bottom w:val="single" w:sz="4" w:space="0" w:color="auto"/>
              <w:right w:val="single" w:sz="4" w:space="0" w:color="auto"/>
            </w:tcBorders>
            <w:shd w:val="clear" w:color="auto" w:fill="auto"/>
          </w:tcPr>
          <w:p w14:paraId="10F9C70E" w14:textId="77777777" w:rsidR="007D0219" w:rsidRPr="00522CC1" w:rsidRDefault="007D0219" w:rsidP="007D0219">
            <w:pPr>
              <w:widowControl w:val="0"/>
              <w:autoSpaceDE w:val="0"/>
              <w:autoSpaceDN w:val="0"/>
              <w:adjustRightInd w:val="0"/>
              <w:spacing w:after="0"/>
              <w:jc w:val="center"/>
              <w:rPr>
                <w:rFonts w:eastAsia="Times New Roman"/>
                <w:b/>
                <w:sz w:val="22"/>
                <w:szCs w:val="22"/>
              </w:rPr>
            </w:pPr>
            <w:r w:rsidRPr="00522CC1">
              <w:rPr>
                <w:rFonts w:eastAsia="Times New Roman"/>
                <w:b/>
                <w:bCs/>
                <w:sz w:val="22"/>
                <w:szCs w:val="22"/>
              </w:rPr>
              <w:t>Program</w:t>
            </w: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59560FEB" w14:textId="77777777" w:rsidR="007D0219" w:rsidRPr="00522CC1" w:rsidRDefault="007D0219" w:rsidP="007D0219">
            <w:pPr>
              <w:widowControl w:val="0"/>
              <w:autoSpaceDE w:val="0"/>
              <w:autoSpaceDN w:val="0"/>
              <w:adjustRightInd w:val="0"/>
              <w:spacing w:after="0"/>
              <w:jc w:val="center"/>
              <w:rPr>
                <w:rFonts w:eastAsia="Times New Roman"/>
                <w:b/>
                <w:sz w:val="22"/>
                <w:szCs w:val="22"/>
              </w:rPr>
            </w:pPr>
            <w:r w:rsidRPr="00522CC1">
              <w:rPr>
                <w:rFonts w:eastAsia="Times New Roman"/>
                <w:b/>
                <w:bCs/>
                <w:sz w:val="22"/>
                <w:szCs w:val="22"/>
              </w:rPr>
              <w:t>Unit Price</w:t>
            </w:r>
          </w:p>
        </w:tc>
        <w:tc>
          <w:tcPr>
            <w:tcW w:w="1170" w:type="dxa"/>
            <w:tcBorders>
              <w:top w:val="single" w:sz="4" w:space="0" w:color="auto"/>
              <w:left w:val="single" w:sz="4" w:space="0" w:color="auto"/>
              <w:bottom w:val="single" w:sz="4" w:space="0" w:color="auto"/>
              <w:right w:val="single" w:sz="4" w:space="0" w:color="auto"/>
            </w:tcBorders>
            <w:shd w:val="clear" w:color="auto" w:fill="auto"/>
          </w:tcPr>
          <w:p w14:paraId="55AD8E2D" w14:textId="77777777" w:rsidR="007D0219" w:rsidRPr="00522CC1" w:rsidRDefault="007D0219" w:rsidP="007D0219">
            <w:pPr>
              <w:widowControl w:val="0"/>
              <w:autoSpaceDE w:val="0"/>
              <w:autoSpaceDN w:val="0"/>
              <w:adjustRightInd w:val="0"/>
              <w:spacing w:after="0"/>
              <w:jc w:val="center"/>
              <w:rPr>
                <w:rFonts w:eastAsia="Times New Roman"/>
                <w:b/>
                <w:sz w:val="22"/>
                <w:szCs w:val="22"/>
              </w:rPr>
            </w:pPr>
            <w:r w:rsidRPr="00522CC1">
              <w:rPr>
                <w:rFonts w:eastAsia="Times New Roman"/>
                <w:b/>
                <w:bCs/>
                <w:sz w:val="22"/>
                <w:szCs w:val="22"/>
              </w:rPr>
              <w:t>Total Number</w:t>
            </w:r>
          </w:p>
          <w:p w14:paraId="7E342C16" w14:textId="77777777" w:rsidR="007D0219" w:rsidRPr="00522CC1" w:rsidRDefault="007D0219" w:rsidP="007D0219">
            <w:pPr>
              <w:widowControl w:val="0"/>
              <w:autoSpaceDE w:val="0"/>
              <w:autoSpaceDN w:val="0"/>
              <w:adjustRightInd w:val="0"/>
              <w:spacing w:after="0"/>
              <w:jc w:val="center"/>
              <w:rPr>
                <w:rFonts w:eastAsia="Times New Roman"/>
                <w:b/>
                <w:sz w:val="22"/>
                <w:szCs w:val="22"/>
              </w:rPr>
            </w:pPr>
            <w:r w:rsidRPr="00522CC1">
              <w:rPr>
                <w:rFonts w:eastAsia="Times New Roman"/>
                <w:b/>
                <w:bCs/>
                <w:sz w:val="22"/>
                <w:szCs w:val="22"/>
              </w:rPr>
              <w:t>of Units</w:t>
            </w: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328C3CBB" w14:textId="77777777" w:rsidR="007D0219" w:rsidRPr="00522CC1" w:rsidRDefault="007D0219" w:rsidP="007D0219">
            <w:pPr>
              <w:widowControl w:val="0"/>
              <w:autoSpaceDE w:val="0"/>
              <w:autoSpaceDN w:val="0"/>
              <w:adjustRightInd w:val="0"/>
              <w:spacing w:after="0"/>
              <w:jc w:val="center"/>
              <w:rPr>
                <w:rFonts w:eastAsia="Times New Roman"/>
                <w:b/>
                <w:sz w:val="22"/>
                <w:szCs w:val="22"/>
              </w:rPr>
            </w:pPr>
            <w:r w:rsidRPr="00522CC1">
              <w:rPr>
                <w:rFonts w:eastAsia="Times New Roman"/>
                <w:b/>
                <w:bCs/>
                <w:sz w:val="22"/>
                <w:szCs w:val="22"/>
              </w:rPr>
              <w:t>Delivery Schedule</w:t>
            </w: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4902ABC6" w14:textId="77777777" w:rsidR="007D0219" w:rsidRPr="00522CC1" w:rsidRDefault="007D0219" w:rsidP="007D0219">
            <w:pPr>
              <w:widowControl w:val="0"/>
              <w:autoSpaceDE w:val="0"/>
              <w:autoSpaceDN w:val="0"/>
              <w:adjustRightInd w:val="0"/>
              <w:spacing w:after="0"/>
              <w:jc w:val="center"/>
              <w:rPr>
                <w:rFonts w:eastAsia="Times New Roman"/>
                <w:b/>
                <w:sz w:val="22"/>
                <w:szCs w:val="22"/>
              </w:rPr>
            </w:pPr>
            <w:r w:rsidRPr="00522CC1">
              <w:rPr>
                <w:rFonts w:eastAsia="Times New Roman"/>
                <w:b/>
                <w:bCs/>
                <w:sz w:val="22"/>
                <w:szCs w:val="22"/>
              </w:rPr>
              <w:t>Delivery Location</w:t>
            </w:r>
          </w:p>
        </w:tc>
        <w:tc>
          <w:tcPr>
            <w:tcW w:w="1170" w:type="dxa"/>
            <w:tcBorders>
              <w:top w:val="single" w:sz="4" w:space="0" w:color="auto"/>
              <w:left w:val="single" w:sz="4" w:space="0" w:color="auto"/>
              <w:bottom w:val="single" w:sz="4" w:space="0" w:color="auto"/>
              <w:right w:val="single" w:sz="4" w:space="0" w:color="auto"/>
            </w:tcBorders>
            <w:shd w:val="clear" w:color="auto" w:fill="auto"/>
          </w:tcPr>
          <w:p w14:paraId="06849C9B" w14:textId="77777777" w:rsidR="007D0219" w:rsidRPr="00522CC1" w:rsidRDefault="007D0219" w:rsidP="007D0219">
            <w:pPr>
              <w:widowControl w:val="0"/>
              <w:autoSpaceDE w:val="0"/>
              <w:autoSpaceDN w:val="0"/>
              <w:adjustRightInd w:val="0"/>
              <w:spacing w:after="0"/>
              <w:jc w:val="center"/>
              <w:rPr>
                <w:rFonts w:eastAsia="Times New Roman"/>
                <w:b/>
                <w:sz w:val="22"/>
                <w:szCs w:val="22"/>
              </w:rPr>
            </w:pPr>
            <w:r w:rsidRPr="00522CC1">
              <w:rPr>
                <w:rFonts w:eastAsia="Times New Roman"/>
                <w:b/>
                <w:bCs/>
                <w:sz w:val="22"/>
                <w:szCs w:val="22"/>
              </w:rPr>
              <w:t>Delivery Term</w:t>
            </w:r>
          </w:p>
        </w:tc>
      </w:tr>
      <w:tr w:rsidR="007D0219" w:rsidRPr="007E59D8" w14:paraId="24B50E1E" w14:textId="77777777" w:rsidTr="00077A3C">
        <w:tc>
          <w:tcPr>
            <w:tcW w:w="3510" w:type="dxa"/>
            <w:tcBorders>
              <w:top w:val="single" w:sz="4" w:space="0" w:color="auto"/>
              <w:left w:val="single" w:sz="4" w:space="0" w:color="auto"/>
              <w:bottom w:val="single" w:sz="4" w:space="0" w:color="auto"/>
              <w:right w:val="single" w:sz="4" w:space="0" w:color="auto"/>
            </w:tcBorders>
            <w:shd w:val="clear" w:color="auto" w:fill="auto"/>
          </w:tcPr>
          <w:p w14:paraId="359F4678" w14:textId="77777777" w:rsidR="007D0219" w:rsidRPr="00F75347" w:rsidRDefault="007D0219" w:rsidP="007D0219">
            <w:pPr>
              <w:widowControl w:val="0"/>
              <w:autoSpaceDE w:val="0"/>
              <w:autoSpaceDN w:val="0"/>
              <w:adjustRightInd w:val="0"/>
              <w:spacing w:after="0"/>
              <w:rPr>
                <w:rFonts w:eastAsia="Times New Roman"/>
                <w:sz w:val="22"/>
                <w:szCs w:val="22"/>
              </w:rPr>
            </w:pP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3A5F3559" w14:textId="77777777" w:rsidR="007D0219" w:rsidRPr="00F75347" w:rsidRDefault="007D0219" w:rsidP="007D0219">
            <w:pPr>
              <w:widowControl w:val="0"/>
              <w:autoSpaceDE w:val="0"/>
              <w:autoSpaceDN w:val="0"/>
              <w:adjustRightInd w:val="0"/>
              <w:spacing w:after="0"/>
              <w:rPr>
                <w:rFonts w:eastAsia="Times New Roman"/>
                <w:sz w:val="22"/>
                <w:szCs w:val="22"/>
              </w:rPr>
            </w:pPr>
          </w:p>
        </w:tc>
        <w:tc>
          <w:tcPr>
            <w:tcW w:w="1170" w:type="dxa"/>
            <w:tcBorders>
              <w:top w:val="single" w:sz="4" w:space="0" w:color="auto"/>
              <w:left w:val="single" w:sz="4" w:space="0" w:color="auto"/>
              <w:bottom w:val="single" w:sz="4" w:space="0" w:color="auto"/>
              <w:right w:val="single" w:sz="4" w:space="0" w:color="auto"/>
            </w:tcBorders>
            <w:shd w:val="clear" w:color="auto" w:fill="auto"/>
          </w:tcPr>
          <w:p w14:paraId="718E634E" w14:textId="77777777" w:rsidR="007D0219" w:rsidRPr="00F75347" w:rsidRDefault="007D0219" w:rsidP="007D0219">
            <w:pPr>
              <w:widowControl w:val="0"/>
              <w:autoSpaceDE w:val="0"/>
              <w:autoSpaceDN w:val="0"/>
              <w:adjustRightInd w:val="0"/>
              <w:spacing w:after="0"/>
              <w:rPr>
                <w:rFonts w:eastAsia="Times New Roman"/>
                <w:sz w:val="22"/>
                <w:szCs w:val="22"/>
              </w:rPr>
            </w:pP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7E84AE94" w14:textId="77777777" w:rsidR="007D0219" w:rsidRPr="00F75347" w:rsidRDefault="007D0219" w:rsidP="007D0219">
            <w:pPr>
              <w:widowControl w:val="0"/>
              <w:autoSpaceDE w:val="0"/>
              <w:autoSpaceDN w:val="0"/>
              <w:adjustRightInd w:val="0"/>
              <w:spacing w:after="0"/>
              <w:rPr>
                <w:rFonts w:eastAsia="Times New Roman"/>
                <w:sz w:val="22"/>
                <w:szCs w:val="22"/>
              </w:rPr>
            </w:pP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432A5EB9" w14:textId="77777777" w:rsidR="007D0219" w:rsidRPr="00F75347" w:rsidRDefault="007D0219" w:rsidP="007D0219">
            <w:pPr>
              <w:widowControl w:val="0"/>
              <w:autoSpaceDE w:val="0"/>
              <w:autoSpaceDN w:val="0"/>
              <w:adjustRightInd w:val="0"/>
              <w:spacing w:after="0"/>
              <w:rPr>
                <w:rFonts w:eastAsia="Times New Roman"/>
                <w:sz w:val="22"/>
                <w:szCs w:val="22"/>
              </w:rPr>
            </w:pPr>
          </w:p>
        </w:tc>
        <w:tc>
          <w:tcPr>
            <w:tcW w:w="1170" w:type="dxa"/>
            <w:tcBorders>
              <w:top w:val="single" w:sz="4" w:space="0" w:color="auto"/>
              <w:left w:val="single" w:sz="4" w:space="0" w:color="auto"/>
              <w:bottom w:val="single" w:sz="4" w:space="0" w:color="auto"/>
              <w:right w:val="single" w:sz="4" w:space="0" w:color="auto"/>
            </w:tcBorders>
            <w:shd w:val="clear" w:color="auto" w:fill="auto"/>
          </w:tcPr>
          <w:p w14:paraId="4B80BBE5" w14:textId="77777777" w:rsidR="007D0219" w:rsidRPr="00F75347" w:rsidRDefault="007D0219" w:rsidP="007D0219">
            <w:pPr>
              <w:widowControl w:val="0"/>
              <w:autoSpaceDE w:val="0"/>
              <w:autoSpaceDN w:val="0"/>
              <w:adjustRightInd w:val="0"/>
              <w:spacing w:after="0"/>
              <w:rPr>
                <w:rFonts w:eastAsia="Times New Roman"/>
                <w:sz w:val="22"/>
                <w:szCs w:val="22"/>
              </w:rPr>
            </w:pPr>
          </w:p>
        </w:tc>
      </w:tr>
      <w:tr w:rsidR="007D0219" w:rsidRPr="007E59D8" w14:paraId="7063B17D" w14:textId="77777777" w:rsidTr="00077A3C">
        <w:tc>
          <w:tcPr>
            <w:tcW w:w="3510" w:type="dxa"/>
            <w:tcBorders>
              <w:top w:val="single" w:sz="4" w:space="0" w:color="auto"/>
              <w:left w:val="single" w:sz="4" w:space="0" w:color="auto"/>
              <w:bottom w:val="single" w:sz="4" w:space="0" w:color="auto"/>
              <w:right w:val="single" w:sz="4" w:space="0" w:color="auto"/>
            </w:tcBorders>
            <w:shd w:val="clear" w:color="auto" w:fill="auto"/>
          </w:tcPr>
          <w:p w14:paraId="50EB6B24" w14:textId="77777777" w:rsidR="007D0219" w:rsidRPr="00F75347" w:rsidRDefault="007D0219" w:rsidP="007D0219">
            <w:pPr>
              <w:widowControl w:val="0"/>
              <w:autoSpaceDE w:val="0"/>
              <w:autoSpaceDN w:val="0"/>
              <w:adjustRightInd w:val="0"/>
              <w:spacing w:after="0"/>
              <w:rPr>
                <w:rFonts w:eastAsia="Times New Roman"/>
                <w:sz w:val="22"/>
                <w:szCs w:val="22"/>
              </w:rPr>
            </w:pP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727A2089" w14:textId="77777777" w:rsidR="007D0219" w:rsidRPr="00F75347" w:rsidRDefault="007D0219" w:rsidP="007D0219">
            <w:pPr>
              <w:widowControl w:val="0"/>
              <w:autoSpaceDE w:val="0"/>
              <w:autoSpaceDN w:val="0"/>
              <w:adjustRightInd w:val="0"/>
              <w:spacing w:after="0"/>
              <w:rPr>
                <w:rFonts w:eastAsia="Times New Roman"/>
                <w:sz w:val="22"/>
                <w:szCs w:val="22"/>
              </w:rPr>
            </w:pPr>
          </w:p>
        </w:tc>
        <w:tc>
          <w:tcPr>
            <w:tcW w:w="1170" w:type="dxa"/>
            <w:tcBorders>
              <w:top w:val="single" w:sz="4" w:space="0" w:color="auto"/>
              <w:left w:val="single" w:sz="4" w:space="0" w:color="auto"/>
              <w:bottom w:val="single" w:sz="4" w:space="0" w:color="auto"/>
              <w:right w:val="single" w:sz="4" w:space="0" w:color="auto"/>
            </w:tcBorders>
            <w:shd w:val="clear" w:color="auto" w:fill="auto"/>
          </w:tcPr>
          <w:p w14:paraId="523F2D84" w14:textId="77777777" w:rsidR="007D0219" w:rsidRPr="00F75347" w:rsidRDefault="007D0219" w:rsidP="007D0219">
            <w:pPr>
              <w:widowControl w:val="0"/>
              <w:autoSpaceDE w:val="0"/>
              <w:autoSpaceDN w:val="0"/>
              <w:adjustRightInd w:val="0"/>
              <w:spacing w:after="0"/>
              <w:rPr>
                <w:rFonts w:eastAsia="Times New Roman"/>
                <w:sz w:val="22"/>
                <w:szCs w:val="22"/>
              </w:rPr>
            </w:pP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5CC203A2" w14:textId="77777777" w:rsidR="007D0219" w:rsidRPr="00F75347" w:rsidRDefault="007D0219" w:rsidP="007D0219">
            <w:pPr>
              <w:widowControl w:val="0"/>
              <w:autoSpaceDE w:val="0"/>
              <w:autoSpaceDN w:val="0"/>
              <w:adjustRightInd w:val="0"/>
              <w:spacing w:after="0"/>
              <w:rPr>
                <w:rFonts w:eastAsia="Times New Roman"/>
                <w:sz w:val="22"/>
                <w:szCs w:val="22"/>
              </w:rPr>
            </w:pP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1A124029" w14:textId="77777777" w:rsidR="007D0219" w:rsidRPr="00F75347" w:rsidRDefault="007D0219" w:rsidP="007D0219">
            <w:pPr>
              <w:widowControl w:val="0"/>
              <w:autoSpaceDE w:val="0"/>
              <w:autoSpaceDN w:val="0"/>
              <w:adjustRightInd w:val="0"/>
              <w:spacing w:after="0"/>
              <w:rPr>
                <w:rFonts w:eastAsia="Times New Roman"/>
                <w:sz w:val="22"/>
                <w:szCs w:val="22"/>
              </w:rPr>
            </w:pPr>
          </w:p>
        </w:tc>
        <w:tc>
          <w:tcPr>
            <w:tcW w:w="1170" w:type="dxa"/>
            <w:tcBorders>
              <w:top w:val="single" w:sz="4" w:space="0" w:color="auto"/>
              <w:left w:val="single" w:sz="4" w:space="0" w:color="auto"/>
              <w:bottom w:val="single" w:sz="4" w:space="0" w:color="auto"/>
              <w:right w:val="single" w:sz="4" w:space="0" w:color="auto"/>
            </w:tcBorders>
            <w:shd w:val="clear" w:color="auto" w:fill="auto"/>
          </w:tcPr>
          <w:p w14:paraId="4934245C" w14:textId="77777777" w:rsidR="007D0219" w:rsidRPr="00F75347" w:rsidRDefault="007D0219" w:rsidP="007D0219">
            <w:pPr>
              <w:widowControl w:val="0"/>
              <w:autoSpaceDE w:val="0"/>
              <w:autoSpaceDN w:val="0"/>
              <w:adjustRightInd w:val="0"/>
              <w:spacing w:after="0"/>
              <w:rPr>
                <w:rFonts w:eastAsia="Times New Roman"/>
                <w:sz w:val="22"/>
                <w:szCs w:val="22"/>
              </w:rPr>
            </w:pPr>
          </w:p>
        </w:tc>
      </w:tr>
      <w:tr w:rsidR="007D0219" w:rsidRPr="007E59D8" w14:paraId="68DB22CD" w14:textId="77777777" w:rsidTr="00077A3C">
        <w:tc>
          <w:tcPr>
            <w:tcW w:w="3510" w:type="dxa"/>
            <w:tcBorders>
              <w:top w:val="single" w:sz="4" w:space="0" w:color="auto"/>
              <w:left w:val="single" w:sz="4" w:space="0" w:color="auto"/>
              <w:bottom w:val="single" w:sz="4" w:space="0" w:color="auto"/>
              <w:right w:val="single" w:sz="4" w:space="0" w:color="auto"/>
            </w:tcBorders>
            <w:shd w:val="clear" w:color="auto" w:fill="auto"/>
          </w:tcPr>
          <w:p w14:paraId="3B9D00F8" w14:textId="77777777" w:rsidR="007D0219" w:rsidRPr="00F75347" w:rsidRDefault="007D0219" w:rsidP="007D0219">
            <w:pPr>
              <w:widowControl w:val="0"/>
              <w:autoSpaceDE w:val="0"/>
              <w:autoSpaceDN w:val="0"/>
              <w:adjustRightInd w:val="0"/>
              <w:spacing w:after="0"/>
              <w:rPr>
                <w:rFonts w:eastAsia="Times New Roman"/>
                <w:sz w:val="22"/>
                <w:szCs w:val="22"/>
              </w:rPr>
            </w:pP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113B0DFA" w14:textId="77777777" w:rsidR="007D0219" w:rsidRPr="00F75347" w:rsidRDefault="007D0219" w:rsidP="007D0219">
            <w:pPr>
              <w:widowControl w:val="0"/>
              <w:autoSpaceDE w:val="0"/>
              <w:autoSpaceDN w:val="0"/>
              <w:adjustRightInd w:val="0"/>
              <w:spacing w:after="0"/>
              <w:rPr>
                <w:rFonts w:eastAsia="Times New Roman"/>
                <w:sz w:val="22"/>
                <w:szCs w:val="22"/>
              </w:rPr>
            </w:pPr>
          </w:p>
        </w:tc>
        <w:tc>
          <w:tcPr>
            <w:tcW w:w="1170" w:type="dxa"/>
            <w:tcBorders>
              <w:top w:val="single" w:sz="4" w:space="0" w:color="auto"/>
              <w:left w:val="single" w:sz="4" w:space="0" w:color="auto"/>
              <w:bottom w:val="single" w:sz="4" w:space="0" w:color="auto"/>
              <w:right w:val="single" w:sz="4" w:space="0" w:color="auto"/>
            </w:tcBorders>
            <w:shd w:val="clear" w:color="auto" w:fill="auto"/>
          </w:tcPr>
          <w:p w14:paraId="2193E82B" w14:textId="77777777" w:rsidR="007D0219" w:rsidRPr="00F75347" w:rsidRDefault="007D0219" w:rsidP="007D0219">
            <w:pPr>
              <w:widowControl w:val="0"/>
              <w:autoSpaceDE w:val="0"/>
              <w:autoSpaceDN w:val="0"/>
              <w:adjustRightInd w:val="0"/>
              <w:spacing w:after="0"/>
              <w:rPr>
                <w:rFonts w:eastAsia="Times New Roman"/>
                <w:sz w:val="22"/>
                <w:szCs w:val="22"/>
              </w:rPr>
            </w:pP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423E83E0" w14:textId="77777777" w:rsidR="007D0219" w:rsidRPr="00F75347" w:rsidRDefault="007D0219" w:rsidP="007D0219">
            <w:pPr>
              <w:widowControl w:val="0"/>
              <w:autoSpaceDE w:val="0"/>
              <w:autoSpaceDN w:val="0"/>
              <w:adjustRightInd w:val="0"/>
              <w:spacing w:after="0"/>
              <w:rPr>
                <w:rFonts w:eastAsia="Times New Roman"/>
                <w:sz w:val="22"/>
                <w:szCs w:val="22"/>
              </w:rPr>
            </w:pP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73560270" w14:textId="77777777" w:rsidR="007D0219" w:rsidRPr="00F75347" w:rsidRDefault="007D0219" w:rsidP="007D0219">
            <w:pPr>
              <w:widowControl w:val="0"/>
              <w:autoSpaceDE w:val="0"/>
              <w:autoSpaceDN w:val="0"/>
              <w:adjustRightInd w:val="0"/>
              <w:spacing w:after="0"/>
              <w:rPr>
                <w:rFonts w:eastAsia="Times New Roman"/>
                <w:sz w:val="22"/>
                <w:szCs w:val="22"/>
              </w:rPr>
            </w:pPr>
          </w:p>
        </w:tc>
        <w:tc>
          <w:tcPr>
            <w:tcW w:w="1170" w:type="dxa"/>
            <w:tcBorders>
              <w:top w:val="single" w:sz="4" w:space="0" w:color="auto"/>
              <w:left w:val="single" w:sz="4" w:space="0" w:color="auto"/>
              <w:bottom w:val="single" w:sz="4" w:space="0" w:color="auto"/>
              <w:right w:val="single" w:sz="4" w:space="0" w:color="auto"/>
            </w:tcBorders>
            <w:shd w:val="clear" w:color="auto" w:fill="auto"/>
          </w:tcPr>
          <w:p w14:paraId="45A86944" w14:textId="77777777" w:rsidR="007D0219" w:rsidRPr="00F75347" w:rsidRDefault="007D0219" w:rsidP="007D0219">
            <w:pPr>
              <w:widowControl w:val="0"/>
              <w:autoSpaceDE w:val="0"/>
              <w:autoSpaceDN w:val="0"/>
              <w:adjustRightInd w:val="0"/>
              <w:spacing w:after="0"/>
              <w:rPr>
                <w:rFonts w:eastAsia="Times New Roman"/>
                <w:sz w:val="22"/>
                <w:szCs w:val="22"/>
              </w:rPr>
            </w:pPr>
          </w:p>
        </w:tc>
      </w:tr>
      <w:tr w:rsidR="007D0219" w:rsidRPr="007E59D8" w14:paraId="4E46C45C" w14:textId="77777777" w:rsidTr="00077A3C">
        <w:tc>
          <w:tcPr>
            <w:tcW w:w="3510" w:type="dxa"/>
            <w:tcBorders>
              <w:top w:val="single" w:sz="4" w:space="0" w:color="auto"/>
              <w:left w:val="single" w:sz="4" w:space="0" w:color="auto"/>
              <w:bottom w:val="single" w:sz="4" w:space="0" w:color="auto"/>
              <w:right w:val="single" w:sz="4" w:space="0" w:color="auto"/>
            </w:tcBorders>
            <w:shd w:val="clear" w:color="auto" w:fill="auto"/>
          </w:tcPr>
          <w:p w14:paraId="39D30F27" w14:textId="77777777" w:rsidR="007D0219" w:rsidRPr="00F75347" w:rsidRDefault="007D0219" w:rsidP="007D0219">
            <w:pPr>
              <w:widowControl w:val="0"/>
              <w:autoSpaceDE w:val="0"/>
              <w:autoSpaceDN w:val="0"/>
              <w:adjustRightInd w:val="0"/>
              <w:spacing w:after="0"/>
              <w:rPr>
                <w:rFonts w:eastAsia="Times New Roman"/>
                <w:sz w:val="22"/>
                <w:szCs w:val="22"/>
              </w:rPr>
            </w:pP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70F92E98" w14:textId="77777777" w:rsidR="007D0219" w:rsidRPr="00F75347" w:rsidRDefault="007D0219" w:rsidP="007D0219">
            <w:pPr>
              <w:widowControl w:val="0"/>
              <w:autoSpaceDE w:val="0"/>
              <w:autoSpaceDN w:val="0"/>
              <w:adjustRightInd w:val="0"/>
              <w:spacing w:after="0"/>
              <w:rPr>
                <w:rFonts w:eastAsia="Times New Roman"/>
                <w:sz w:val="22"/>
                <w:szCs w:val="22"/>
              </w:rPr>
            </w:pPr>
          </w:p>
        </w:tc>
        <w:tc>
          <w:tcPr>
            <w:tcW w:w="1170" w:type="dxa"/>
            <w:tcBorders>
              <w:top w:val="single" w:sz="4" w:space="0" w:color="auto"/>
              <w:left w:val="single" w:sz="4" w:space="0" w:color="auto"/>
              <w:bottom w:val="single" w:sz="4" w:space="0" w:color="auto"/>
              <w:right w:val="single" w:sz="4" w:space="0" w:color="auto"/>
            </w:tcBorders>
            <w:shd w:val="clear" w:color="auto" w:fill="auto"/>
          </w:tcPr>
          <w:p w14:paraId="227D7ED9" w14:textId="77777777" w:rsidR="007D0219" w:rsidRPr="00F75347" w:rsidRDefault="007D0219" w:rsidP="007D0219">
            <w:pPr>
              <w:widowControl w:val="0"/>
              <w:autoSpaceDE w:val="0"/>
              <w:autoSpaceDN w:val="0"/>
              <w:adjustRightInd w:val="0"/>
              <w:spacing w:after="0"/>
              <w:rPr>
                <w:rFonts w:eastAsia="Times New Roman"/>
                <w:sz w:val="22"/>
                <w:szCs w:val="22"/>
              </w:rPr>
            </w:pP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43780799" w14:textId="77777777" w:rsidR="007D0219" w:rsidRPr="00F75347" w:rsidRDefault="007D0219" w:rsidP="007D0219">
            <w:pPr>
              <w:widowControl w:val="0"/>
              <w:autoSpaceDE w:val="0"/>
              <w:autoSpaceDN w:val="0"/>
              <w:adjustRightInd w:val="0"/>
              <w:spacing w:after="0"/>
              <w:rPr>
                <w:rFonts w:eastAsia="Times New Roman"/>
                <w:sz w:val="22"/>
                <w:szCs w:val="22"/>
              </w:rPr>
            </w:pP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6EC85E55" w14:textId="77777777" w:rsidR="007D0219" w:rsidRPr="00F75347" w:rsidRDefault="007D0219" w:rsidP="007D0219">
            <w:pPr>
              <w:widowControl w:val="0"/>
              <w:autoSpaceDE w:val="0"/>
              <w:autoSpaceDN w:val="0"/>
              <w:adjustRightInd w:val="0"/>
              <w:spacing w:after="0"/>
              <w:rPr>
                <w:rFonts w:eastAsia="Times New Roman"/>
                <w:sz w:val="22"/>
                <w:szCs w:val="22"/>
              </w:rPr>
            </w:pPr>
          </w:p>
        </w:tc>
        <w:tc>
          <w:tcPr>
            <w:tcW w:w="1170" w:type="dxa"/>
            <w:tcBorders>
              <w:top w:val="single" w:sz="4" w:space="0" w:color="auto"/>
              <w:left w:val="single" w:sz="4" w:space="0" w:color="auto"/>
              <w:bottom w:val="single" w:sz="4" w:space="0" w:color="auto"/>
              <w:right w:val="single" w:sz="4" w:space="0" w:color="auto"/>
            </w:tcBorders>
            <w:shd w:val="clear" w:color="auto" w:fill="auto"/>
          </w:tcPr>
          <w:p w14:paraId="17D7D659" w14:textId="77777777" w:rsidR="007D0219" w:rsidRPr="00F75347" w:rsidRDefault="007D0219" w:rsidP="007D0219">
            <w:pPr>
              <w:widowControl w:val="0"/>
              <w:autoSpaceDE w:val="0"/>
              <w:autoSpaceDN w:val="0"/>
              <w:adjustRightInd w:val="0"/>
              <w:spacing w:after="0"/>
              <w:rPr>
                <w:rFonts w:eastAsia="Times New Roman"/>
                <w:sz w:val="22"/>
                <w:szCs w:val="22"/>
              </w:rPr>
            </w:pPr>
          </w:p>
        </w:tc>
      </w:tr>
    </w:tbl>
    <w:p w14:paraId="0BE7E7D3" w14:textId="77777777" w:rsidR="007D0219" w:rsidRPr="00F75347" w:rsidRDefault="007D0219" w:rsidP="007D0219">
      <w:pPr>
        <w:rPr>
          <w:sz w:val="22"/>
          <w:szCs w:val="22"/>
        </w:rPr>
      </w:pPr>
    </w:p>
    <w:p w14:paraId="5AB53A6E" w14:textId="77777777" w:rsidR="00F54E70" w:rsidRPr="00F75347" w:rsidRDefault="00F54E70" w:rsidP="00F54E70">
      <w:pPr>
        <w:pStyle w:val="Attachment2ndParagraphHeader"/>
        <w:divId w:val="3768706572"/>
        <w:rPr>
          <w:rFonts w:cs="Times New Roman"/>
          <w:sz w:val="22"/>
          <w:szCs w:val="22"/>
        </w:rPr>
      </w:pPr>
      <w:bookmarkStart w:id="57" w:name="_Hlk67575801"/>
      <w:r w:rsidRPr="00F75347">
        <w:rPr>
          <w:rFonts w:cs="Times New Roman"/>
          <w:sz w:val="22"/>
          <w:szCs w:val="22"/>
        </w:rPr>
        <w:t>Description of Equipment</w:t>
      </w:r>
    </w:p>
    <w:tbl>
      <w:tblPr>
        <w:tblW w:w="9468" w:type="dxa"/>
        <w:tblInd w:w="108" w:type="dxa"/>
        <w:tblLayout w:type="fixed"/>
        <w:tblLook w:val="01E0" w:firstRow="1" w:lastRow="1" w:firstColumn="1" w:lastColumn="1" w:noHBand="0" w:noVBand="0"/>
      </w:tblPr>
      <w:tblGrid>
        <w:gridCol w:w="1440"/>
        <w:gridCol w:w="1507"/>
        <w:gridCol w:w="6521"/>
      </w:tblGrid>
      <w:tr w:rsidR="00F54E70" w:rsidRPr="007E59D8" w14:paraId="1D5CC9D1" w14:textId="77777777" w:rsidTr="00F75347">
        <w:trPr>
          <w:tblHeader/>
        </w:trPr>
        <w:tc>
          <w:tcPr>
            <w:tcW w:w="1440" w:type="dxa"/>
            <w:tcBorders>
              <w:top w:val="single" w:sz="4" w:space="0" w:color="auto"/>
              <w:left w:val="single" w:sz="4" w:space="0" w:color="auto"/>
              <w:bottom w:val="single" w:sz="4" w:space="0" w:color="auto"/>
              <w:right w:val="single" w:sz="4" w:space="0" w:color="auto"/>
            </w:tcBorders>
          </w:tcPr>
          <w:p w14:paraId="758F7150" w14:textId="77777777" w:rsidR="00F54E70" w:rsidRPr="00F75347" w:rsidRDefault="00F54E70" w:rsidP="008E65C4">
            <w:pPr>
              <w:widowControl w:val="0"/>
              <w:autoSpaceDE w:val="0"/>
              <w:autoSpaceDN w:val="0"/>
              <w:adjustRightInd w:val="0"/>
              <w:spacing w:after="0"/>
              <w:jc w:val="center"/>
              <w:rPr>
                <w:rFonts w:eastAsia="Times New Roman"/>
                <w:sz w:val="22"/>
                <w:szCs w:val="22"/>
              </w:rPr>
            </w:pPr>
            <w:r w:rsidRPr="00F75347">
              <w:rPr>
                <w:rFonts w:eastAsia="Times New Roman"/>
                <w:b/>
                <w:bCs/>
                <w:sz w:val="22"/>
                <w:szCs w:val="22"/>
              </w:rPr>
              <w:lastRenderedPageBreak/>
              <w:t>IBM Specification</w:t>
            </w:r>
          </w:p>
          <w:p w14:paraId="1AFB04B9" w14:textId="77777777" w:rsidR="00F54E70" w:rsidRPr="00F75347" w:rsidRDefault="00F54E70" w:rsidP="008E65C4">
            <w:pPr>
              <w:widowControl w:val="0"/>
              <w:autoSpaceDE w:val="0"/>
              <w:autoSpaceDN w:val="0"/>
              <w:adjustRightInd w:val="0"/>
              <w:spacing w:after="0"/>
              <w:jc w:val="center"/>
              <w:rPr>
                <w:rFonts w:eastAsia="Times New Roman"/>
                <w:sz w:val="22"/>
                <w:szCs w:val="22"/>
              </w:rPr>
            </w:pPr>
            <w:r w:rsidRPr="00F75347">
              <w:rPr>
                <w:rFonts w:eastAsia="Times New Roman"/>
                <w:b/>
                <w:bCs/>
                <w:sz w:val="22"/>
                <w:szCs w:val="22"/>
              </w:rPr>
              <w:t>(if applicable)</w:t>
            </w:r>
          </w:p>
        </w:tc>
        <w:tc>
          <w:tcPr>
            <w:tcW w:w="1507" w:type="dxa"/>
            <w:tcBorders>
              <w:top w:val="single" w:sz="4" w:space="0" w:color="auto"/>
              <w:left w:val="single" w:sz="4" w:space="0" w:color="auto"/>
              <w:bottom w:val="single" w:sz="4" w:space="0" w:color="auto"/>
              <w:right w:val="single" w:sz="4" w:space="0" w:color="auto"/>
            </w:tcBorders>
          </w:tcPr>
          <w:p w14:paraId="2AF0EE06" w14:textId="77777777" w:rsidR="00F54E70" w:rsidRPr="00F75347" w:rsidRDefault="00F54E70" w:rsidP="008E65C4">
            <w:pPr>
              <w:widowControl w:val="0"/>
              <w:autoSpaceDE w:val="0"/>
              <w:autoSpaceDN w:val="0"/>
              <w:adjustRightInd w:val="0"/>
              <w:spacing w:after="0"/>
              <w:jc w:val="center"/>
              <w:rPr>
                <w:rFonts w:eastAsia="Times New Roman"/>
                <w:sz w:val="22"/>
                <w:szCs w:val="22"/>
              </w:rPr>
            </w:pPr>
            <w:r w:rsidRPr="00F75347">
              <w:rPr>
                <w:rFonts w:eastAsia="Times New Roman"/>
                <w:b/>
                <w:bCs/>
                <w:sz w:val="22"/>
                <w:szCs w:val="22"/>
              </w:rPr>
              <w:t>Engineering Change Level</w:t>
            </w:r>
          </w:p>
        </w:tc>
        <w:tc>
          <w:tcPr>
            <w:tcW w:w="6521" w:type="dxa"/>
            <w:tcBorders>
              <w:top w:val="single" w:sz="4" w:space="0" w:color="auto"/>
              <w:left w:val="single" w:sz="4" w:space="0" w:color="auto"/>
              <w:bottom w:val="single" w:sz="4" w:space="0" w:color="auto"/>
              <w:right w:val="single" w:sz="4" w:space="0" w:color="auto"/>
            </w:tcBorders>
          </w:tcPr>
          <w:p w14:paraId="77E81439" w14:textId="77777777" w:rsidR="00F54E70" w:rsidRPr="00F75347" w:rsidRDefault="00F54E70" w:rsidP="008E65C4">
            <w:pPr>
              <w:widowControl w:val="0"/>
              <w:autoSpaceDE w:val="0"/>
              <w:autoSpaceDN w:val="0"/>
              <w:adjustRightInd w:val="0"/>
              <w:spacing w:after="0"/>
              <w:jc w:val="center"/>
              <w:rPr>
                <w:rFonts w:eastAsia="Times New Roman"/>
                <w:sz w:val="22"/>
                <w:szCs w:val="22"/>
              </w:rPr>
            </w:pPr>
            <w:r w:rsidRPr="00F75347">
              <w:rPr>
                <w:rFonts w:eastAsia="Times New Roman"/>
                <w:b/>
                <w:bCs/>
                <w:sz w:val="22"/>
                <w:szCs w:val="22"/>
              </w:rPr>
              <w:t>Description</w:t>
            </w:r>
          </w:p>
        </w:tc>
      </w:tr>
      <w:tr w:rsidR="00F54E70" w:rsidRPr="007E59D8" w14:paraId="5A8C1508" w14:textId="77777777" w:rsidTr="00F75347">
        <w:tc>
          <w:tcPr>
            <w:tcW w:w="1440" w:type="dxa"/>
            <w:tcBorders>
              <w:top w:val="single" w:sz="4" w:space="0" w:color="auto"/>
              <w:left w:val="single" w:sz="4" w:space="0" w:color="auto"/>
              <w:bottom w:val="single" w:sz="4" w:space="0" w:color="auto"/>
              <w:right w:val="single" w:sz="4" w:space="0" w:color="auto"/>
            </w:tcBorders>
          </w:tcPr>
          <w:p w14:paraId="0BB71B30" w14:textId="77777777" w:rsidR="00F54E70" w:rsidRPr="00F75347" w:rsidRDefault="00F54E70" w:rsidP="008E65C4">
            <w:pPr>
              <w:widowControl w:val="0"/>
              <w:autoSpaceDE w:val="0"/>
              <w:autoSpaceDN w:val="0"/>
              <w:adjustRightInd w:val="0"/>
              <w:spacing w:after="0"/>
              <w:rPr>
                <w:rFonts w:eastAsia="Times New Roman"/>
                <w:sz w:val="22"/>
                <w:szCs w:val="22"/>
              </w:rPr>
            </w:pPr>
            <w:r w:rsidRPr="00F75347">
              <w:rPr>
                <w:rFonts w:eastAsia="Times New Roman"/>
                <w:sz w:val="22"/>
                <w:szCs w:val="22"/>
              </w:rPr>
              <w:t>46G3772</w:t>
            </w:r>
          </w:p>
        </w:tc>
        <w:tc>
          <w:tcPr>
            <w:tcW w:w="1507" w:type="dxa"/>
            <w:tcBorders>
              <w:top w:val="single" w:sz="4" w:space="0" w:color="auto"/>
              <w:left w:val="single" w:sz="4" w:space="0" w:color="auto"/>
              <w:bottom w:val="single" w:sz="4" w:space="0" w:color="auto"/>
              <w:right w:val="single" w:sz="4" w:space="0" w:color="auto"/>
            </w:tcBorders>
          </w:tcPr>
          <w:p w14:paraId="0A9AC620"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6521" w:type="dxa"/>
            <w:tcBorders>
              <w:top w:val="single" w:sz="4" w:space="0" w:color="auto"/>
              <w:left w:val="single" w:sz="4" w:space="0" w:color="auto"/>
              <w:bottom w:val="single" w:sz="4" w:space="0" w:color="auto"/>
              <w:right w:val="single" w:sz="4" w:space="0" w:color="auto"/>
            </w:tcBorders>
          </w:tcPr>
          <w:p w14:paraId="6EAF6A40" w14:textId="554C7633" w:rsidR="00F54E70" w:rsidRPr="00F75347" w:rsidRDefault="00F54E70" w:rsidP="00F54E70">
            <w:pPr>
              <w:widowControl w:val="0"/>
              <w:autoSpaceDE w:val="0"/>
              <w:autoSpaceDN w:val="0"/>
              <w:adjustRightInd w:val="0"/>
              <w:spacing w:after="0"/>
              <w:jc w:val="both"/>
              <w:rPr>
                <w:rFonts w:eastAsia="Times New Roman"/>
                <w:sz w:val="22"/>
                <w:szCs w:val="22"/>
              </w:rPr>
            </w:pPr>
            <w:r w:rsidRPr="00F75347">
              <w:rPr>
                <w:rFonts w:eastAsia="Times New Roman"/>
                <w:sz w:val="22"/>
                <w:szCs w:val="22"/>
              </w:rPr>
              <w:t xml:space="preserve">IBM Engineering Specification 46G3772 entitled, "Baseline Environmental Requirements for </w:t>
            </w:r>
            <w:r w:rsidR="00370CF4" w:rsidRPr="00F75347">
              <w:rPr>
                <w:rFonts w:eastAsia="Times New Roman"/>
                <w:sz w:val="22"/>
                <w:szCs w:val="22"/>
              </w:rPr>
              <w:t>Supplier Deliverables to IBM</w:t>
            </w:r>
            <w:r w:rsidRPr="00F75347">
              <w:rPr>
                <w:rFonts w:eastAsia="Times New Roman"/>
                <w:sz w:val="22"/>
                <w:szCs w:val="22"/>
              </w:rPr>
              <w:t>" found in the Environmental Requirements section of IBM’s Information for Supplier</w:t>
            </w:r>
            <w:r w:rsidR="001A6A80" w:rsidRPr="00F75347">
              <w:rPr>
                <w:rFonts w:eastAsia="Times New Roman"/>
                <w:sz w:val="22"/>
                <w:szCs w:val="22"/>
              </w:rPr>
              <w:t>’</w:t>
            </w:r>
            <w:r w:rsidRPr="00F75347">
              <w:rPr>
                <w:rFonts w:eastAsia="Times New Roman"/>
                <w:sz w:val="22"/>
                <w:szCs w:val="22"/>
              </w:rPr>
              <w:t>s website as listed below.</w:t>
            </w:r>
            <w:r w:rsidR="00E76935" w:rsidRPr="00F75347">
              <w:rPr>
                <w:rFonts w:eastAsia="Times New Roman"/>
                <w:sz w:val="22"/>
                <w:szCs w:val="22"/>
              </w:rPr>
              <w:t xml:space="preserve"> </w:t>
            </w:r>
            <w:r w:rsidR="00FB74F4" w:rsidRPr="00F75347">
              <w:rPr>
                <w:sz w:val="22"/>
                <w:szCs w:val="22"/>
              </w:rPr>
              <w:t>https://www.ibm.com/procurement/becomeSupp</w:t>
            </w:r>
          </w:p>
        </w:tc>
      </w:tr>
      <w:tr w:rsidR="00F54E70" w:rsidRPr="007E59D8" w14:paraId="2C611FA2" w14:textId="77777777" w:rsidTr="00F75347">
        <w:tc>
          <w:tcPr>
            <w:tcW w:w="1440" w:type="dxa"/>
            <w:tcBorders>
              <w:top w:val="single" w:sz="4" w:space="0" w:color="auto"/>
              <w:left w:val="single" w:sz="4" w:space="0" w:color="auto"/>
              <w:bottom w:val="single" w:sz="4" w:space="0" w:color="auto"/>
              <w:right w:val="single" w:sz="4" w:space="0" w:color="auto"/>
            </w:tcBorders>
          </w:tcPr>
          <w:p w14:paraId="4B0FB071" w14:textId="77777777" w:rsidR="00F54E70" w:rsidRPr="00F75347" w:rsidRDefault="00F54E70" w:rsidP="008E65C4">
            <w:pPr>
              <w:widowControl w:val="0"/>
              <w:autoSpaceDE w:val="0"/>
              <w:autoSpaceDN w:val="0"/>
              <w:adjustRightInd w:val="0"/>
              <w:spacing w:after="0"/>
              <w:rPr>
                <w:rFonts w:eastAsia="Times New Roman"/>
                <w:sz w:val="22"/>
                <w:szCs w:val="22"/>
              </w:rPr>
            </w:pPr>
            <w:r w:rsidRPr="00F75347">
              <w:rPr>
                <w:rFonts w:eastAsia="Times New Roman"/>
                <w:sz w:val="22"/>
                <w:szCs w:val="22"/>
              </w:rPr>
              <w:t>53P6233 (as approved by Buyer)</w:t>
            </w:r>
          </w:p>
        </w:tc>
        <w:tc>
          <w:tcPr>
            <w:tcW w:w="1507" w:type="dxa"/>
            <w:tcBorders>
              <w:top w:val="single" w:sz="4" w:space="0" w:color="auto"/>
              <w:left w:val="single" w:sz="4" w:space="0" w:color="auto"/>
              <w:bottom w:val="single" w:sz="4" w:space="0" w:color="auto"/>
              <w:right w:val="single" w:sz="4" w:space="0" w:color="auto"/>
            </w:tcBorders>
          </w:tcPr>
          <w:p w14:paraId="33F0C567"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6521" w:type="dxa"/>
            <w:tcBorders>
              <w:top w:val="single" w:sz="4" w:space="0" w:color="auto"/>
              <w:left w:val="single" w:sz="4" w:space="0" w:color="auto"/>
              <w:bottom w:val="single" w:sz="4" w:space="0" w:color="auto"/>
              <w:right w:val="single" w:sz="4" w:space="0" w:color="auto"/>
            </w:tcBorders>
          </w:tcPr>
          <w:p w14:paraId="36D1DEE7" w14:textId="6BD046BE" w:rsidR="00F54E70" w:rsidRPr="00F75347" w:rsidRDefault="00F54E70" w:rsidP="00F54E70">
            <w:pPr>
              <w:widowControl w:val="0"/>
              <w:autoSpaceDE w:val="0"/>
              <w:autoSpaceDN w:val="0"/>
              <w:adjustRightInd w:val="0"/>
              <w:spacing w:after="0"/>
              <w:jc w:val="both"/>
              <w:rPr>
                <w:rFonts w:eastAsia="Times New Roman"/>
                <w:sz w:val="22"/>
                <w:szCs w:val="22"/>
              </w:rPr>
            </w:pPr>
            <w:r w:rsidRPr="00F75347">
              <w:rPr>
                <w:rFonts w:eastAsia="Times New Roman"/>
                <w:sz w:val="22"/>
                <w:szCs w:val="22"/>
              </w:rPr>
              <w:t>IBM Engineering Specification 53P6233 entitled, "Compliance Requirements for European Union Directive on the Restriction of the Use of Certain Hazardous Substances (RoHS) in Electrical and Electronic Equipment for IBM Server and Storage Products" found in the Environmental Requirements section of IBM’s Information for Suppliers website as listed below.</w:t>
            </w:r>
            <w:r w:rsidR="00865699" w:rsidRPr="00F75347">
              <w:rPr>
                <w:rFonts w:eastAsia="Times New Roman"/>
                <w:sz w:val="22"/>
                <w:szCs w:val="22"/>
              </w:rPr>
              <w:t xml:space="preserve"> http://www-</w:t>
            </w:r>
            <w:r w:rsidR="0058472E" w:rsidRPr="00F75347">
              <w:rPr>
                <w:rFonts w:eastAsia="Times New Roman"/>
                <w:sz w:val="22"/>
                <w:szCs w:val="22"/>
              </w:rPr>
              <w:t xml:space="preserve"> https://www.ibm.com/procurement/becomeSupp</w:t>
            </w:r>
          </w:p>
        </w:tc>
      </w:tr>
      <w:tr w:rsidR="00F54E70" w:rsidRPr="007E59D8" w14:paraId="5D8BB04E" w14:textId="77777777" w:rsidTr="00F75347">
        <w:tc>
          <w:tcPr>
            <w:tcW w:w="1440" w:type="dxa"/>
            <w:tcBorders>
              <w:top w:val="single" w:sz="4" w:space="0" w:color="auto"/>
              <w:left w:val="single" w:sz="4" w:space="0" w:color="auto"/>
              <w:bottom w:val="single" w:sz="4" w:space="0" w:color="auto"/>
              <w:right w:val="single" w:sz="4" w:space="0" w:color="auto"/>
            </w:tcBorders>
          </w:tcPr>
          <w:p w14:paraId="250749EB" w14:textId="77777777" w:rsidR="00F54E70" w:rsidRPr="00F75347" w:rsidRDefault="00F54E70" w:rsidP="008E65C4">
            <w:pPr>
              <w:widowControl w:val="0"/>
              <w:autoSpaceDE w:val="0"/>
              <w:autoSpaceDN w:val="0"/>
              <w:adjustRightInd w:val="0"/>
              <w:spacing w:after="0"/>
              <w:rPr>
                <w:rFonts w:eastAsia="Times New Roman"/>
                <w:sz w:val="22"/>
                <w:szCs w:val="22"/>
              </w:rPr>
            </w:pPr>
            <w:r w:rsidRPr="00F75347">
              <w:rPr>
                <w:rFonts w:eastAsia="Times New Roman"/>
                <w:sz w:val="22"/>
                <w:szCs w:val="22"/>
              </w:rPr>
              <w:t>97P3864 (as approved by Buyer)</w:t>
            </w:r>
          </w:p>
        </w:tc>
        <w:tc>
          <w:tcPr>
            <w:tcW w:w="1507" w:type="dxa"/>
            <w:tcBorders>
              <w:top w:val="single" w:sz="4" w:space="0" w:color="auto"/>
              <w:left w:val="single" w:sz="4" w:space="0" w:color="auto"/>
              <w:bottom w:val="single" w:sz="4" w:space="0" w:color="auto"/>
              <w:right w:val="single" w:sz="4" w:space="0" w:color="auto"/>
            </w:tcBorders>
          </w:tcPr>
          <w:p w14:paraId="23AB7B76"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6521" w:type="dxa"/>
            <w:tcBorders>
              <w:top w:val="single" w:sz="4" w:space="0" w:color="auto"/>
              <w:left w:val="single" w:sz="4" w:space="0" w:color="auto"/>
              <w:bottom w:val="single" w:sz="4" w:space="0" w:color="auto"/>
              <w:right w:val="single" w:sz="4" w:space="0" w:color="auto"/>
            </w:tcBorders>
          </w:tcPr>
          <w:p w14:paraId="04AC3576" w14:textId="77777777" w:rsidR="00F54E70" w:rsidRPr="00F75347" w:rsidRDefault="00F54E70" w:rsidP="00F54E70">
            <w:pPr>
              <w:widowControl w:val="0"/>
              <w:autoSpaceDE w:val="0"/>
              <w:autoSpaceDN w:val="0"/>
              <w:adjustRightInd w:val="0"/>
              <w:spacing w:after="0"/>
              <w:jc w:val="both"/>
              <w:rPr>
                <w:rFonts w:eastAsia="Times New Roman"/>
                <w:sz w:val="22"/>
                <w:szCs w:val="22"/>
              </w:rPr>
            </w:pPr>
            <w:r w:rsidRPr="00F75347">
              <w:rPr>
                <w:rFonts w:eastAsia="Times New Roman"/>
                <w:sz w:val="22"/>
                <w:szCs w:val="22"/>
              </w:rPr>
              <w:t xml:space="preserve">IBM Engineering Specification 97P3864 entitled, "Compliance Requirements for the European Union Directive on the Restriction of the Use of Hazardous Substances (RoHS) in Electrical and Electronic Equipment for IBM Products" found in the Environmental Requirements section of IBM’s Information for Suppliers website as </w:t>
            </w:r>
            <w:r w:rsidR="00865699" w:rsidRPr="00F75347">
              <w:rPr>
                <w:rFonts w:eastAsia="Times New Roman"/>
                <w:sz w:val="22"/>
                <w:szCs w:val="22"/>
              </w:rPr>
              <w:t>seen above</w:t>
            </w:r>
            <w:r w:rsidRPr="00F75347">
              <w:rPr>
                <w:rFonts w:eastAsia="Times New Roman"/>
                <w:sz w:val="22"/>
                <w:szCs w:val="22"/>
              </w:rPr>
              <w:t>.</w:t>
            </w:r>
          </w:p>
        </w:tc>
      </w:tr>
      <w:tr w:rsidR="00F54E70" w:rsidRPr="007E59D8" w14:paraId="7FBE9C73" w14:textId="77777777" w:rsidTr="00F75347">
        <w:tc>
          <w:tcPr>
            <w:tcW w:w="1440" w:type="dxa"/>
            <w:tcBorders>
              <w:top w:val="single" w:sz="4" w:space="0" w:color="auto"/>
              <w:left w:val="single" w:sz="4" w:space="0" w:color="auto"/>
              <w:bottom w:val="single" w:sz="4" w:space="0" w:color="auto"/>
              <w:right w:val="single" w:sz="4" w:space="0" w:color="auto"/>
            </w:tcBorders>
          </w:tcPr>
          <w:p w14:paraId="52F78244" w14:textId="77777777" w:rsidR="00F54E70" w:rsidRPr="00F75347" w:rsidRDefault="00F54E70" w:rsidP="008E65C4">
            <w:pPr>
              <w:widowControl w:val="0"/>
              <w:autoSpaceDE w:val="0"/>
              <w:autoSpaceDN w:val="0"/>
              <w:adjustRightInd w:val="0"/>
              <w:spacing w:after="0"/>
              <w:rPr>
                <w:rFonts w:eastAsia="Times New Roman"/>
                <w:sz w:val="22"/>
                <w:szCs w:val="22"/>
              </w:rPr>
            </w:pPr>
            <w:r w:rsidRPr="00F75347">
              <w:rPr>
                <w:rFonts w:eastAsia="Times New Roman"/>
                <w:sz w:val="22"/>
                <w:szCs w:val="22"/>
              </w:rPr>
              <w:t>46M2586</w:t>
            </w:r>
          </w:p>
        </w:tc>
        <w:tc>
          <w:tcPr>
            <w:tcW w:w="1507" w:type="dxa"/>
            <w:tcBorders>
              <w:top w:val="single" w:sz="4" w:space="0" w:color="auto"/>
              <w:left w:val="single" w:sz="4" w:space="0" w:color="auto"/>
              <w:bottom w:val="single" w:sz="4" w:space="0" w:color="auto"/>
              <w:right w:val="single" w:sz="4" w:space="0" w:color="auto"/>
            </w:tcBorders>
          </w:tcPr>
          <w:p w14:paraId="7C4D540D"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6521" w:type="dxa"/>
            <w:tcBorders>
              <w:top w:val="single" w:sz="4" w:space="0" w:color="auto"/>
              <w:left w:val="single" w:sz="4" w:space="0" w:color="auto"/>
              <w:bottom w:val="single" w:sz="4" w:space="0" w:color="auto"/>
              <w:right w:val="single" w:sz="4" w:space="0" w:color="auto"/>
            </w:tcBorders>
          </w:tcPr>
          <w:p w14:paraId="3D9E5F66" w14:textId="490B4979" w:rsidR="00F54E70" w:rsidRPr="00F75347" w:rsidRDefault="00F54E70" w:rsidP="00F54E70">
            <w:pPr>
              <w:widowControl w:val="0"/>
              <w:autoSpaceDE w:val="0"/>
              <w:autoSpaceDN w:val="0"/>
              <w:adjustRightInd w:val="0"/>
              <w:spacing w:after="0"/>
              <w:jc w:val="both"/>
              <w:rPr>
                <w:rFonts w:eastAsia="Times New Roman"/>
                <w:sz w:val="22"/>
                <w:szCs w:val="22"/>
              </w:rPr>
            </w:pPr>
            <w:r w:rsidRPr="00F75347">
              <w:rPr>
                <w:rFonts w:eastAsia="Times New Roman"/>
                <w:sz w:val="22"/>
                <w:szCs w:val="22"/>
              </w:rPr>
              <w:t xml:space="preserve">IBM Specification 46M2586 entitled, “IBM Halogenated Flame Retardants and Polyvinylchloride Material Substances Specification” found in the Environmental Requirements section of IBM’s Information for Suppliers website: </w:t>
            </w:r>
            <w:r w:rsidR="0058472E" w:rsidRPr="00F75347">
              <w:rPr>
                <w:rFonts w:eastAsia="Times New Roman"/>
                <w:sz w:val="22"/>
                <w:szCs w:val="22"/>
              </w:rPr>
              <w:t>https://www.ibm.com/procurement/becomeSupp</w:t>
            </w:r>
          </w:p>
        </w:tc>
      </w:tr>
      <w:bookmarkEnd w:id="57"/>
    </w:tbl>
    <w:p w14:paraId="4E84E428" w14:textId="77777777" w:rsidR="00F54E70" w:rsidRPr="00F75347" w:rsidRDefault="00F54E70" w:rsidP="00F54E70">
      <w:pPr>
        <w:rPr>
          <w:sz w:val="22"/>
          <w:szCs w:val="22"/>
        </w:rPr>
      </w:pPr>
    </w:p>
    <w:p w14:paraId="5B31C073" w14:textId="77777777" w:rsidR="00F54E70" w:rsidRPr="00F75347" w:rsidRDefault="00F54E70" w:rsidP="00F54E70">
      <w:pPr>
        <w:pStyle w:val="Attachment2ndParagraphHeader"/>
        <w:divId w:val="3768706573"/>
        <w:rPr>
          <w:rFonts w:cs="Times New Roman"/>
          <w:bCs/>
          <w:iCs/>
          <w:sz w:val="22"/>
          <w:szCs w:val="22"/>
          <w:lang w:eastAsia="zh-CN"/>
        </w:rPr>
      </w:pPr>
      <w:r w:rsidRPr="00F75347">
        <w:rPr>
          <w:rFonts w:cs="Times New Roman"/>
          <w:sz w:val="22"/>
          <w:szCs w:val="22"/>
        </w:rPr>
        <w:t>Certifications</w:t>
      </w:r>
      <w:bookmarkStart w:id="58" w:name="CTS_684ef41362b94dc2bfb6097f708733f8"/>
      <w:bookmarkStart w:id="59" w:name="CLAUSE_684ef41362b94dc2bfb6097f708733f8"/>
      <w:bookmarkEnd w:id="58"/>
    </w:p>
    <w:tbl>
      <w:tblPr>
        <w:tblW w:w="0" w:type="auto"/>
        <w:tblInd w:w="108" w:type="dxa"/>
        <w:tblLook w:val="01E0" w:firstRow="1" w:lastRow="1" w:firstColumn="1" w:lastColumn="1" w:noHBand="0" w:noVBand="0"/>
      </w:tblPr>
      <w:tblGrid>
        <w:gridCol w:w="1940"/>
        <w:gridCol w:w="4680"/>
      </w:tblGrid>
      <w:tr w:rsidR="00F54E70" w:rsidRPr="007E59D8" w14:paraId="6700C7CC" w14:textId="77777777" w:rsidTr="00077A3C">
        <w:trPr>
          <w:tblHeader/>
        </w:trPr>
        <w:tc>
          <w:tcPr>
            <w:tcW w:w="1940" w:type="dxa"/>
            <w:tcBorders>
              <w:top w:val="single" w:sz="4" w:space="0" w:color="auto"/>
              <w:left w:val="single" w:sz="4" w:space="0" w:color="auto"/>
              <w:bottom w:val="single" w:sz="4" w:space="0" w:color="auto"/>
              <w:right w:val="single" w:sz="4" w:space="0" w:color="auto"/>
            </w:tcBorders>
          </w:tcPr>
          <w:p w14:paraId="1EB0E787" w14:textId="77777777" w:rsidR="00F54E70" w:rsidRPr="00F75347" w:rsidRDefault="00F54E70" w:rsidP="00F54E70">
            <w:pPr>
              <w:widowControl w:val="0"/>
              <w:autoSpaceDE w:val="0"/>
              <w:autoSpaceDN w:val="0"/>
              <w:adjustRightInd w:val="0"/>
              <w:spacing w:after="0"/>
              <w:jc w:val="both"/>
              <w:rPr>
                <w:rFonts w:eastAsia="Times New Roman"/>
                <w:sz w:val="22"/>
                <w:szCs w:val="22"/>
              </w:rPr>
            </w:pPr>
            <w:r w:rsidRPr="00F75347">
              <w:rPr>
                <w:rFonts w:eastAsia="Times New Roman"/>
                <w:b/>
                <w:bCs/>
                <w:sz w:val="22"/>
                <w:szCs w:val="22"/>
              </w:rPr>
              <w:t>Certification Title</w:t>
            </w:r>
          </w:p>
        </w:tc>
        <w:tc>
          <w:tcPr>
            <w:tcW w:w="4680" w:type="dxa"/>
            <w:tcBorders>
              <w:top w:val="single" w:sz="4" w:space="0" w:color="auto"/>
              <w:left w:val="single" w:sz="4" w:space="0" w:color="auto"/>
              <w:bottom w:val="single" w:sz="4" w:space="0" w:color="auto"/>
              <w:right w:val="single" w:sz="4" w:space="0" w:color="auto"/>
            </w:tcBorders>
          </w:tcPr>
          <w:p w14:paraId="03AEE12A" w14:textId="77777777" w:rsidR="00F54E70" w:rsidRPr="00F75347" w:rsidRDefault="00F54E70" w:rsidP="00F54E70">
            <w:pPr>
              <w:widowControl w:val="0"/>
              <w:autoSpaceDE w:val="0"/>
              <w:autoSpaceDN w:val="0"/>
              <w:adjustRightInd w:val="0"/>
              <w:spacing w:after="0"/>
              <w:jc w:val="both"/>
              <w:rPr>
                <w:rFonts w:eastAsia="Times New Roman"/>
                <w:sz w:val="22"/>
                <w:szCs w:val="22"/>
              </w:rPr>
            </w:pPr>
            <w:r w:rsidRPr="00F75347">
              <w:rPr>
                <w:rFonts w:eastAsia="Times New Roman"/>
                <w:b/>
                <w:bCs/>
                <w:sz w:val="22"/>
                <w:szCs w:val="22"/>
              </w:rPr>
              <w:t xml:space="preserve">Certification </w:t>
            </w:r>
          </w:p>
        </w:tc>
      </w:tr>
      <w:tr w:rsidR="00F54E70" w:rsidRPr="007E59D8" w14:paraId="0ACE36EC" w14:textId="77777777" w:rsidTr="00077A3C">
        <w:tc>
          <w:tcPr>
            <w:tcW w:w="1940" w:type="dxa"/>
            <w:tcBorders>
              <w:top w:val="single" w:sz="4" w:space="0" w:color="auto"/>
              <w:left w:val="single" w:sz="4" w:space="0" w:color="auto"/>
              <w:bottom w:val="single" w:sz="4" w:space="0" w:color="auto"/>
              <w:right w:val="single" w:sz="4" w:space="0" w:color="auto"/>
            </w:tcBorders>
          </w:tcPr>
          <w:p w14:paraId="23FDB826"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4680" w:type="dxa"/>
            <w:tcBorders>
              <w:top w:val="single" w:sz="4" w:space="0" w:color="auto"/>
              <w:left w:val="single" w:sz="4" w:space="0" w:color="auto"/>
              <w:bottom w:val="single" w:sz="4" w:space="0" w:color="auto"/>
              <w:right w:val="single" w:sz="4" w:space="0" w:color="auto"/>
            </w:tcBorders>
          </w:tcPr>
          <w:p w14:paraId="578E57E1"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r>
      <w:tr w:rsidR="00F54E70" w:rsidRPr="007E59D8" w14:paraId="1426F67A" w14:textId="77777777" w:rsidTr="00077A3C">
        <w:tc>
          <w:tcPr>
            <w:tcW w:w="1940" w:type="dxa"/>
            <w:tcBorders>
              <w:top w:val="single" w:sz="4" w:space="0" w:color="auto"/>
              <w:left w:val="single" w:sz="4" w:space="0" w:color="auto"/>
              <w:bottom w:val="single" w:sz="4" w:space="0" w:color="auto"/>
              <w:right w:val="single" w:sz="4" w:space="0" w:color="auto"/>
            </w:tcBorders>
          </w:tcPr>
          <w:p w14:paraId="241DA998"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4680" w:type="dxa"/>
            <w:tcBorders>
              <w:top w:val="single" w:sz="4" w:space="0" w:color="auto"/>
              <w:left w:val="single" w:sz="4" w:space="0" w:color="auto"/>
              <w:bottom w:val="single" w:sz="4" w:space="0" w:color="auto"/>
              <w:right w:val="single" w:sz="4" w:space="0" w:color="auto"/>
            </w:tcBorders>
          </w:tcPr>
          <w:p w14:paraId="20FFE5FE"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r>
      <w:tr w:rsidR="00F54E70" w:rsidRPr="007E59D8" w14:paraId="30413804" w14:textId="77777777" w:rsidTr="00077A3C">
        <w:tc>
          <w:tcPr>
            <w:tcW w:w="1940" w:type="dxa"/>
            <w:tcBorders>
              <w:top w:val="single" w:sz="4" w:space="0" w:color="auto"/>
              <w:left w:val="single" w:sz="4" w:space="0" w:color="auto"/>
              <w:bottom w:val="single" w:sz="4" w:space="0" w:color="auto"/>
              <w:right w:val="single" w:sz="4" w:space="0" w:color="auto"/>
            </w:tcBorders>
          </w:tcPr>
          <w:p w14:paraId="35CA5873"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4680" w:type="dxa"/>
            <w:tcBorders>
              <w:top w:val="single" w:sz="4" w:space="0" w:color="auto"/>
              <w:left w:val="single" w:sz="4" w:space="0" w:color="auto"/>
              <w:bottom w:val="single" w:sz="4" w:space="0" w:color="auto"/>
              <w:right w:val="single" w:sz="4" w:space="0" w:color="auto"/>
            </w:tcBorders>
          </w:tcPr>
          <w:p w14:paraId="2EAFFB1C"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r>
      <w:tr w:rsidR="00F54E70" w:rsidRPr="007E59D8" w14:paraId="011A328D" w14:textId="77777777" w:rsidTr="00077A3C">
        <w:tc>
          <w:tcPr>
            <w:tcW w:w="1940" w:type="dxa"/>
            <w:tcBorders>
              <w:top w:val="single" w:sz="4" w:space="0" w:color="auto"/>
              <w:left w:val="single" w:sz="4" w:space="0" w:color="auto"/>
              <w:bottom w:val="single" w:sz="4" w:space="0" w:color="auto"/>
              <w:right w:val="single" w:sz="4" w:space="0" w:color="auto"/>
            </w:tcBorders>
          </w:tcPr>
          <w:p w14:paraId="510EB8EF"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4680" w:type="dxa"/>
            <w:tcBorders>
              <w:top w:val="single" w:sz="4" w:space="0" w:color="auto"/>
              <w:left w:val="single" w:sz="4" w:space="0" w:color="auto"/>
              <w:bottom w:val="single" w:sz="4" w:space="0" w:color="auto"/>
              <w:right w:val="single" w:sz="4" w:space="0" w:color="auto"/>
            </w:tcBorders>
          </w:tcPr>
          <w:p w14:paraId="3CD98D9A"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r>
      <w:tr w:rsidR="00F54E70" w:rsidRPr="007E59D8" w14:paraId="337540D3" w14:textId="77777777" w:rsidTr="00077A3C">
        <w:tc>
          <w:tcPr>
            <w:tcW w:w="1940" w:type="dxa"/>
            <w:tcBorders>
              <w:top w:val="single" w:sz="4" w:space="0" w:color="auto"/>
              <w:left w:val="single" w:sz="4" w:space="0" w:color="auto"/>
              <w:bottom w:val="single" w:sz="4" w:space="0" w:color="auto"/>
              <w:right w:val="single" w:sz="4" w:space="0" w:color="auto"/>
            </w:tcBorders>
          </w:tcPr>
          <w:p w14:paraId="65120A63"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4680" w:type="dxa"/>
            <w:tcBorders>
              <w:top w:val="single" w:sz="4" w:space="0" w:color="auto"/>
              <w:left w:val="single" w:sz="4" w:space="0" w:color="auto"/>
              <w:bottom w:val="single" w:sz="4" w:space="0" w:color="auto"/>
              <w:right w:val="single" w:sz="4" w:space="0" w:color="auto"/>
            </w:tcBorders>
          </w:tcPr>
          <w:p w14:paraId="00255688"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r>
    </w:tbl>
    <w:p w14:paraId="3444B8F2" w14:textId="77777777" w:rsidR="00F54E70" w:rsidRPr="00F75347" w:rsidRDefault="00F54E70" w:rsidP="00F54E70">
      <w:pPr>
        <w:spacing w:after="0"/>
        <w:jc w:val="both"/>
        <w:rPr>
          <w:rFonts w:eastAsia="Times New Roman"/>
          <w:sz w:val="22"/>
          <w:szCs w:val="22"/>
        </w:rPr>
      </w:pPr>
    </w:p>
    <w:bookmarkEnd w:id="59"/>
    <w:p w14:paraId="4B77D90E" w14:textId="77777777" w:rsidR="00F54E70" w:rsidRPr="00F75347" w:rsidRDefault="00F54E70" w:rsidP="00F54E70">
      <w:pPr>
        <w:pStyle w:val="Attachment2ndParagraphHeader"/>
        <w:divId w:val="3768706574"/>
        <w:rPr>
          <w:rFonts w:cs="Times New Roman"/>
          <w:sz w:val="22"/>
          <w:szCs w:val="22"/>
        </w:rPr>
      </w:pPr>
      <w:r w:rsidRPr="00F75347">
        <w:rPr>
          <w:rFonts w:cs="Times New Roman"/>
          <w:sz w:val="22"/>
          <w:szCs w:val="22"/>
        </w:rPr>
        <w:t>Part Numbers, Prices and Other Terms for Equipment</w:t>
      </w:r>
    </w:p>
    <w:tbl>
      <w:tblPr>
        <w:tblW w:w="9787" w:type="dxa"/>
        <w:tblInd w:w="108" w:type="dxa"/>
        <w:tblLook w:val="01E0" w:firstRow="1" w:lastRow="1" w:firstColumn="1" w:lastColumn="1" w:noHBand="0" w:noVBand="0"/>
      </w:tblPr>
      <w:tblGrid>
        <w:gridCol w:w="632"/>
        <w:gridCol w:w="962"/>
        <w:gridCol w:w="1182"/>
        <w:gridCol w:w="986"/>
        <w:gridCol w:w="1109"/>
        <w:gridCol w:w="1242"/>
        <w:gridCol w:w="1047"/>
        <w:gridCol w:w="1279"/>
        <w:gridCol w:w="1096"/>
        <w:gridCol w:w="1060"/>
      </w:tblGrid>
      <w:tr w:rsidR="00F54E70" w:rsidRPr="007E59D8" w14:paraId="25D55C97" w14:textId="77777777" w:rsidTr="00F54E70">
        <w:trPr>
          <w:tblHeader/>
        </w:trPr>
        <w:tc>
          <w:tcPr>
            <w:tcW w:w="697" w:type="dxa"/>
            <w:tcBorders>
              <w:top w:val="single" w:sz="4" w:space="0" w:color="auto"/>
              <w:left w:val="single" w:sz="4" w:space="0" w:color="auto"/>
              <w:bottom w:val="single" w:sz="4" w:space="0" w:color="auto"/>
              <w:right w:val="single" w:sz="4" w:space="0" w:color="auto"/>
            </w:tcBorders>
          </w:tcPr>
          <w:p w14:paraId="4FCED051" w14:textId="77777777" w:rsidR="00F54E70" w:rsidRPr="00F75347" w:rsidRDefault="00F54E70" w:rsidP="00F54E70">
            <w:pPr>
              <w:widowControl w:val="0"/>
              <w:autoSpaceDE w:val="0"/>
              <w:autoSpaceDN w:val="0"/>
              <w:adjustRightInd w:val="0"/>
              <w:spacing w:after="0"/>
              <w:jc w:val="center"/>
              <w:rPr>
                <w:rFonts w:eastAsia="Times New Roman"/>
                <w:sz w:val="22"/>
                <w:szCs w:val="22"/>
              </w:rPr>
            </w:pPr>
            <w:r w:rsidRPr="00F75347">
              <w:rPr>
                <w:rFonts w:eastAsia="Times New Roman"/>
                <w:sz w:val="22"/>
                <w:szCs w:val="22"/>
              </w:rPr>
              <w:t xml:space="preserve">IBM </w:t>
            </w:r>
          </w:p>
          <w:p w14:paraId="4C1A9249" w14:textId="77777777" w:rsidR="00F54E70" w:rsidRPr="00F75347" w:rsidRDefault="00F54E70" w:rsidP="00F54E70">
            <w:pPr>
              <w:widowControl w:val="0"/>
              <w:autoSpaceDE w:val="0"/>
              <w:autoSpaceDN w:val="0"/>
              <w:adjustRightInd w:val="0"/>
              <w:spacing w:after="0"/>
              <w:jc w:val="center"/>
              <w:rPr>
                <w:rFonts w:eastAsia="Times New Roman"/>
                <w:sz w:val="22"/>
                <w:szCs w:val="22"/>
              </w:rPr>
            </w:pPr>
            <w:r w:rsidRPr="00F75347">
              <w:rPr>
                <w:rFonts w:eastAsia="Times New Roman"/>
                <w:sz w:val="22"/>
                <w:szCs w:val="22"/>
              </w:rPr>
              <w:t>Part #</w:t>
            </w:r>
          </w:p>
        </w:tc>
        <w:tc>
          <w:tcPr>
            <w:tcW w:w="792" w:type="dxa"/>
            <w:tcBorders>
              <w:top w:val="single" w:sz="4" w:space="0" w:color="auto"/>
              <w:left w:val="single" w:sz="4" w:space="0" w:color="auto"/>
              <w:bottom w:val="single" w:sz="4" w:space="0" w:color="auto"/>
              <w:right w:val="single" w:sz="4" w:space="0" w:color="auto"/>
            </w:tcBorders>
          </w:tcPr>
          <w:p w14:paraId="326AD2B6" w14:textId="77777777" w:rsidR="00F54E70" w:rsidRPr="00F75347" w:rsidRDefault="00F54E70" w:rsidP="00F54E70">
            <w:pPr>
              <w:widowControl w:val="0"/>
              <w:autoSpaceDE w:val="0"/>
              <w:autoSpaceDN w:val="0"/>
              <w:adjustRightInd w:val="0"/>
              <w:spacing w:after="0"/>
              <w:jc w:val="center"/>
              <w:rPr>
                <w:rFonts w:eastAsia="Times New Roman"/>
                <w:sz w:val="22"/>
                <w:szCs w:val="22"/>
              </w:rPr>
            </w:pPr>
            <w:r w:rsidRPr="00F75347">
              <w:rPr>
                <w:rFonts w:eastAsia="Times New Roman"/>
                <w:sz w:val="22"/>
                <w:szCs w:val="22"/>
              </w:rPr>
              <w:t xml:space="preserve">Supplier </w:t>
            </w:r>
          </w:p>
          <w:p w14:paraId="472261F0" w14:textId="77777777" w:rsidR="00F54E70" w:rsidRPr="00F75347" w:rsidRDefault="00F54E70" w:rsidP="00F54E70">
            <w:pPr>
              <w:widowControl w:val="0"/>
              <w:autoSpaceDE w:val="0"/>
              <w:autoSpaceDN w:val="0"/>
              <w:adjustRightInd w:val="0"/>
              <w:spacing w:after="0"/>
              <w:jc w:val="center"/>
              <w:rPr>
                <w:rFonts w:eastAsia="Times New Roman"/>
                <w:sz w:val="22"/>
                <w:szCs w:val="22"/>
              </w:rPr>
            </w:pPr>
            <w:r w:rsidRPr="00F75347">
              <w:rPr>
                <w:rFonts w:eastAsia="Times New Roman"/>
                <w:sz w:val="22"/>
                <w:szCs w:val="22"/>
              </w:rPr>
              <w:t>Part #</w:t>
            </w:r>
          </w:p>
        </w:tc>
        <w:tc>
          <w:tcPr>
            <w:tcW w:w="918" w:type="dxa"/>
            <w:tcBorders>
              <w:top w:val="single" w:sz="4" w:space="0" w:color="auto"/>
              <w:left w:val="single" w:sz="4" w:space="0" w:color="auto"/>
              <w:bottom w:val="single" w:sz="4" w:space="0" w:color="auto"/>
              <w:right w:val="single" w:sz="4" w:space="0" w:color="auto"/>
            </w:tcBorders>
          </w:tcPr>
          <w:p w14:paraId="0D141B84" w14:textId="77777777" w:rsidR="00F54E70" w:rsidRPr="00F75347" w:rsidRDefault="00F54E70" w:rsidP="00F54E70">
            <w:pPr>
              <w:widowControl w:val="0"/>
              <w:autoSpaceDE w:val="0"/>
              <w:autoSpaceDN w:val="0"/>
              <w:adjustRightInd w:val="0"/>
              <w:spacing w:after="0"/>
              <w:jc w:val="center"/>
              <w:rPr>
                <w:rFonts w:eastAsia="Times New Roman"/>
                <w:sz w:val="22"/>
                <w:szCs w:val="22"/>
              </w:rPr>
            </w:pPr>
            <w:r w:rsidRPr="00F75347">
              <w:rPr>
                <w:rFonts w:eastAsia="Times New Roman"/>
                <w:sz w:val="22"/>
                <w:szCs w:val="22"/>
              </w:rPr>
              <w:t>Unit Price</w:t>
            </w:r>
          </w:p>
          <w:p w14:paraId="57705CEF" w14:textId="77777777" w:rsidR="00F54E70" w:rsidRPr="00F75347" w:rsidRDefault="00F54E70" w:rsidP="00F54E70">
            <w:pPr>
              <w:widowControl w:val="0"/>
              <w:autoSpaceDE w:val="0"/>
              <w:autoSpaceDN w:val="0"/>
              <w:adjustRightInd w:val="0"/>
              <w:spacing w:after="0"/>
              <w:jc w:val="center"/>
              <w:rPr>
                <w:rFonts w:eastAsia="Times New Roman"/>
                <w:sz w:val="22"/>
                <w:szCs w:val="22"/>
              </w:rPr>
            </w:pPr>
          </w:p>
          <w:p w14:paraId="0CAA2FB1" w14:textId="77777777" w:rsidR="00F54E70" w:rsidRPr="00F75347" w:rsidRDefault="00F54E70" w:rsidP="00F54E70">
            <w:pPr>
              <w:widowControl w:val="0"/>
              <w:autoSpaceDE w:val="0"/>
              <w:autoSpaceDN w:val="0"/>
              <w:adjustRightInd w:val="0"/>
              <w:spacing w:after="0"/>
              <w:jc w:val="center"/>
              <w:rPr>
                <w:rFonts w:eastAsia="Times New Roman"/>
                <w:sz w:val="22"/>
                <w:szCs w:val="22"/>
              </w:rPr>
            </w:pPr>
            <w:r w:rsidRPr="00F75347">
              <w:rPr>
                <w:rFonts w:eastAsia="Times New Roman"/>
                <w:sz w:val="22"/>
                <w:szCs w:val="22"/>
              </w:rPr>
              <w:t>(Currency)</w:t>
            </w:r>
          </w:p>
        </w:tc>
        <w:tc>
          <w:tcPr>
            <w:tcW w:w="1149" w:type="dxa"/>
            <w:tcBorders>
              <w:top w:val="single" w:sz="4" w:space="0" w:color="auto"/>
              <w:left w:val="single" w:sz="4" w:space="0" w:color="auto"/>
              <w:bottom w:val="single" w:sz="4" w:space="0" w:color="auto"/>
              <w:right w:val="single" w:sz="4" w:space="0" w:color="auto"/>
            </w:tcBorders>
          </w:tcPr>
          <w:p w14:paraId="77F45E3B" w14:textId="77777777" w:rsidR="00F54E70" w:rsidRPr="00F75347" w:rsidRDefault="00F54E70" w:rsidP="00F54E70">
            <w:pPr>
              <w:widowControl w:val="0"/>
              <w:autoSpaceDE w:val="0"/>
              <w:autoSpaceDN w:val="0"/>
              <w:adjustRightInd w:val="0"/>
              <w:spacing w:after="0"/>
              <w:jc w:val="center"/>
              <w:rPr>
                <w:rFonts w:eastAsia="Times New Roman"/>
                <w:sz w:val="22"/>
                <w:szCs w:val="22"/>
              </w:rPr>
            </w:pPr>
            <w:r w:rsidRPr="00F75347">
              <w:rPr>
                <w:rFonts w:eastAsia="Times New Roman"/>
                <w:sz w:val="22"/>
                <w:szCs w:val="22"/>
              </w:rPr>
              <w:t>Delivery Term</w:t>
            </w:r>
          </w:p>
          <w:p w14:paraId="74D001D4" w14:textId="77777777" w:rsidR="00F54E70" w:rsidRPr="00F75347" w:rsidRDefault="00F54E70" w:rsidP="00F54E70">
            <w:pPr>
              <w:widowControl w:val="0"/>
              <w:autoSpaceDE w:val="0"/>
              <w:autoSpaceDN w:val="0"/>
              <w:adjustRightInd w:val="0"/>
              <w:spacing w:after="0"/>
              <w:jc w:val="center"/>
              <w:rPr>
                <w:rFonts w:eastAsia="Times New Roman"/>
                <w:sz w:val="22"/>
                <w:szCs w:val="22"/>
              </w:rPr>
            </w:pPr>
          </w:p>
          <w:p w14:paraId="6AE320B8" w14:textId="77777777" w:rsidR="00F54E70" w:rsidRPr="00F75347" w:rsidRDefault="00F54E70" w:rsidP="00F54E70">
            <w:pPr>
              <w:widowControl w:val="0"/>
              <w:autoSpaceDE w:val="0"/>
              <w:autoSpaceDN w:val="0"/>
              <w:adjustRightInd w:val="0"/>
              <w:spacing w:after="0"/>
              <w:jc w:val="center"/>
              <w:rPr>
                <w:rFonts w:eastAsia="Times New Roman"/>
                <w:sz w:val="22"/>
                <w:szCs w:val="22"/>
              </w:rPr>
            </w:pPr>
            <w:r w:rsidRPr="00F75347">
              <w:rPr>
                <w:rFonts w:eastAsia="Times New Roman"/>
                <w:sz w:val="22"/>
                <w:szCs w:val="22"/>
              </w:rPr>
              <w:t>(using Inco- terms, e.g., F.O.B.)</w:t>
            </w:r>
          </w:p>
        </w:tc>
        <w:tc>
          <w:tcPr>
            <w:tcW w:w="865" w:type="dxa"/>
            <w:tcBorders>
              <w:top w:val="single" w:sz="4" w:space="0" w:color="auto"/>
              <w:left w:val="single" w:sz="4" w:space="0" w:color="auto"/>
              <w:bottom w:val="single" w:sz="4" w:space="0" w:color="auto"/>
              <w:right w:val="single" w:sz="4" w:space="0" w:color="auto"/>
            </w:tcBorders>
          </w:tcPr>
          <w:p w14:paraId="266B12AE" w14:textId="77777777" w:rsidR="00F54E70" w:rsidRPr="00F75347" w:rsidRDefault="00F54E70" w:rsidP="00F54E70">
            <w:pPr>
              <w:widowControl w:val="0"/>
              <w:autoSpaceDE w:val="0"/>
              <w:autoSpaceDN w:val="0"/>
              <w:adjustRightInd w:val="0"/>
              <w:spacing w:after="0"/>
              <w:jc w:val="center"/>
              <w:rPr>
                <w:rFonts w:eastAsia="Times New Roman"/>
                <w:sz w:val="22"/>
                <w:szCs w:val="22"/>
              </w:rPr>
            </w:pPr>
            <w:r w:rsidRPr="00F75347">
              <w:rPr>
                <w:rFonts w:eastAsia="Times New Roman"/>
                <w:sz w:val="22"/>
                <w:szCs w:val="22"/>
              </w:rPr>
              <w:t>Lead Time</w:t>
            </w:r>
          </w:p>
          <w:p w14:paraId="74B85CF9" w14:textId="77777777" w:rsidR="00F54E70" w:rsidRPr="00F75347" w:rsidRDefault="00F54E70" w:rsidP="00F54E70">
            <w:pPr>
              <w:widowControl w:val="0"/>
              <w:autoSpaceDE w:val="0"/>
              <w:autoSpaceDN w:val="0"/>
              <w:adjustRightInd w:val="0"/>
              <w:spacing w:after="0"/>
              <w:jc w:val="center"/>
              <w:rPr>
                <w:rFonts w:eastAsia="Times New Roman"/>
                <w:sz w:val="22"/>
                <w:szCs w:val="22"/>
              </w:rPr>
            </w:pPr>
          </w:p>
          <w:p w14:paraId="5FD3AC66" w14:textId="77777777" w:rsidR="00F54E70" w:rsidRPr="00F75347" w:rsidRDefault="00F54E70" w:rsidP="00F54E70">
            <w:pPr>
              <w:widowControl w:val="0"/>
              <w:autoSpaceDE w:val="0"/>
              <w:autoSpaceDN w:val="0"/>
              <w:adjustRightInd w:val="0"/>
              <w:spacing w:after="0"/>
              <w:jc w:val="center"/>
              <w:rPr>
                <w:rFonts w:eastAsia="Times New Roman"/>
                <w:sz w:val="22"/>
                <w:szCs w:val="22"/>
              </w:rPr>
            </w:pPr>
            <w:r w:rsidRPr="00F75347">
              <w:rPr>
                <w:rFonts w:eastAsia="Times New Roman"/>
                <w:sz w:val="22"/>
                <w:szCs w:val="22"/>
              </w:rPr>
              <w:t>(in days/</w:t>
            </w:r>
            <w:proofErr w:type="spellStart"/>
            <w:r w:rsidRPr="00F75347">
              <w:rPr>
                <w:rFonts w:eastAsia="Times New Roman"/>
                <w:sz w:val="22"/>
                <w:szCs w:val="22"/>
              </w:rPr>
              <w:t>wks</w:t>
            </w:r>
            <w:proofErr w:type="spellEnd"/>
            <w:r w:rsidRPr="00F75347">
              <w:rPr>
                <w:rFonts w:eastAsia="Times New Roman"/>
                <w:sz w:val="22"/>
                <w:szCs w:val="22"/>
              </w:rPr>
              <w:t>)</w:t>
            </w:r>
          </w:p>
        </w:tc>
        <w:tc>
          <w:tcPr>
            <w:tcW w:w="963" w:type="dxa"/>
            <w:tcBorders>
              <w:top w:val="single" w:sz="4" w:space="0" w:color="auto"/>
              <w:left w:val="single" w:sz="4" w:space="0" w:color="auto"/>
              <w:bottom w:val="single" w:sz="4" w:space="0" w:color="auto"/>
              <w:right w:val="single" w:sz="4" w:space="0" w:color="auto"/>
            </w:tcBorders>
          </w:tcPr>
          <w:p w14:paraId="5689AD47" w14:textId="77777777" w:rsidR="00F54E70" w:rsidRPr="00F75347" w:rsidRDefault="00F54E70" w:rsidP="00F54E70">
            <w:pPr>
              <w:widowControl w:val="0"/>
              <w:autoSpaceDE w:val="0"/>
              <w:autoSpaceDN w:val="0"/>
              <w:adjustRightInd w:val="0"/>
              <w:spacing w:after="0"/>
              <w:jc w:val="center"/>
              <w:rPr>
                <w:rFonts w:eastAsia="Times New Roman"/>
                <w:sz w:val="22"/>
                <w:szCs w:val="22"/>
              </w:rPr>
            </w:pPr>
            <w:r w:rsidRPr="00F75347">
              <w:rPr>
                <w:rFonts w:eastAsia="Times New Roman"/>
                <w:sz w:val="22"/>
                <w:szCs w:val="22"/>
              </w:rPr>
              <w:t>Acceptance Term</w:t>
            </w:r>
          </w:p>
          <w:p w14:paraId="7AC97008" w14:textId="77777777" w:rsidR="00F54E70" w:rsidRPr="00F75347" w:rsidRDefault="00F54E70" w:rsidP="00F54E70">
            <w:pPr>
              <w:widowControl w:val="0"/>
              <w:autoSpaceDE w:val="0"/>
              <w:autoSpaceDN w:val="0"/>
              <w:adjustRightInd w:val="0"/>
              <w:spacing w:after="0"/>
              <w:jc w:val="center"/>
              <w:rPr>
                <w:rFonts w:eastAsia="Times New Roman"/>
                <w:sz w:val="22"/>
                <w:szCs w:val="22"/>
              </w:rPr>
            </w:pPr>
          </w:p>
          <w:p w14:paraId="1CDBCAAF" w14:textId="77777777" w:rsidR="00F54E70" w:rsidRPr="00F75347" w:rsidRDefault="00F54E70" w:rsidP="00F54E70">
            <w:pPr>
              <w:widowControl w:val="0"/>
              <w:autoSpaceDE w:val="0"/>
              <w:autoSpaceDN w:val="0"/>
              <w:adjustRightInd w:val="0"/>
              <w:spacing w:after="0"/>
              <w:jc w:val="center"/>
              <w:rPr>
                <w:rFonts w:eastAsia="Times New Roman"/>
                <w:sz w:val="22"/>
                <w:szCs w:val="22"/>
              </w:rPr>
            </w:pPr>
            <w:r w:rsidRPr="00F75347">
              <w:rPr>
                <w:rFonts w:eastAsia="Times New Roman"/>
                <w:sz w:val="22"/>
                <w:szCs w:val="22"/>
              </w:rPr>
              <w:t>(in days)</w:t>
            </w:r>
          </w:p>
        </w:tc>
        <w:tc>
          <w:tcPr>
            <w:tcW w:w="887" w:type="dxa"/>
            <w:tcBorders>
              <w:top w:val="single" w:sz="4" w:space="0" w:color="auto"/>
              <w:left w:val="single" w:sz="4" w:space="0" w:color="auto"/>
              <w:bottom w:val="single" w:sz="4" w:space="0" w:color="auto"/>
              <w:right w:val="single" w:sz="4" w:space="0" w:color="auto"/>
            </w:tcBorders>
          </w:tcPr>
          <w:p w14:paraId="36FB6514" w14:textId="77777777" w:rsidR="00F54E70" w:rsidRPr="00F75347" w:rsidRDefault="00F54E70" w:rsidP="00F54E70">
            <w:pPr>
              <w:widowControl w:val="0"/>
              <w:autoSpaceDE w:val="0"/>
              <w:autoSpaceDN w:val="0"/>
              <w:adjustRightInd w:val="0"/>
              <w:spacing w:after="0"/>
              <w:jc w:val="center"/>
              <w:rPr>
                <w:rFonts w:eastAsia="Times New Roman"/>
                <w:sz w:val="22"/>
                <w:szCs w:val="22"/>
              </w:rPr>
            </w:pPr>
            <w:r w:rsidRPr="00F75347">
              <w:rPr>
                <w:rFonts w:eastAsia="Times New Roman"/>
                <w:sz w:val="22"/>
                <w:szCs w:val="22"/>
              </w:rPr>
              <w:t>Warranty Term</w:t>
            </w:r>
          </w:p>
          <w:p w14:paraId="6561915F" w14:textId="77777777" w:rsidR="00F54E70" w:rsidRPr="00F75347" w:rsidRDefault="00F54E70" w:rsidP="00F54E70">
            <w:pPr>
              <w:widowControl w:val="0"/>
              <w:autoSpaceDE w:val="0"/>
              <w:autoSpaceDN w:val="0"/>
              <w:adjustRightInd w:val="0"/>
              <w:spacing w:after="0"/>
              <w:jc w:val="center"/>
              <w:rPr>
                <w:rFonts w:eastAsia="Times New Roman"/>
                <w:sz w:val="22"/>
                <w:szCs w:val="22"/>
              </w:rPr>
            </w:pPr>
          </w:p>
          <w:p w14:paraId="6B12D2EF" w14:textId="77777777" w:rsidR="00F54E70" w:rsidRPr="00F75347" w:rsidRDefault="00F54E70" w:rsidP="00F54E70">
            <w:pPr>
              <w:widowControl w:val="0"/>
              <w:autoSpaceDE w:val="0"/>
              <w:autoSpaceDN w:val="0"/>
              <w:adjustRightInd w:val="0"/>
              <w:spacing w:after="0"/>
              <w:jc w:val="center"/>
              <w:rPr>
                <w:rFonts w:eastAsia="Times New Roman"/>
                <w:sz w:val="22"/>
                <w:szCs w:val="22"/>
              </w:rPr>
            </w:pPr>
            <w:r w:rsidRPr="00F75347">
              <w:rPr>
                <w:rFonts w:eastAsia="Times New Roman"/>
                <w:sz w:val="22"/>
                <w:szCs w:val="22"/>
              </w:rPr>
              <w:t>(in months)</w:t>
            </w:r>
          </w:p>
        </w:tc>
        <w:tc>
          <w:tcPr>
            <w:tcW w:w="1213" w:type="dxa"/>
            <w:tcBorders>
              <w:top w:val="single" w:sz="4" w:space="0" w:color="auto"/>
              <w:left w:val="single" w:sz="4" w:space="0" w:color="auto"/>
              <w:bottom w:val="single" w:sz="4" w:space="0" w:color="auto"/>
              <w:right w:val="single" w:sz="4" w:space="0" w:color="auto"/>
            </w:tcBorders>
          </w:tcPr>
          <w:p w14:paraId="4C330A78" w14:textId="77777777" w:rsidR="00F54E70" w:rsidRPr="00F75347" w:rsidRDefault="00F54E70" w:rsidP="00F54E70">
            <w:pPr>
              <w:widowControl w:val="0"/>
              <w:autoSpaceDE w:val="0"/>
              <w:autoSpaceDN w:val="0"/>
              <w:adjustRightInd w:val="0"/>
              <w:spacing w:after="0"/>
              <w:jc w:val="center"/>
              <w:rPr>
                <w:rFonts w:eastAsia="Times New Roman"/>
                <w:sz w:val="22"/>
                <w:szCs w:val="22"/>
              </w:rPr>
            </w:pPr>
            <w:r w:rsidRPr="00F75347">
              <w:rPr>
                <w:rFonts w:eastAsia="Times New Roman"/>
                <w:sz w:val="22"/>
                <w:szCs w:val="22"/>
              </w:rPr>
              <w:t>Product Availability (including spare parts</w:t>
            </w:r>
          </w:p>
          <w:p w14:paraId="5D2569F2" w14:textId="77777777" w:rsidR="00F54E70" w:rsidRPr="00F75347" w:rsidRDefault="00F54E70" w:rsidP="00F54E70">
            <w:pPr>
              <w:widowControl w:val="0"/>
              <w:autoSpaceDE w:val="0"/>
              <w:autoSpaceDN w:val="0"/>
              <w:adjustRightInd w:val="0"/>
              <w:spacing w:after="0"/>
              <w:jc w:val="center"/>
              <w:rPr>
                <w:rFonts w:eastAsia="Times New Roman"/>
                <w:sz w:val="22"/>
                <w:szCs w:val="22"/>
              </w:rPr>
            </w:pPr>
            <w:r w:rsidRPr="00F75347">
              <w:rPr>
                <w:rFonts w:eastAsia="Times New Roman"/>
                <w:sz w:val="22"/>
                <w:szCs w:val="22"/>
              </w:rPr>
              <w:t>availability)</w:t>
            </w:r>
          </w:p>
          <w:p w14:paraId="7F5E4645" w14:textId="77777777" w:rsidR="00F54E70" w:rsidRPr="00F75347" w:rsidRDefault="00F54E70" w:rsidP="00F54E70">
            <w:pPr>
              <w:widowControl w:val="0"/>
              <w:autoSpaceDE w:val="0"/>
              <w:autoSpaceDN w:val="0"/>
              <w:adjustRightInd w:val="0"/>
              <w:spacing w:after="0"/>
              <w:jc w:val="center"/>
              <w:rPr>
                <w:rFonts w:eastAsia="Times New Roman"/>
                <w:sz w:val="22"/>
                <w:szCs w:val="22"/>
              </w:rPr>
            </w:pPr>
          </w:p>
          <w:p w14:paraId="5EBAD1B5" w14:textId="77777777" w:rsidR="00F54E70" w:rsidRPr="00F75347" w:rsidRDefault="00F54E70" w:rsidP="00F54E70">
            <w:pPr>
              <w:widowControl w:val="0"/>
              <w:autoSpaceDE w:val="0"/>
              <w:autoSpaceDN w:val="0"/>
              <w:adjustRightInd w:val="0"/>
              <w:spacing w:after="0"/>
              <w:jc w:val="center"/>
              <w:rPr>
                <w:rFonts w:eastAsia="Times New Roman"/>
                <w:sz w:val="22"/>
                <w:szCs w:val="22"/>
              </w:rPr>
            </w:pPr>
            <w:r w:rsidRPr="00F75347">
              <w:rPr>
                <w:rFonts w:eastAsia="Times New Roman"/>
                <w:sz w:val="22"/>
                <w:szCs w:val="22"/>
              </w:rPr>
              <w:t>(in months)</w:t>
            </w:r>
          </w:p>
        </w:tc>
        <w:tc>
          <w:tcPr>
            <w:tcW w:w="1042" w:type="dxa"/>
            <w:tcBorders>
              <w:top w:val="single" w:sz="4" w:space="0" w:color="auto"/>
              <w:left w:val="single" w:sz="4" w:space="0" w:color="auto"/>
              <w:bottom w:val="single" w:sz="4" w:space="0" w:color="auto"/>
              <w:right w:val="single" w:sz="4" w:space="0" w:color="auto"/>
            </w:tcBorders>
          </w:tcPr>
          <w:p w14:paraId="400BE458" w14:textId="77777777" w:rsidR="00F54E70" w:rsidRPr="00F75347" w:rsidRDefault="00F54E70" w:rsidP="00F54E70">
            <w:pPr>
              <w:widowControl w:val="0"/>
              <w:autoSpaceDE w:val="0"/>
              <w:autoSpaceDN w:val="0"/>
              <w:adjustRightInd w:val="0"/>
              <w:spacing w:after="0"/>
              <w:jc w:val="center"/>
              <w:rPr>
                <w:rFonts w:eastAsia="Times New Roman"/>
                <w:sz w:val="22"/>
                <w:szCs w:val="22"/>
              </w:rPr>
            </w:pPr>
            <w:r w:rsidRPr="00F75347">
              <w:rPr>
                <w:rFonts w:eastAsia="Times New Roman"/>
                <w:sz w:val="22"/>
                <w:szCs w:val="22"/>
              </w:rPr>
              <w:t>Notice of Product Withdraw</w:t>
            </w:r>
          </w:p>
          <w:p w14:paraId="2343EAC6" w14:textId="77777777" w:rsidR="00F54E70" w:rsidRPr="00F75347" w:rsidRDefault="00F54E70" w:rsidP="00F54E70">
            <w:pPr>
              <w:widowControl w:val="0"/>
              <w:autoSpaceDE w:val="0"/>
              <w:autoSpaceDN w:val="0"/>
              <w:adjustRightInd w:val="0"/>
              <w:spacing w:after="0"/>
              <w:jc w:val="center"/>
              <w:rPr>
                <w:rFonts w:eastAsia="Times New Roman"/>
                <w:sz w:val="22"/>
                <w:szCs w:val="22"/>
              </w:rPr>
            </w:pPr>
          </w:p>
          <w:p w14:paraId="7F92697E" w14:textId="77777777" w:rsidR="00F54E70" w:rsidRPr="00F75347" w:rsidRDefault="00F54E70" w:rsidP="00F54E70">
            <w:pPr>
              <w:widowControl w:val="0"/>
              <w:autoSpaceDE w:val="0"/>
              <w:autoSpaceDN w:val="0"/>
              <w:adjustRightInd w:val="0"/>
              <w:spacing w:after="0"/>
              <w:jc w:val="center"/>
              <w:rPr>
                <w:rFonts w:eastAsia="Times New Roman"/>
                <w:sz w:val="22"/>
                <w:szCs w:val="22"/>
              </w:rPr>
            </w:pPr>
            <w:r w:rsidRPr="00F75347">
              <w:rPr>
                <w:rFonts w:eastAsia="Times New Roman"/>
                <w:sz w:val="22"/>
                <w:szCs w:val="22"/>
              </w:rPr>
              <w:t>(in months)</w:t>
            </w:r>
          </w:p>
        </w:tc>
        <w:tc>
          <w:tcPr>
            <w:tcW w:w="1261" w:type="dxa"/>
            <w:tcBorders>
              <w:top w:val="single" w:sz="4" w:space="0" w:color="auto"/>
              <w:left w:val="single" w:sz="4" w:space="0" w:color="auto"/>
              <w:bottom w:val="single" w:sz="4" w:space="0" w:color="auto"/>
              <w:right w:val="single" w:sz="4" w:space="0" w:color="auto"/>
            </w:tcBorders>
          </w:tcPr>
          <w:p w14:paraId="2EE6167D" w14:textId="77777777" w:rsidR="00F54E70" w:rsidRPr="00F75347" w:rsidRDefault="00F54E70" w:rsidP="00F54E70">
            <w:pPr>
              <w:widowControl w:val="0"/>
              <w:autoSpaceDE w:val="0"/>
              <w:autoSpaceDN w:val="0"/>
              <w:adjustRightInd w:val="0"/>
              <w:spacing w:after="0"/>
              <w:jc w:val="center"/>
              <w:rPr>
                <w:rFonts w:eastAsia="Times New Roman"/>
                <w:sz w:val="22"/>
                <w:szCs w:val="22"/>
              </w:rPr>
            </w:pPr>
            <w:r w:rsidRPr="00F75347">
              <w:rPr>
                <w:rFonts w:eastAsia="Times New Roman"/>
                <w:sz w:val="22"/>
                <w:szCs w:val="22"/>
              </w:rPr>
              <w:t>Epidemic Defect Rate</w:t>
            </w:r>
          </w:p>
          <w:p w14:paraId="4BF97BDF" w14:textId="77777777" w:rsidR="00F54E70" w:rsidRPr="00F75347" w:rsidRDefault="00F54E70" w:rsidP="00F54E70">
            <w:pPr>
              <w:widowControl w:val="0"/>
              <w:autoSpaceDE w:val="0"/>
              <w:autoSpaceDN w:val="0"/>
              <w:adjustRightInd w:val="0"/>
              <w:spacing w:after="0"/>
              <w:jc w:val="center"/>
              <w:rPr>
                <w:rFonts w:eastAsia="Times New Roman"/>
                <w:sz w:val="22"/>
                <w:szCs w:val="22"/>
              </w:rPr>
            </w:pPr>
          </w:p>
          <w:p w14:paraId="3D11F846" w14:textId="77777777" w:rsidR="00F54E70" w:rsidRPr="00F75347" w:rsidRDefault="00F54E70" w:rsidP="00F54E70">
            <w:pPr>
              <w:widowControl w:val="0"/>
              <w:autoSpaceDE w:val="0"/>
              <w:autoSpaceDN w:val="0"/>
              <w:adjustRightInd w:val="0"/>
              <w:spacing w:after="0"/>
              <w:jc w:val="center"/>
              <w:rPr>
                <w:rFonts w:eastAsia="Times New Roman"/>
                <w:sz w:val="22"/>
                <w:szCs w:val="22"/>
              </w:rPr>
            </w:pPr>
            <w:r w:rsidRPr="00F75347">
              <w:rPr>
                <w:rFonts w:eastAsia="Times New Roman"/>
                <w:sz w:val="22"/>
                <w:szCs w:val="22"/>
              </w:rPr>
              <w:t xml:space="preserve">(% or </w:t>
            </w:r>
          </w:p>
          <w:p w14:paraId="756E5C3C" w14:textId="77777777" w:rsidR="00F54E70" w:rsidRPr="00F75347" w:rsidRDefault="00F54E70" w:rsidP="00F54E70">
            <w:pPr>
              <w:widowControl w:val="0"/>
              <w:autoSpaceDE w:val="0"/>
              <w:autoSpaceDN w:val="0"/>
              <w:adjustRightInd w:val="0"/>
              <w:spacing w:after="0"/>
              <w:jc w:val="center"/>
              <w:rPr>
                <w:rFonts w:eastAsia="Times New Roman"/>
                <w:sz w:val="22"/>
                <w:szCs w:val="22"/>
              </w:rPr>
            </w:pPr>
            <w:r w:rsidRPr="00F75347">
              <w:rPr>
                <w:rFonts w:eastAsia="Times New Roman"/>
                <w:sz w:val="22"/>
                <w:szCs w:val="22"/>
              </w:rPr>
              <w:t>Parts Per Million)</w:t>
            </w:r>
          </w:p>
        </w:tc>
      </w:tr>
      <w:tr w:rsidR="00F54E70" w:rsidRPr="007E59D8" w14:paraId="050ACC78" w14:textId="77777777" w:rsidTr="00F54E70">
        <w:tc>
          <w:tcPr>
            <w:tcW w:w="697" w:type="dxa"/>
            <w:tcBorders>
              <w:top w:val="single" w:sz="4" w:space="0" w:color="auto"/>
              <w:left w:val="single" w:sz="4" w:space="0" w:color="auto"/>
              <w:bottom w:val="single" w:sz="4" w:space="0" w:color="auto"/>
              <w:right w:val="single" w:sz="4" w:space="0" w:color="auto"/>
            </w:tcBorders>
          </w:tcPr>
          <w:p w14:paraId="054DCAD3"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792" w:type="dxa"/>
            <w:tcBorders>
              <w:top w:val="single" w:sz="4" w:space="0" w:color="auto"/>
              <w:left w:val="single" w:sz="4" w:space="0" w:color="auto"/>
              <w:bottom w:val="single" w:sz="4" w:space="0" w:color="auto"/>
              <w:right w:val="single" w:sz="4" w:space="0" w:color="auto"/>
            </w:tcBorders>
          </w:tcPr>
          <w:p w14:paraId="146ABC73"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918" w:type="dxa"/>
            <w:tcBorders>
              <w:top w:val="single" w:sz="4" w:space="0" w:color="auto"/>
              <w:left w:val="single" w:sz="4" w:space="0" w:color="auto"/>
              <w:bottom w:val="single" w:sz="4" w:space="0" w:color="auto"/>
              <w:right w:val="single" w:sz="4" w:space="0" w:color="auto"/>
            </w:tcBorders>
          </w:tcPr>
          <w:p w14:paraId="5DCC394E"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1149" w:type="dxa"/>
            <w:tcBorders>
              <w:top w:val="single" w:sz="4" w:space="0" w:color="auto"/>
              <w:left w:val="single" w:sz="4" w:space="0" w:color="auto"/>
              <w:bottom w:val="single" w:sz="4" w:space="0" w:color="auto"/>
              <w:right w:val="single" w:sz="4" w:space="0" w:color="auto"/>
            </w:tcBorders>
          </w:tcPr>
          <w:p w14:paraId="7EBF41A5"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865" w:type="dxa"/>
            <w:tcBorders>
              <w:top w:val="single" w:sz="4" w:space="0" w:color="auto"/>
              <w:left w:val="single" w:sz="4" w:space="0" w:color="auto"/>
              <w:bottom w:val="single" w:sz="4" w:space="0" w:color="auto"/>
              <w:right w:val="single" w:sz="4" w:space="0" w:color="auto"/>
            </w:tcBorders>
          </w:tcPr>
          <w:p w14:paraId="0A464EC1"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963" w:type="dxa"/>
            <w:tcBorders>
              <w:top w:val="single" w:sz="4" w:space="0" w:color="auto"/>
              <w:left w:val="single" w:sz="4" w:space="0" w:color="auto"/>
              <w:bottom w:val="single" w:sz="4" w:space="0" w:color="auto"/>
              <w:right w:val="single" w:sz="4" w:space="0" w:color="auto"/>
            </w:tcBorders>
          </w:tcPr>
          <w:p w14:paraId="464806AC"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887" w:type="dxa"/>
            <w:tcBorders>
              <w:top w:val="single" w:sz="4" w:space="0" w:color="auto"/>
              <w:left w:val="single" w:sz="4" w:space="0" w:color="auto"/>
              <w:bottom w:val="single" w:sz="4" w:space="0" w:color="auto"/>
              <w:right w:val="single" w:sz="4" w:space="0" w:color="auto"/>
            </w:tcBorders>
          </w:tcPr>
          <w:p w14:paraId="5434D60A"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1213" w:type="dxa"/>
            <w:tcBorders>
              <w:top w:val="single" w:sz="4" w:space="0" w:color="auto"/>
              <w:left w:val="single" w:sz="4" w:space="0" w:color="auto"/>
              <w:bottom w:val="single" w:sz="4" w:space="0" w:color="auto"/>
              <w:right w:val="single" w:sz="4" w:space="0" w:color="auto"/>
            </w:tcBorders>
          </w:tcPr>
          <w:p w14:paraId="0A042A82"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1042" w:type="dxa"/>
            <w:tcBorders>
              <w:top w:val="single" w:sz="4" w:space="0" w:color="auto"/>
              <w:left w:val="single" w:sz="4" w:space="0" w:color="auto"/>
              <w:bottom w:val="single" w:sz="4" w:space="0" w:color="auto"/>
              <w:right w:val="single" w:sz="4" w:space="0" w:color="auto"/>
            </w:tcBorders>
          </w:tcPr>
          <w:p w14:paraId="5CDF6DC7"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1261" w:type="dxa"/>
            <w:tcBorders>
              <w:top w:val="single" w:sz="4" w:space="0" w:color="auto"/>
              <w:left w:val="single" w:sz="4" w:space="0" w:color="auto"/>
              <w:bottom w:val="single" w:sz="4" w:space="0" w:color="auto"/>
              <w:right w:val="single" w:sz="4" w:space="0" w:color="auto"/>
            </w:tcBorders>
          </w:tcPr>
          <w:p w14:paraId="0283601C"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r>
      <w:tr w:rsidR="00F54E70" w:rsidRPr="007E59D8" w14:paraId="7405B038" w14:textId="77777777" w:rsidTr="00F54E70">
        <w:tc>
          <w:tcPr>
            <w:tcW w:w="697" w:type="dxa"/>
            <w:tcBorders>
              <w:top w:val="single" w:sz="4" w:space="0" w:color="auto"/>
              <w:left w:val="single" w:sz="4" w:space="0" w:color="auto"/>
              <w:bottom w:val="single" w:sz="4" w:space="0" w:color="auto"/>
              <w:right w:val="single" w:sz="4" w:space="0" w:color="auto"/>
            </w:tcBorders>
          </w:tcPr>
          <w:p w14:paraId="0A52D737"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792" w:type="dxa"/>
            <w:tcBorders>
              <w:top w:val="single" w:sz="4" w:space="0" w:color="auto"/>
              <w:left w:val="single" w:sz="4" w:space="0" w:color="auto"/>
              <w:bottom w:val="single" w:sz="4" w:space="0" w:color="auto"/>
              <w:right w:val="single" w:sz="4" w:space="0" w:color="auto"/>
            </w:tcBorders>
          </w:tcPr>
          <w:p w14:paraId="27170541"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918" w:type="dxa"/>
            <w:tcBorders>
              <w:top w:val="single" w:sz="4" w:space="0" w:color="auto"/>
              <w:left w:val="single" w:sz="4" w:space="0" w:color="auto"/>
              <w:bottom w:val="single" w:sz="4" w:space="0" w:color="auto"/>
              <w:right w:val="single" w:sz="4" w:space="0" w:color="auto"/>
            </w:tcBorders>
          </w:tcPr>
          <w:p w14:paraId="3931669C"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1149" w:type="dxa"/>
            <w:tcBorders>
              <w:top w:val="single" w:sz="4" w:space="0" w:color="auto"/>
              <w:left w:val="single" w:sz="4" w:space="0" w:color="auto"/>
              <w:bottom w:val="single" w:sz="4" w:space="0" w:color="auto"/>
              <w:right w:val="single" w:sz="4" w:space="0" w:color="auto"/>
            </w:tcBorders>
          </w:tcPr>
          <w:p w14:paraId="373A3302"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865" w:type="dxa"/>
            <w:tcBorders>
              <w:top w:val="single" w:sz="4" w:space="0" w:color="auto"/>
              <w:left w:val="single" w:sz="4" w:space="0" w:color="auto"/>
              <w:bottom w:val="single" w:sz="4" w:space="0" w:color="auto"/>
              <w:right w:val="single" w:sz="4" w:space="0" w:color="auto"/>
            </w:tcBorders>
          </w:tcPr>
          <w:p w14:paraId="4EC3A061"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963" w:type="dxa"/>
            <w:tcBorders>
              <w:top w:val="single" w:sz="4" w:space="0" w:color="auto"/>
              <w:left w:val="single" w:sz="4" w:space="0" w:color="auto"/>
              <w:bottom w:val="single" w:sz="4" w:space="0" w:color="auto"/>
              <w:right w:val="single" w:sz="4" w:space="0" w:color="auto"/>
            </w:tcBorders>
          </w:tcPr>
          <w:p w14:paraId="41EC7C1C"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887" w:type="dxa"/>
            <w:tcBorders>
              <w:top w:val="single" w:sz="4" w:space="0" w:color="auto"/>
              <w:left w:val="single" w:sz="4" w:space="0" w:color="auto"/>
              <w:bottom w:val="single" w:sz="4" w:space="0" w:color="auto"/>
              <w:right w:val="single" w:sz="4" w:space="0" w:color="auto"/>
            </w:tcBorders>
          </w:tcPr>
          <w:p w14:paraId="286213F7"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1213" w:type="dxa"/>
            <w:tcBorders>
              <w:top w:val="single" w:sz="4" w:space="0" w:color="auto"/>
              <w:left w:val="single" w:sz="4" w:space="0" w:color="auto"/>
              <w:bottom w:val="single" w:sz="4" w:space="0" w:color="auto"/>
              <w:right w:val="single" w:sz="4" w:space="0" w:color="auto"/>
            </w:tcBorders>
          </w:tcPr>
          <w:p w14:paraId="55A4C3BF"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1042" w:type="dxa"/>
            <w:tcBorders>
              <w:top w:val="single" w:sz="4" w:space="0" w:color="auto"/>
              <w:left w:val="single" w:sz="4" w:space="0" w:color="auto"/>
              <w:bottom w:val="single" w:sz="4" w:space="0" w:color="auto"/>
              <w:right w:val="single" w:sz="4" w:space="0" w:color="auto"/>
            </w:tcBorders>
          </w:tcPr>
          <w:p w14:paraId="2CF64823"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1261" w:type="dxa"/>
            <w:tcBorders>
              <w:top w:val="single" w:sz="4" w:space="0" w:color="auto"/>
              <w:left w:val="single" w:sz="4" w:space="0" w:color="auto"/>
              <w:bottom w:val="single" w:sz="4" w:space="0" w:color="auto"/>
              <w:right w:val="single" w:sz="4" w:space="0" w:color="auto"/>
            </w:tcBorders>
          </w:tcPr>
          <w:p w14:paraId="7F3A20B5"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r>
      <w:tr w:rsidR="00F54E70" w:rsidRPr="007E59D8" w14:paraId="093D2170" w14:textId="77777777" w:rsidTr="00F54E70">
        <w:tc>
          <w:tcPr>
            <w:tcW w:w="697" w:type="dxa"/>
            <w:tcBorders>
              <w:top w:val="single" w:sz="4" w:space="0" w:color="auto"/>
              <w:left w:val="single" w:sz="4" w:space="0" w:color="auto"/>
              <w:bottom w:val="single" w:sz="4" w:space="0" w:color="auto"/>
              <w:right w:val="single" w:sz="4" w:space="0" w:color="auto"/>
            </w:tcBorders>
          </w:tcPr>
          <w:p w14:paraId="194646E9"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792" w:type="dxa"/>
            <w:tcBorders>
              <w:top w:val="single" w:sz="4" w:space="0" w:color="auto"/>
              <w:left w:val="single" w:sz="4" w:space="0" w:color="auto"/>
              <w:bottom w:val="single" w:sz="4" w:space="0" w:color="auto"/>
              <w:right w:val="single" w:sz="4" w:space="0" w:color="auto"/>
            </w:tcBorders>
          </w:tcPr>
          <w:p w14:paraId="381B2825"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918" w:type="dxa"/>
            <w:tcBorders>
              <w:top w:val="single" w:sz="4" w:space="0" w:color="auto"/>
              <w:left w:val="single" w:sz="4" w:space="0" w:color="auto"/>
              <w:bottom w:val="single" w:sz="4" w:space="0" w:color="auto"/>
              <w:right w:val="single" w:sz="4" w:space="0" w:color="auto"/>
            </w:tcBorders>
          </w:tcPr>
          <w:p w14:paraId="04DFE292"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1149" w:type="dxa"/>
            <w:tcBorders>
              <w:top w:val="single" w:sz="4" w:space="0" w:color="auto"/>
              <w:left w:val="single" w:sz="4" w:space="0" w:color="auto"/>
              <w:bottom w:val="single" w:sz="4" w:space="0" w:color="auto"/>
              <w:right w:val="single" w:sz="4" w:space="0" w:color="auto"/>
            </w:tcBorders>
          </w:tcPr>
          <w:p w14:paraId="1C03A753"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865" w:type="dxa"/>
            <w:tcBorders>
              <w:top w:val="single" w:sz="4" w:space="0" w:color="auto"/>
              <w:left w:val="single" w:sz="4" w:space="0" w:color="auto"/>
              <w:bottom w:val="single" w:sz="4" w:space="0" w:color="auto"/>
              <w:right w:val="single" w:sz="4" w:space="0" w:color="auto"/>
            </w:tcBorders>
          </w:tcPr>
          <w:p w14:paraId="5336DC0A"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963" w:type="dxa"/>
            <w:tcBorders>
              <w:top w:val="single" w:sz="4" w:space="0" w:color="auto"/>
              <w:left w:val="single" w:sz="4" w:space="0" w:color="auto"/>
              <w:bottom w:val="single" w:sz="4" w:space="0" w:color="auto"/>
              <w:right w:val="single" w:sz="4" w:space="0" w:color="auto"/>
            </w:tcBorders>
          </w:tcPr>
          <w:p w14:paraId="7AA45102"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887" w:type="dxa"/>
            <w:tcBorders>
              <w:top w:val="single" w:sz="4" w:space="0" w:color="auto"/>
              <w:left w:val="single" w:sz="4" w:space="0" w:color="auto"/>
              <w:bottom w:val="single" w:sz="4" w:space="0" w:color="auto"/>
              <w:right w:val="single" w:sz="4" w:space="0" w:color="auto"/>
            </w:tcBorders>
          </w:tcPr>
          <w:p w14:paraId="0CC4B0B7"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1213" w:type="dxa"/>
            <w:tcBorders>
              <w:top w:val="single" w:sz="4" w:space="0" w:color="auto"/>
              <w:left w:val="single" w:sz="4" w:space="0" w:color="auto"/>
              <w:bottom w:val="single" w:sz="4" w:space="0" w:color="auto"/>
              <w:right w:val="single" w:sz="4" w:space="0" w:color="auto"/>
            </w:tcBorders>
          </w:tcPr>
          <w:p w14:paraId="70BC210A"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1042" w:type="dxa"/>
            <w:tcBorders>
              <w:top w:val="single" w:sz="4" w:space="0" w:color="auto"/>
              <w:left w:val="single" w:sz="4" w:space="0" w:color="auto"/>
              <w:bottom w:val="single" w:sz="4" w:space="0" w:color="auto"/>
              <w:right w:val="single" w:sz="4" w:space="0" w:color="auto"/>
            </w:tcBorders>
          </w:tcPr>
          <w:p w14:paraId="7C4C5E30"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1261" w:type="dxa"/>
            <w:tcBorders>
              <w:top w:val="single" w:sz="4" w:space="0" w:color="auto"/>
              <w:left w:val="single" w:sz="4" w:space="0" w:color="auto"/>
              <w:bottom w:val="single" w:sz="4" w:space="0" w:color="auto"/>
              <w:right w:val="single" w:sz="4" w:space="0" w:color="auto"/>
            </w:tcBorders>
          </w:tcPr>
          <w:p w14:paraId="18C64476"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r>
      <w:tr w:rsidR="00F54E70" w:rsidRPr="007E59D8" w14:paraId="55DA1906" w14:textId="77777777" w:rsidTr="00F54E70">
        <w:tc>
          <w:tcPr>
            <w:tcW w:w="697" w:type="dxa"/>
            <w:tcBorders>
              <w:top w:val="single" w:sz="4" w:space="0" w:color="auto"/>
              <w:left w:val="single" w:sz="4" w:space="0" w:color="auto"/>
              <w:bottom w:val="single" w:sz="4" w:space="0" w:color="auto"/>
              <w:right w:val="single" w:sz="4" w:space="0" w:color="auto"/>
            </w:tcBorders>
          </w:tcPr>
          <w:p w14:paraId="09386C81"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792" w:type="dxa"/>
            <w:tcBorders>
              <w:top w:val="single" w:sz="4" w:space="0" w:color="auto"/>
              <w:left w:val="single" w:sz="4" w:space="0" w:color="auto"/>
              <w:bottom w:val="single" w:sz="4" w:space="0" w:color="auto"/>
              <w:right w:val="single" w:sz="4" w:space="0" w:color="auto"/>
            </w:tcBorders>
          </w:tcPr>
          <w:p w14:paraId="54A747C9"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918" w:type="dxa"/>
            <w:tcBorders>
              <w:top w:val="single" w:sz="4" w:space="0" w:color="auto"/>
              <w:left w:val="single" w:sz="4" w:space="0" w:color="auto"/>
              <w:bottom w:val="single" w:sz="4" w:space="0" w:color="auto"/>
              <w:right w:val="single" w:sz="4" w:space="0" w:color="auto"/>
            </w:tcBorders>
          </w:tcPr>
          <w:p w14:paraId="3079C954"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1149" w:type="dxa"/>
            <w:tcBorders>
              <w:top w:val="single" w:sz="4" w:space="0" w:color="auto"/>
              <w:left w:val="single" w:sz="4" w:space="0" w:color="auto"/>
              <w:bottom w:val="single" w:sz="4" w:space="0" w:color="auto"/>
              <w:right w:val="single" w:sz="4" w:space="0" w:color="auto"/>
            </w:tcBorders>
          </w:tcPr>
          <w:p w14:paraId="4B2D7727"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865" w:type="dxa"/>
            <w:tcBorders>
              <w:top w:val="single" w:sz="4" w:space="0" w:color="auto"/>
              <w:left w:val="single" w:sz="4" w:space="0" w:color="auto"/>
              <w:bottom w:val="single" w:sz="4" w:space="0" w:color="auto"/>
              <w:right w:val="single" w:sz="4" w:space="0" w:color="auto"/>
            </w:tcBorders>
          </w:tcPr>
          <w:p w14:paraId="2A40F2A1"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963" w:type="dxa"/>
            <w:tcBorders>
              <w:top w:val="single" w:sz="4" w:space="0" w:color="auto"/>
              <w:left w:val="single" w:sz="4" w:space="0" w:color="auto"/>
              <w:bottom w:val="single" w:sz="4" w:space="0" w:color="auto"/>
              <w:right w:val="single" w:sz="4" w:space="0" w:color="auto"/>
            </w:tcBorders>
          </w:tcPr>
          <w:p w14:paraId="18A8CDB4"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887" w:type="dxa"/>
            <w:tcBorders>
              <w:top w:val="single" w:sz="4" w:space="0" w:color="auto"/>
              <w:left w:val="single" w:sz="4" w:space="0" w:color="auto"/>
              <w:bottom w:val="single" w:sz="4" w:space="0" w:color="auto"/>
              <w:right w:val="single" w:sz="4" w:space="0" w:color="auto"/>
            </w:tcBorders>
          </w:tcPr>
          <w:p w14:paraId="1EE8233F"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1213" w:type="dxa"/>
            <w:tcBorders>
              <w:top w:val="single" w:sz="4" w:space="0" w:color="auto"/>
              <w:left w:val="single" w:sz="4" w:space="0" w:color="auto"/>
              <w:bottom w:val="single" w:sz="4" w:space="0" w:color="auto"/>
              <w:right w:val="single" w:sz="4" w:space="0" w:color="auto"/>
            </w:tcBorders>
          </w:tcPr>
          <w:p w14:paraId="4A9CEBD9"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1042" w:type="dxa"/>
            <w:tcBorders>
              <w:top w:val="single" w:sz="4" w:space="0" w:color="auto"/>
              <w:left w:val="single" w:sz="4" w:space="0" w:color="auto"/>
              <w:bottom w:val="single" w:sz="4" w:space="0" w:color="auto"/>
              <w:right w:val="single" w:sz="4" w:space="0" w:color="auto"/>
            </w:tcBorders>
          </w:tcPr>
          <w:p w14:paraId="0110B402"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1261" w:type="dxa"/>
            <w:tcBorders>
              <w:top w:val="single" w:sz="4" w:space="0" w:color="auto"/>
              <w:left w:val="single" w:sz="4" w:space="0" w:color="auto"/>
              <w:bottom w:val="single" w:sz="4" w:space="0" w:color="auto"/>
              <w:right w:val="single" w:sz="4" w:space="0" w:color="auto"/>
            </w:tcBorders>
          </w:tcPr>
          <w:p w14:paraId="78D671D6"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r>
      <w:tr w:rsidR="00F54E70" w:rsidRPr="007E59D8" w14:paraId="1B8C181E" w14:textId="77777777" w:rsidTr="00F54E70">
        <w:tc>
          <w:tcPr>
            <w:tcW w:w="697" w:type="dxa"/>
            <w:tcBorders>
              <w:top w:val="single" w:sz="4" w:space="0" w:color="auto"/>
              <w:left w:val="single" w:sz="4" w:space="0" w:color="auto"/>
              <w:bottom w:val="single" w:sz="4" w:space="0" w:color="auto"/>
              <w:right w:val="single" w:sz="4" w:space="0" w:color="auto"/>
            </w:tcBorders>
          </w:tcPr>
          <w:p w14:paraId="2AFEF158"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792" w:type="dxa"/>
            <w:tcBorders>
              <w:top w:val="single" w:sz="4" w:space="0" w:color="auto"/>
              <w:left w:val="single" w:sz="4" w:space="0" w:color="auto"/>
              <w:bottom w:val="single" w:sz="4" w:space="0" w:color="auto"/>
              <w:right w:val="single" w:sz="4" w:space="0" w:color="auto"/>
            </w:tcBorders>
          </w:tcPr>
          <w:p w14:paraId="117D819B"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918" w:type="dxa"/>
            <w:tcBorders>
              <w:top w:val="single" w:sz="4" w:space="0" w:color="auto"/>
              <w:left w:val="single" w:sz="4" w:space="0" w:color="auto"/>
              <w:bottom w:val="single" w:sz="4" w:space="0" w:color="auto"/>
              <w:right w:val="single" w:sz="4" w:space="0" w:color="auto"/>
            </w:tcBorders>
          </w:tcPr>
          <w:p w14:paraId="16E1D979"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1149" w:type="dxa"/>
            <w:tcBorders>
              <w:top w:val="single" w:sz="4" w:space="0" w:color="auto"/>
              <w:left w:val="single" w:sz="4" w:space="0" w:color="auto"/>
              <w:bottom w:val="single" w:sz="4" w:space="0" w:color="auto"/>
              <w:right w:val="single" w:sz="4" w:space="0" w:color="auto"/>
            </w:tcBorders>
          </w:tcPr>
          <w:p w14:paraId="7160B957"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865" w:type="dxa"/>
            <w:tcBorders>
              <w:top w:val="single" w:sz="4" w:space="0" w:color="auto"/>
              <w:left w:val="single" w:sz="4" w:space="0" w:color="auto"/>
              <w:bottom w:val="single" w:sz="4" w:space="0" w:color="auto"/>
              <w:right w:val="single" w:sz="4" w:space="0" w:color="auto"/>
            </w:tcBorders>
          </w:tcPr>
          <w:p w14:paraId="26B33C43"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963" w:type="dxa"/>
            <w:tcBorders>
              <w:top w:val="single" w:sz="4" w:space="0" w:color="auto"/>
              <w:left w:val="single" w:sz="4" w:space="0" w:color="auto"/>
              <w:bottom w:val="single" w:sz="4" w:space="0" w:color="auto"/>
              <w:right w:val="single" w:sz="4" w:space="0" w:color="auto"/>
            </w:tcBorders>
          </w:tcPr>
          <w:p w14:paraId="451BA158"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887" w:type="dxa"/>
            <w:tcBorders>
              <w:top w:val="single" w:sz="4" w:space="0" w:color="auto"/>
              <w:left w:val="single" w:sz="4" w:space="0" w:color="auto"/>
              <w:bottom w:val="single" w:sz="4" w:space="0" w:color="auto"/>
              <w:right w:val="single" w:sz="4" w:space="0" w:color="auto"/>
            </w:tcBorders>
          </w:tcPr>
          <w:p w14:paraId="50097FFD"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1213" w:type="dxa"/>
            <w:tcBorders>
              <w:top w:val="single" w:sz="4" w:space="0" w:color="auto"/>
              <w:left w:val="single" w:sz="4" w:space="0" w:color="auto"/>
              <w:bottom w:val="single" w:sz="4" w:space="0" w:color="auto"/>
              <w:right w:val="single" w:sz="4" w:space="0" w:color="auto"/>
            </w:tcBorders>
          </w:tcPr>
          <w:p w14:paraId="177FF0A4"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1042" w:type="dxa"/>
            <w:tcBorders>
              <w:top w:val="single" w:sz="4" w:space="0" w:color="auto"/>
              <w:left w:val="single" w:sz="4" w:space="0" w:color="auto"/>
              <w:bottom w:val="single" w:sz="4" w:space="0" w:color="auto"/>
              <w:right w:val="single" w:sz="4" w:space="0" w:color="auto"/>
            </w:tcBorders>
          </w:tcPr>
          <w:p w14:paraId="223F945A"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c>
          <w:tcPr>
            <w:tcW w:w="1261" w:type="dxa"/>
            <w:tcBorders>
              <w:top w:val="single" w:sz="4" w:space="0" w:color="auto"/>
              <w:left w:val="single" w:sz="4" w:space="0" w:color="auto"/>
              <w:bottom w:val="single" w:sz="4" w:space="0" w:color="auto"/>
              <w:right w:val="single" w:sz="4" w:space="0" w:color="auto"/>
            </w:tcBorders>
          </w:tcPr>
          <w:p w14:paraId="7C2B1330" w14:textId="77777777" w:rsidR="00F54E70" w:rsidRPr="00F75347" w:rsidRDefault="00F54E70" w:rsidP="00F54E70">
            <w:pPr>
              <w:widowControl w:val="0"/>
              <w:autoSpaceDE w:val="0"/>
              <w:autoSpaceDN w:val="0"/>
              <w:adjustRightInd w:val="0"/>
              <w:spacing w:after="0"/>
              <w:jc w:val="both"/>
              <w:rPr>
                <w:rFonts w:eastAsia="Times New Roman"/>
                <w:sz w:val="22"/>
                <w:szCs w:val="22"/>
              </w:rPr>
            </w:pPr>
          </w:p>
        </w:tc>
      </w:tr>
    </w:tbl>
    <w:p w14:paraId="6885FE27" w14:textId="77777777" w:rsidR="00F54E70" w:rsidRPr="00F75347" w:rsidRDefault="00F54E70" w:rsidP="00F54E70">
      <w:pPr>
        <w:rPr>
          <w:sz w:val="22"/>
          <w:szCs w:val="22"/>
        </w:rPr>
      </w:pPr>
    </w:p>
    <w:p w14:paraId="77741467" w14:textId="77777777" w:rsidR="007D0219" w:rsidRPr="00F75347" w:rsidRDefault="007D0219" w:rsidP="00A711E9">
      <w:pPr>
        <w:pStyle w:val="AttachmentFirstParagraphHeader"/>
        <w:divId w:val="3768706575"/>
        <w:rPr>
          <w:rFonts w:cs="Times New Roman"/>
          <w:sz w:val="22"/>
          <w:szCs w:val="22"/>
        </w:rPr>
      </w:pPr>
      <w:r w:rsidRPr="00F75347">
        <w:rPr>
          <w:rFonts w:cs="Times New Roman"/>
          <w:sz w:val="22"/>
          <w:szCs w:val="22"/>
        </w:rPr>
        <w:t>Description of Developed and Preexisting Works and Tools</w:t>
      </w:r>
    </w:p>
    <w:p w14:paraId="3B3FA562" w14:textId="77777777" w:rsidR="007D0219" w:rsidRPr="00F75347" w:rsidRDefault="007D0219" w:rsidP="00F54E70">
      <w:pPr>
        <w:pStyle w:val="Instructions"/>
        <w:divId w:val="3768706576"/>
        <w:rPr>
          <w:rFonts w:cs="Times New Roman"/>
          <w:sz w:val="22"/>
          <w:szCs w:val="22"/>
        </w:rPr>
      </w:pPr>
      <w:r w:rsidRPr="00F75347">
        <w:rPr>
          <w:rFonts w:cs="Times New Roman"/>
          <w:sz w:val="22"/>
          <w:szCs w:val="22"/>
        </w:rPr>
        <w:t xml:space="preserve">Use this Section if you are purchasing </w:t>
      </w:r>
      <w:r w:rsidRPr="00F75347">
        <w:rPr>
          <w:rFonts w:cs="Times New Roman"/>
          <w:b/>
          <w:sz w:val="22"/>
          <w:szCs w:val="22"/>
          <w:u w:val="single"/>
        </w:rPr>
        <w:t>Technical</w:t>
      </w:r>
      <w:r w:rsidRPr="00F75347">
        <w:rPr>
          <w:rFonts w:cs="Times New Roman"/>
          <w:sz w:val="22"/>
          <w:szCs w:val="22"/>
          <w:u w:val="single"/>
        </w:rPr>
        <w:t xml:space="preserve"> or </w:t>
      </w:r>
      <w:r w:rsidRPr="00F75347">
        <w:rPr>
          <w:rFonts w:cs="Times New Roman"/>
          <w:b/>
          <w:sz w:val="22"/>
          <w:szCs w:val="22"/>
          <w:u w:val="single"/>
        </w:rPr>
        <w:t>Solution</w:t>
      </w:r>
      <w:r w:rsidRPr="00F75347">
        <w:rPr>
          <w:rFonts w:cs="Times New Roman"/>
          <w:sz w:val="22"/>
          <w:szCs w:val="22"/>
          <w:u w:val="single"/>
        </w:rPr>
        <w:t xml:space="preserve"> </w:t>
      </w:r>
      <w:r w:rsidRPr="00F75347">
        <w:rPr>
          <w:rFonts w:cs="Times New Roman"/>
          <w:b/>
          <w:sz w:val="22"/>
          <w:szCs w:val="22"/>
          <w:u w:val="single"/>
        </w:rPr>
        <w:t>Services</w:t>
      </w:r>
      <w:r w:rsidRPr="00F75347">
        <w:rPr>
          <w:rFonts w:cs="Times New Roman"/>
          <w:sz w:val="22"/>
          <w:szCs w:val="22"/>
        </w:rPr>
        <w:t xml:space="preserve"> or other Services </w:t>
      </w:r>
      <w:proofErr w:type="gramStart"/>
      <w:r w:rsidRPr="00F75347">
        <w:rPr>
          <w:rFonts w:cs="Times New Roman"/>
          <w:sz w:val="22"/>
          <w:szCs w:val="22"/>
        </w:rPr>
        <w:t>where</w:t>
      </w:r>
      <w:proofErr w:type="gramEnd"/>
      <w:r w:rsidRPr="00F75347">
        <w:rPr>
          <w:rFonts w:cs="Times New Roman"/>
          <w:sz w:val="22"/>
          <w:szCs w:val="22"/>
        </w:rPr>
        <w:t xml:space="preserve"> </w:t>
      </w:r>
      <w:r w:rsidRPr="00F75347">
        <w:rPr>
          <w:rFonts w:cs="Times New Roman"/>
          <w:b/>
          <w:sz w:val="22"/>
          <w:szCs w:val="22"/>
          <w:u w:val="single"/>
        </w:rPr>
        <w:t>Developed and/or Preexisting Works apply</w:t>
      </w:r>
      <w:r w:rsidR="007D57F2" w:rsidRPr="00F75347">
        <w:rPr>
          <w:rFonts w:cs="Times New Roman"/>
          <w:sz w:val="22"/>
          <w:szCs w:val="22"/>
        </w:rPr>
        <w:t>.</w:t>
      </w:r>
    </w:p>
    <w:p w14:paraId="13B88515" w14:textId="77777777" w:rsidR="007D0219" w:rsidRPr="00F75347" w:rsidRDefault="007D0219" w:rsidP="007D0219">
      <w:pPr>
        <w:widowControl w:val="0"/>
        <w:autoSpaceDE w:val="0"/>
        <w:autoSpaceDN w:val="0"/>
        <w:adjustRightInd w:val="0"/>
        <w:divId w:val="3768706577"/>
        <w:rPr>
          <w:sz w:val="22"/>
          <w:szCs w:val="22"/>
          <w:u w:val="single"/>
        </w:rPr>
      </w:pPr>
      <w:r w:rsidRPr="00F75347">
        <w:rPr>
          <w:b/>
          <w:sz w:val="22"/>
          <w:szCs w:val="22"/>
        </w:rPr>
        <w:t>Developed Works</w:t>
      </w:r>
      <w:r w:rsidRPr="00F75347">
        <w:rPr>
          <w:sz w:val="22"/>
          <w:szCs w:val="22"/>
        </w:rPr>
        <w:t xml:space="preserve">: </w:t>
      </w:r>
      <w:r w:rsidRPr="00F75347">
        <w:rPr>
          <w:i/>
          <w:color w:val="7030A0"/>
          <w:sz w:val="22"/>
          <w:szCs w:val="22"/>
        </w:rPr>
        <w:t>&lt;</w:t>
      </w:r>
      <w:r w:rsidRPr="00F75347">
        <w:rPr>
          <w:i/>
          <w:color w:val="7030A0"/>
          <w:sz w:val="22"/>
          <w:szCs w:val="22"/>
          <w:u w:val="single"/>
        </w:rPr>
        <w:t>Insert a detailed description of the Developed Works Supplier will provide IBM.&gt;</w:t>
      </w:r>
    </w:p>
    <w:p w14:paraId="28D6405C" w14:textId="77777777" w:rsidR="007D0219" w:rsidRPr="00F75347" w:rsidRDefault="007D0219" w:rsidP="007D0219">
      <w:pPr>
        <w:widowControl w:val="0"/>
        <w:autoSpaceDE w:val="0"/>
        <w:autoSpaceDN w:val="0"/>
        <w:adjustRightInd w:val="0"/>
        <w:rPr>
          <w:sz w:val="22"/>
          <w:szCs w:val="22"/>
        </w:rPr>
      </w:pPr>
    </w:p>
    <w:p w14:paraId="3E6FD912" w14:textId="77777777" w:rsidR="007D0219" w:rsidRPr="00F75347" w:rsidRDefault="007D0219" w:rsidP="007D0219">
      <w:pPr>
        <w:divId w:val="3768706578"/>
        <w:rPr>
          <w:color w:val="7030A0"/>
          <w:sz w:val="22"/>
          <w:szCs w:val="22"/>
        </w:rPr>
      </w:pPr>
      <w:r w:rsidRPr="00F75347">
        <w:rPr>
          <w:b/>
          <w:sz w:val="22"/>
          <w:szCs w:val="22"/>
        </w:rPr>
        <w:t>Preexisting Works:</w:t>
      </w:r>
      <w:r w:rsidRPr="00F75347">
        <w:rPr>
          <w:i/>
          <w:sz w:val="22"/>
          <w:szCs w:val="22"/>
        </w:rPr>
        <w:t xml:space="preserve"> </w:t>
      </w:r>
      <w:r w:rsidRPr="00F75347">
        <w:rPr>
          <w:i/>
          <w:color w:val="7030A0"/>
          <w:sz w:val="22"/>
          <w:szCs w:val="22"/>
        </w:rPr>
        <w:t>&lt;</w:t>
      </w:r>
      <w:r w:rsidRPr="00F75347">
        <w:rPr>
          <w:i/>
          <w:color w:val="7030A0"/>
          <w:sz w:val="22"/>
          <w:szCs w:val="22"/>
          <w:u w:val="single"/>
        </w:rPr>
        <w:t xml:space="preserve"> Insert a list of any Preexisting Works to be included in the Deliverables.&gt;.</w:t>
      </w:r>
    </w:p>
    <w:p w14:paraId="63E76499" w14:textId="77777777" w:rsidR="007D0219" w:rsidRPr="00F75347" w:rsidRDefault="007D0219" w:rsidP="007D0219">
      <w:pPr>
        <w:rPr>
          <w:sz w:val="22"/>
          <w:szCs w:val="22"/>
        </w:rPr>
      </w:pPr>
    </w:p>
    <w:p w14:paraId="3F0B3259" w14:textId="77777777" w:rsidR="007D0219" w:rsidRPr="00F75347" w:rsidRDefault="007D0219" w:rsidP="007D0219">
      <w:pPr>
        <w:divId w:val="3768706579"/>
        <w:rPr>
          <w:sz w:val="22"/>
          <w:szCs w:val="22"/>
        </w:rPr>
      </w:pPr>
      <w:r w:rsidRPr="00F75347">
        <w:rPr>
          <w:b/>
          <w:sz w:val="22"/>
          <w:szCs w:val="22"/>
        </w:rPr>
        <w:t>Tools</w:t>
      </w:r>
      <w:r w:rsidRPr="00F75347">
        <w:rPr>
          <w:sz w:val="22"/>
          <w:szCs w:val="22"/>
        </w:rPr>
        <w:t>:</w:t>
      </w:r>
    </w:p>
    <w:tbl>
      <w:tblPr>
        <w:tblW w:w="0" w:type="auto"/>
        <w:tblInd w:w="108" w:type="dxa"/>
        <w:tblLook w:val="01E0" w:firstRow="1" w:lastRow="1" w:firstColumn="1" w:lastColumn="1" w:noHBand="0" w:noVBand="0"/>
      </w:tblPr>
      <w:tblGrid>
        <w:gridCol w:w="3942"/>
        <w:gridCol w:w="1659"/>
        <w:gridCol w:w="1262"/>
        <w:gridCol w:w="2379"/>
      </w:tblGrid>
      <w:tr w:rsidR="007D0219" w:rsidRPr="007E59D8" w14:paraId="7C6BA15B" w14:textId="77777777" w:rsidTr="00077A3C">
        <w:trPr>
          <w:tblHeader/>
        </w:trPr>
        <w:tc>
          <w:tcPr>
            <w:tcW w:w="3943" w:type="dxa"/>
            <w:tcBorders>
              <w:top w:val="single" w:sz="4" w:space="0" w:color="auto"/>
              <w:left w:val="single" w:sz="4" w:space="0" w:color="auto"/>
              <w:bottom w:val="single" w:sz="4" w:space="0" w:color="auto"/>
              <w:right w:val="single" w:sz="4" w:space="0" w:color="auto"/>
            </w:tcBorders>
            <w:shd w:val="clear" w:color="auto" w:fill="auto"/>
          </w:tcPr>
          <w:p w14:paraId="2B976856" w14:textId="77777777" w:rsidR="007D0219" w:rsidRPr="00F75347" w:rsidRDefault="007D0219" w:rsidP="007D0219">
            <w:pPr>
              <w:widowControl w:val="0"/>
              <w:autoSpaceDE w:val="0"/>
              <w:autoSpaceDN w:val="0"/>
              <w:adjustRightInd w:val="0"/>
              <w:jc w:val="center"/>
              <w:rPr>
                <w:rFonts w:eastAsia="Calibri"/>
                <w:sz w:val="22"/>
                <w:szCs w:val="22"/>
              </w:rPr>
            </w:pPr>
            <w:r w:rsidRPr="00F75347">
              <w:rPr>
                <w:rFonts w:eastAsia="Calibri"/>
                <w:b/>
                <w:bCs/>
                <w:sz w:val="22"/>
                <w:szCs w:val="22"/>
              </w:rPr>
              <w:t>Description</w:t>
            </w:r>
          </w:p>
        </w:tc>
        <w:tc>
          <w:tcPr>
            <w:tcW w:w="1658" w:type="dxa"/>
            <w:tcBorders>
              <w:top w:val="single" w:sz="4" w:space="0" w:color="auto"/>
              <w:left w:val="single" w:sz="4" w:space="0" w:color="auto"/>
              <w:bottom w:val="single" w:sz="4" w:space="0" w:color="auto"/>
              <w:right w:val="single" w:sz="4" w:space="0" w:color="auto"/>
            </w:tcBorders>
            <w:shd w:val="clear" w:color="auto" w:fill="auto"/>
          </w:tcPr>
          <w:p w14:paraId="6A8A6336" w14:textId="77777777" w:rsidR="007D0219" w:rsidRPr="00F75347" w:rsidRDefault="007D0219" w:rsidP="007D0219">
            <w:pPr>
              <w:widowControl w:val="0"/>
              <w:autoSpaceDE w:val="0"/>
              <w:autoSpaceDN w:val="0"/>
              <w:adjustRightInd w:val="0"/>
              <w:jc w:val="center"/>
              <w:rPr>
                <w:rFonts w:eastAsia="Calibri"/>
                <w:sz w:val="22"/>
                <w:szCs w:val="22"/>
              </w:rPr>
            </w:pPr>
            <w:r w:rsidRPr="00F75347">
              <w:rPr>
                <w:rFonts w:eastAsia="Calibri"/>
                <w:b/>
                <w:bCs/>
                <w:sz w:val="22"/>
                <w:szCs w:val="22"/>
              </w:rPr>
              <w:t>Part Number/Model Number</w:t>
            </w:r>
          </w:p>
        </w:tc>
        <w:tc>
          <w:tcPr>
            <w:tcW w:w="1262" w:type="dxa"/>
            <w:tcBorders>
              <w:top w:val="single" w:sz="4" w:space="0" w:color="auto"/>
              <w:left w:val="single" w:sz="4" w:space="0" w:color="auto"/>
              <w:bottom w:val="single" w:sz="4" w:space="0" w:color="auto"/>
              <w:right w:val="single" w:sz="4" w:space="0" w:color="auto"/>
            </w:tcBorders>
          </w:tcPr>
          <w:p w14:paraId="5A0D02C1" w14:textId="77777777" w:rsidR="007D0219" w:rsidRPr="00F75347" w:rsidRDefault="007D0219" w:rsidP="007D0219">
            <w:pPr>
              <w:widowControl w:val="0"/>
              <w:autoSpaceDE w:val="0"/>
              <w:autoSpaceDN w:val="0"/>
              <w:adjustRightInd w:val="0"/>
              <w:jc w:val="center"/>
              <w:rPr>
                <w:rFonts w:eastAsia="Calibri"/>
                <w:b/>
                <w:bCs/>
                <w:sz w:val="22"/>
                <w:szCs w:val="22"/>
              </w:rPr>
            </w:pPr>
            <w:r w:rsidRPr="00F75347">
              <w:rPr>
                <w:rFonts w:eastAsia="Calibri"/>
                <w:b/>
                <w:bCs/>
                <w:sz w:val="22"/>
                <w:szCs w:val="22"/>
              </w:rPr>
              <w:t>Version Release</w:t>
            </w:r>
          </w:p>
        </w:tc>
        <w:tc>
          <w:tcPr>
            <w:tcW w:w="2379" w:type="dxa"/>
            <w:tcBorders>
              <w:top w:val="single" w:sz="4" w:space="0" w:color="auto"/>
              <w:left w:val="single" w:sz="4" w:space="0" w:color="auto"/>
              <w:bottom w:val="single" w:sz="4" w:space="0" w:color="auto"/>
              <w:right w:val="single" w:sz="4" w:space="0" w:color="auto"/>
            </w:tcBorders>
          </w:tcPr>
          <w:p w14:paraId="402F94C8" w14:textId="77777777" w:rsidR="007D0219" w:rsidRPr="00F75347" w:rsidRDefault="007D0219" w:rsidP="007D0219">
            <w:pPr>
              <w:widowControl w:val="0"/>
              <w:autoSpaceDE w:val="0"/>
              <w:autoSpaceDN w:val="0"/>
              <w:adjustRightInd w:val="0"/>
              <w:jc w:val="center"/>
              <w:rPr>
                <w:rFonts w:eastAsia="Calibri"/>
                <w:b/>
                <w:bCs/>
                <w:sz w:val="22"/>
                <w:szCs w:val="22"/>
              </w:rPr>
            </w:pPr>
            <w:r w:rsidRPr="00F75347">
              <w:rPr>
                <w:rFonts w:eastAsia="Calibri"/>
                <w:b/>
                <w:bCs/>
                <w:sz w:val="22"/>
                <w:szCs w:val="22"/>
              </w:rPr>
              <w:t>Owner</w:t>
            </w:r>
          </w:p>
        </w:tc>
      </w:tr>
      <w:tr w:rsidR="007D0219" w:rsidRPr="007E59D8" w14:paraId="1E05C238" w14:textId="77777777" w:rsidTr="00077A3C">
        <w:trPr>
          <w:trHeight w:val="224"/>
        </w:trPr>
        <w:tc>
          <w:tcPr>
            <w:tcW w:w="3943" w:type="dxa"/>
            <w:tcBorders>
              <w:top w:val="single" w:sz="4" w:space="0" w:color="auto"/>
              <w:left w:val="single" w:sz="4" w:space="0" w:color="auto"/>
              <w:bottom w:val="single" w:sz="4" w:space="0" w:color="auto"/>
              <w:right w:val="single" w:sz="4" w:space="0" w:color="auto"/>
            </w:tcBorders>
            <w:shd w:val="clear" w:color="auto" w:fill="auto"/>
          </w:tcPr>
          <w:p w14:paraId="481A250E" w14:textId="77777777" w:rsidR="007D0219" w:rsidRPr="00F75347" w:rsidRDefault="007D0219" w:rsidP="007D0219">
            <w:pPr>
              <w:widowControl w:val="0"/>
              <w:autoSpaceDE w:val="0"/>
              <w:autoSpaceDN w:val="0"/>
              <w:adjustRightInd w:val="0"/>
              <w:rPr>
                <w:rFonts w:eastAsia="Calibri"/>
                <w:sz w:val="22"/>
                <w:szCs w:val="22"/>
              </w:rPr>
            </w:pPr>
          </w:p>
        </w:tc>
        <w:tc>
          <w:tcPr>
            <w:tcW w:w="1658" w:type="dxa"/>
            <w:tcBorders>
              <w:top w:val="single" w:sz="4" w:space="0" w:color="auto"/>
              <w:left w:val="single" w:sz="4" w:space="0" w:color="auto"/>
              <w:bottom w:val="single" w:sz="4" w:space="0" w:color="auto"/>
              <w:right w:val="single" w:sz="4" w:space="0" w:color="auto"/>
            </w:tcBorders>
            <w:shd w:val="clear" w:color="auto" w:fill="auto"/>
          </w:tcPr>
          <w:p w14:paraId="2E0C73D0" w14:textId="77777777" w:rsidR="007D0219" w:rsidRPr="00F75347" w:rsidRDefault="007D0219" w:rsidP="007D0219">
            <w:pPr>
              <w:widowControl w:val="0"/>
              <w:autoSpaceDE w:val="0"/>
              <w:autoSpaceDN w:val="0"/>
              <w:adjustRightInd w:val="0"/>
              <w:rPr>
                <w:rFonts w:eastAsia="Calibri"/>
                <w:sz w:val="22"/>
                <w:szCs w:val="22"/>
              </w:rPr>
            </w:pPr>
          </w:p>
        </w:tc>
        <w:tc>
          <w:tcPr>
            <w:tcW w:w="1262" w:type="dxa"/>
            <w:tcBorders>
              <w:top w:val="single" w:sz="4" w:space="0" w:color="auto"/>
              <w:left w:val="single" w:sz="4" w:space="0" w:color="auto"/>
              <w:bottom w:val="single" w:sz="4" w:space="0" w:color="auto"/>
              <w:right w:val="single" w:sz="4" w:space="0" w:color="auto"/>
            </w:tcBorders>
          </w:tcPr>
          <w:p w14:paraId="2EC3B15B" w14:textId="77777777" w:rsidR="007D0219" w:rsidRPr="00F75347" w:rsidRDefault="007D0219" w:rsidP="007D0219">
            <w:pPr>
              <w:widowControl w:val="0"/>
              <w:autoSpaceDE w:val="0"/>
              <w:autoSpaceDN w:val="0"/>
              <w:adjustRightInd w:val="0"/>
              <w:rPr>
                <w:rFonts w:eastAsia="Calibri"/>
                <w:sz w:val="22"/>
                <w:szCs w:val="22"/>
              </w:rPr>
            </w:pPr>
          </w:p>
        </w:tc>
        <w:tc>
          <w:tcPr>
            <w:tcW w:w="2379" w:type="dxa"/>
            <w:tcBorders>
              <w:top w:val="single" w:sz="4" w:space="0" w:color="auto"/>
              <w:left w:val="single" w:sz="4" w:space="0" w:color="auto"/>
              <w:bottom w:val="single" w:sz="4" w:space="0" w:color="auto"/>
              <w:right w:val="single" w:sz="4" w:space="0" w:color="auto"/>
            </w:tcBorders>
          </w:tcPr>
          <w:p w14:paraId="2477ABC7" w14:textId="77777777" w:rsidR="007D0219" w:rsidRPr="00F75347" w:rsidRDefault="007D0219" w:rsidP="007D0219">
            <w:pPr>
              <w:widowControl w:val="0"/>
              <w:autoSpaceDE w:val="0"/>
              <w:autoSpaceDN w:val="0"/>
              <w:adjustRightInd w:val="0"/>
              <w:rPr>
                <w:rFonts w:eastAsia="Calibri"/>
                <w:sz w:val="22"/>
                <w:szCs w:val="22"/>
              </w:rPr>
            </w:pPr>
          </w:p>
        </w:tc>
      </w:tr>
      <w:tr w:rsidR="007D0219" w:rsidRPr="007E59D8" w14:paraId="7578E19D" w14:textId="77777777" w:rsidTr="00077A3C">
        <w:trPr>
          <w:trHeight w:val="144"/>
        </w:trPr>
        <w:tc>
          <w:tcPr>
            <w:tcW w:w="3943" w:type="dxa"/>
            <w:tcBorders>
              <w:top w:val="single" w:sz="4" w:space="0" w:color="auto"/>
              <w:left w:val="single" w:sz="4" w:space="0" w:color="auto"/>
              <w:bottom w:val="single" w:sz="4" w:space="0" w:color="auto"/>
              <w:right w:val="single" w:sz="4" w:space="0" w:color="auto"/>
            </w:tcBorders>
            <w:shd w:val="clear" w:color="auto" w:fill="auto"/>
          </w:tcPr>
          <w:p w14:paraId="5DF89869" w14:textId="77777777" w:rsidR="007D0219" w:rsidRPr="00F75347" w:rsidRDefault="007D0219" w:rsidP="007D0219">
            <w:pPr>
              <w:widowControl w:val="0"/>
              <w:autoSpaceDE w:val="0"/>
              <w:autoSpaceDN w:val="0"/>
              <w:adjustRightInd w:val="0"/>
              <w:rPr>
                <w:rFonts w:eastAsia="Calibri"/>
                <w:sz w:val="22"/>
                <w:szCs w:val="22"/>
              </w:rPr>
            </w:pPr>
          </w:p>
        </w:tc>
        <w:tc>
          <w:tcPr>
            <w:tcW w:w="1658" w:type="dxa"/>
            <w:tcBorders>
              <w:top w:val="single" w:sz="4" w:space="0" w:color="auto"/>
              <w:left w:val="single" w:sz="4" w:space="0" w:color="auto"/>
              <w:bottom w:val="single" w:sz="4" w:space="0" w:color="auto"/>
              <w:right w:val="single" w:sz="4" w:space="0" w:color="auto"/>
            </w:tcBorders>
            <w:shd w:val="clear" w:color="auto" w:fill="auto"/>
          </w:tcPr>
          <w:p w14:paraId="24FBEB95" w14:textId="77777777" w:rsidR="007D0219" w:rsidRPr="00F75347" w:rsidRDefault="007D0219" w:rsidP="007D0219">
            <w:pPr>
              <w:widowControl w:val="0"/>
              <w:autoSpaceDE w:val="0"/>
              <w:autoSpaceDN w:val="0"/>
              <w:adjustRightInd w:val="0"/>
              <w:rPr>
                <w:rFonts w:eastAsia="Calibri"/>
                <w:sz w:val="22"/>
                <w:szCs w:val="22"/>
              </w:rPr>
            </w:pPr>
          </w:p>
        </w:tc>
        <w:tc>
          <w:tcPr>
            <w:tcW w:w="1262" w:type="dxa"/>
            <w:tcBorders>
              <w:top w:val="single" w:sz="4" w:space="0" w:color="auto"/>
              <w:left w:val="single" w:sz="4" w:space="0" w:color="auto"/>
              <w:bottom w:val="single" w:sz="4" w:space="0" w:color="auto"/>
              <w:right w:val="single" w:sz="4" w:space="0" w:color="auto"/>
            </w:tcBorders>
          </w:tcPr>
          <w:p w14:paraId="6F897B22" w14:textId="77777777" w:rsidR="007D0219" w:rsidRPr="00F75347" w:rsidRDefault="007D0219" w:rsidP="007D0219">
            <w:pPr>
              <w:widowControl w:val="0"/>
              <w:autoSpaceDE w:val="0"/>
              <w:autoSpaceDN w:val="0"/>
              <w:adjustRightInd w:val="0"/>
              <w:rPr>
                <w:rFonts w:eastAsia="Calibri"/>
                <w:sz w:val="22"/>
                <w:szCs w:val="22"/>
              </w:rPr>
            </w:pPr>
          </w:p>
        </w:tc>
        <w:tc>
          <w:tcPr>
            <w:tcW w:w="2379" w:type="dxa"/>
            <w:tcBorders>
              <w:top w:val="single" w:sz="4" w:space="0" w:color="auto"/>
              <w:left w:val="single" w:sz="4" w:space="0" w:color="auto"/>
              <w:bottom w:val="single" w:sz="4" w:space="0" w:color="auto"/>
              <w:right w:val="single" w:sz="4" w:space="0" w:color="auto"/>
            </w:tcBorders>
          </w:tcPr>
          <w:p w14:paraId="0845B68D" w14:textId="77777777" w:rsidR="007D0219" w:rsidRPr="00F75347" w:rsidRDefault="007D0219" w:rsidP="007D0219">
            <w:pPr>
              <w:widowControl w:val="0"/>
              <w:autoSpaceDE w:val="0"/>
              <w:autoSpaceDN w:val="0"/>
              <w:adjustRightInd w:val="0"/>
              <w:rPr>
                <w:rFonts w:eastAsia="Calibri"/>
                <w:sz w:val="22"/>
                <w:szCs w:val="22"/>
              </w:rPr>
            </w:pPr>
          </w:p>
        </w:tc>
      </w:tr>
      <w:tr w:rsidR="007D0219" w:rsidRPr="007E59D8" w14:paraId="64BF2274" w14:textId="77777777" w:rsidTr="00077A3C">
        <w:trPr>
          <w:trHeight w:val="144"/>
        </w:trPr>
        <w:tc>
          <w:tcPr>
            <w:tcW w:w="3943" w:type="dxa"/>
            <w:tcBorders>
              <w:top w:val="single" w:sz="4" w:space="0" w:color="auto"/>
              <w:left w:val="single" w:sz="4" w:space="0" w:color="auto"/>
              <w:bottom w:val="single" w:sz="4" w:space="0" w:color="auto"/>
              <w:right w:val="single" w:sz="4" w:space="0" w:color="auto"/>
            </w:tcBorders>
            <w:shd w:val="clear" w:color="auto" w:fill="auto"/>
          </w:tcPr>
          <w:p w14:paraId="39742C30" w14:textId="77777777" w:rsidR="007D0219" w:rsidRPr="00F75347" w:rsidRDefault="007D0219" w:rsidP="007D0219">
            <w:pPr>
              <w:widowControl w:val="0"/>
              <w:autoSpaceDE w:val="0"/>
              <w:autoSpaceDN w:val="0"/>
              <w:adjustRightInd w:val="0"/>
              <w:rPr>
                <w:rFonts w:eastAsia="Calibri"/>
                <w:sz w:val="22"/>
                <w:szCs w:val="22"/>
              </w:rPr>
            </w:pPr>
          </w:p>
        </w:tc>
        <w:tc>
          <w:tcPr>
            <w:tcW w:w="1658" w:type="dxa"/>
            <w:tcBorders>
              <w:top w:val="single" w:sz="4" w:space="0" w:color="auto"/>
              <w:left w:val="single" w:sz="4" w:space="0" w:color="auto"/>
              <w:bottom w:val="single" w:sz="4" w:space="0" w:color="auto"/>
              <w:right w:val="single" w:sz="4" w:space="0" w:color="auto"/>
            </w:tcBorders>
            <w:shd w:val="clear" w:color="auto" w:fill="auto"/>
          </w:tcPr>
          <w:p w14:paraId="38CFF37F" w14:textId="77777777" w:rsidR="007D0219" w:rsidRPr="00F75347" w:rsidRDefault="007D0219" w:rsidP="007D0219">
            <w:pPr>
              <w:widowControl w:val="0"/>
              <w:autoSpaceDE w:val="0"/>
              <w:autoSpaceDN w:val="0"/>
              <w:adjustRightInd w:val="0"/>
              <w:rPr>
                <w:rFonts w:eastAsia="Calibri"/>
                <w:sz w:val="22"/>
                <w:szCs w:val="22"/>
              </w:rPr>
            </w:pPr>
          </w:p>
        </w:tc>
        <w:tc>
          <w:tcPr>
            <w:tcW w:w="1262" w:type="dxa"/>
            <w:tcBorders>
              <w:top w:val="single" w:sz="4" w:space="0" w:color="auto"/>
              <w:left w:val="single" w:sz="4" w:space="0" w:color="auto"/>
              <w:bottom w:val="single" w:sz="4" w:space="0" w:color="auto"/>
              <w:right w:val="single" w:sz="4" w:space="0" w:color="auto"/>
            </w:tcBorders>
          </w:tcPr>
          <w:p w14:paraId="1CBD229C" w14:textId="77777777" w:rsidR="007D0219" w:rsidRPr="00F75347" w:rsidRDefault="007D0219" w:rsidP="007D0219">
            <w:pPr>
              <w:widowControl w:val="0"/>
              <w:autoSpaceDE w:val="0"/>
              <w:autoSpaceDN w:val="0"/>
              <w:adjustRightInd w:val="0"/>
              <w:rPr>
                <w:rFonts w:eastAsia="Calibri"/>
                <w:sz w:val="22"/>
                <w:szCs w:val="22"/>
              </w:rPr>
            </w:pPr>
          </w:p>
        </w:tc>
        <w:tc>
          <w:tcPr>
            <w:tcW w:w="2379" w:type="dxa"/>
            <w:tcBorders>
              <w:top w:val="single" w:sz="4" w:space="0" w:color="auto"/>
              <w:left w:val="single" w:sz="4" w:space="0" w:color="auto"/>
              <w:bottom w:val="single" w:sz="4" w:space="0" w:color="auto"/>
              <w:right w:val="single" w:sz="4" w:space="0" w:color="auto"/>
            </w:tcBorders>
          </w:tcPr>
          <w:p w14:paraId="1EE57B7D" w14:textId="77777777" w:rsidR="007D0219" w:rsidRPr="00F75347" w:rsidRDefault="007D0219" w:rsidP="007D0219">
            <w:pPr>
              <w:widowControl w:val="0"/>
              <w:autoSpaceDE w:val="0"/>
              <w:autoSpaceDN w:val="0"/>
              <w:adjustRightInd w:val="0"/>
              <w:rPr>
                <w:rFonts w:eastAsia="Calibri"/>
                <w:sz w:val="22"/>
                <w:szCs w:val="22"/>
              </w:rPr>
            </w:pPr>
          </w:p>
        </w:tc>
      </w:tr>
    </w:tbl>
    <w:p w14:paraId="1399B740" w14:textId="77777777" w:rsidR="007D0219" w:rsidRPr="00F75347" w:rsidRDefault="007D0219" w:rsidP="007D0219">
      <w:pPr>
        <w:divId w:val="3768706580"/>
        <w:rPr>
          <w:i/>
          <w:color w:val="7030A0"/>
          <w:sz w:val="22"/>
          <w:szCs w:val="22"/>
        </w:rPr>
      </w:pPr>
      <w:r w:rsidRPr="00F75347">
        <w:rPr>
          <w:color w:val="7030A0"/>
          <w:sz w:val="22"/>
          <w:szCs w:val="22"/>
        </w:rPr>
        <w:t>***************</w:t>
      </w:r>
      <w:r w:rsidRPr="00F75347">
        <w:rPr>
          <w:i/>
          <w:color w:val="7030A0"/>
          <w:sz w:val="22"/>
          <w:szCs w:val="22"/>
        </w:rPr>
        <w:t>End of Program/Solution Section</w:t>
      </w:r>
    </w:p>
    <w:p w14:paraId="0B17D670" w14:textId="77777777" w:rsidR="007D0219" w:rsidRPr="00F75347" w:rsidRDefault="007D0219" w:rsidP="00A711E9">
      <w:pPr>
        <w:pStyle w:val="AttachmentFirstParagraphHeader"/>
        <w:divId w:val="3768706581"/>
        <w:rPr>
          <w:rFonts w:cs="Times New Roman"/>
          <w:sz w:val="22"/>
          <w:szCs w:val="22"/>
        </w:rPr>
      </w:pPr>
      <w:bookmarkStart w:id="60" w:name="_Hlk67575832"/>
      <w:r w:rsidRPr="00F75347">
        <w:rPr>
          <w:rFonts w:cs="Times New Roman"/>
          <w:sz w:val="22"/>
          <w:szCs w:val="22"/>
        </w:rPr>
        <w:t>Cloud Services</w:t>
      </w:r>
    </w:p>
    <w:p w14:paraId="2C8A4567" w14:textId="77777777" w:rsidR="007D0219" w:rsidRPr="00F75347" w:rsidRDefault="007D0219" w:rsidP="00A711E9">
      <w:pPr>
        <w:pStyle w:val="Instructions"/>
        <w:divId w:val="3768706582"/>
        <w:rPr>
          <w:rFonts w:cs="Times New Roman"/>
          <w:sz w:val="22"/>
          <w:szCs w:val="22"/>
        </w:rPr>
      </w:pPr>
      <w:r w:rsidRPr="00F75347">
        <w:rPr>
          <w:rFonts w:cs="Times New Roman"/>
          <w:sz w:val="22"/>
          <w:szCs w:val="22"/>
        </w:rPr>
        <w:t xml:space="preserve">Use this Section if you are purchasing </w:t>
      </w:r>
      <w:r w:rsidR="007D57F2" w:rsidRPr="00F75347">
        <w:rPr>
          <w:rFonts w:cs="Times New Roman"/>
          <w:b/>
          <w:sz w:val="22"/>
          <w:szCs w:val="22"/>
          <w:u w:val="single"/>
        </w:rPr>
        <w:t>Cloud Service</w:t>
      </w:r>
      <w:r w:rsidR="00DD2D53" w:rsidRPr="00F75347">
        <w:rPr>
          <w:rFonts w:cs="Times New Roman"/>
          <w:b/>
          <w:sz w:val="22"/>
          <w:szCs w:val="22"/>
          <w:u w:val="single"/>
        </w:rPr>
        <w:t>s</w:t>
      </w:r>
      <w:r w:rsidR="007D57F2" w:rsidRPr="00F75347">
        <w:rPr>
          <w:rFonts w:cs="Times New Roman"/>
          <w:b/>
          <w:sz w:val="22"/>
          <w:szCs w:val="22"/>
          <w:u w:val="single"/>
        </w:rPr>
        <w:t>.</w:t>
      </w:r>
    </w:p>
    <w:p w14:paraId="4F955B88" w14:textId="77777777" w:rsidR="007D0219" w:rsidRPr="00F75347" w:rsidRDefault="007D0219" w:rsidP="007D0219">
      <w:pPr>
        <w:divId w:val="3768706583"/>
        <w:rPr>
          <w:sz w:val="22"/>
          <w:szCs w:val="22"/>
        </w:rPr>
      </w:pPr>
      <w:r w:rsidRPr="00F75347">
        <w:rPr>
          <w:rStyle w:val="AttachmentFirstParagraphHeaderChar"/>
          <w:sz w:val="22"/>
          <w:szCs w:val="22"/>
        </w:rPr>
        <w:t>Cloud Service Description</w:t>
      </w:r>
      <w:r w:rsidRPr="00F75347">
        <w:rPr>
          <w:sz w:val="22"/>
          <w:szCs w:val="22"/>
        </w:rPr>
        <w:t xml:space="preserve">: </w:t>
      </w:r>
      <w:r w:rsidRPr="00F75347">
        <w:rPr>
          <w:i/>
          <w:sz w:val="22"/>
          <w:szCs w:val="22"/>
        </w:rPr>
        <w:t>&lt; include offering name, including the version]</w:t>
      </w:r>
      <w:r w:rsidRPr="00F75347">
        <w:rPr>
          <w:sz w:val="22"/>
          <w:szCs w:val="22"/>
        </w:rPr>
        <w:t>&gt; _____</w:t>
      </w:r>
    </w:p>
    <w:p w14:paraId="789B8FA4" w14:textId="510E7508" w:rsidR="0012009D" w:rsidRPr="00F75347" w:rsidRDefault="007D0219" w:rsidP="007D0219">
      <w:pPr>
        <w:divId w:val="3768706584"/>
        <w:rPr>
          <w:sz w:val="22"/>
          <w:szCs w:val="22"/>
        </w:rPr>
      </w:pPr>
      <w:r w:rsidRPr="00F75347">
        <w:rPr>
          <w:rStyle w:val="AttachmentFirstParagraphHeaderChar"/>
          <w:sz w:val="22"/>
          <w:szCs w:val="22"/>
        </w:rPr>
        <w:t>Cloud Service Entitlements</w:t>
      </w:r>
      <w:r w:rsidRPr="00F75347">
        <w:rPr>
          <w:b/>
          <w:sz w:val="22"/>
          <w:szCs w:val="22"/>
        </w:rPr>
        <w:t xml:space="preserve">:  </w:t>
      </w:r>
      <w:r w:rsidRPr="00F75347">
        <w:rPr>
          <w:sz w:val="22"/>
          <w:szCs w:val="22"/>
        </w:rPr>
        <w:t xml:space="preserve">&lt; </w:t>
      </w:r>
      <w:r w:rsidRPr="00F75347">
        <w:rPr>
          <w:i/>
          <w:sz w:val="22"/>
          <w:szCs w:val="22"/>
        </w:rPr>
        <w:t>include quantities being purchased and supplier’s pricing metrics and billing practices</w:t>
      </w:r>
      <w:r w:rsidRPr="00F75347">
        <w:rPr>
          <w:sz w:val="22"/>
          <w:szCs w:val="22"/>
        </w:rPr>
        <w:t xml:space="preserve">&gt; </w:t>
      </w:r>
    </w:p>
    <w:p w14:paraId="2D6D3672" w14:textId="5D8EF129" w:rsidR="00A137F3" w:rsidRPr="00F75347" w:rsidRDefault="008941A9" w:rsidP="008941A9">
      <w:pPr>
        <w:divId w:val="3768706585"/>
        <w:rPr>
          <w:rStyle w:val="AttachmentFirstParagraphHeaderChar"/>
          <w:bCs/>
          <w:sz w:val="22"/>
          <w:szCs w:val="22"/>
        </w:rPr>
      </w:pPr>
      <w:bookmarkStart w:id="61" w:name="_Hlk64460563"/>
      <w:r w:rsidRPr="00F75347">
        <w:rPr>
          <w:rStyle w:val="AttachmentFirstParagraphHeaderChar"/>
          <w:bCs/>
          <w:sz w:val="22"/>
          <w:szCs w:val="22"/>
        </w:rPr>
        <w:t xml:space="preserve">Cloud Service </w:t>
      </w:r>
      <w:r w:rsidR="00A137F3" w:rsidRPr="00F75347">
        <w:rPr>
          <w:rStyle w:val="AttachmentFirstParagraphHeaderChar"/>
          <w:bCs/>
          <w:sz w:val="22"/>
          <w:szCs w:val="22"/>
        </w:rPr>
        <w:t>License Grant</w:t>
      </w:r>
    </w:p>
    <w:p w14:paraId="6E29A0D3" w14:textId="77777777" w:rsidR="008941A9" w:rsidRPr="00F75347" w:rsidRDefault="008941A9" w:rsidP="008941A9">
      <w:pPr>
        <w:pStyle w:val="Instructions"/>
        <w:divId w:val="3768706586"/>
        <w:rPr>
          <w:rFonts w:cs="Times New Roman"/>
          <w:sz w:val="22"/>
          <w:szCs w:val="22"/>
        </w:rPr>
      </w:pPr>
      <w:r w:rsidRPr="00F75347">
        <w:rPr>
          <w:rFonts w:cs="Times New Roman"/>
          <w:sz w:val="22"/>
          <w:szCs w:val="22"/>
        </w:rPr>
        <w:t>Mark all of the authorized uses of the Cloud granted by Supplier and delete those that do not apply</w:t>
      </w:r>
      <w:bookmarkEnd w:id="61"/>
    </w:p>
    <w:p w14:paraId="0BAD44C0" w14:textId="77777777" w:rsidR="00940FF9" w:rsidRPr="007E59D8" w:rsidRDefault="00940FF9">
      <w:pPr>
        <w:spacing w:after="160" w:line="259" w:lineRule="auto"/>
        <w:rPr>
          <w:b/>
          <w:bCs/>
          <w:sz w:val="22"/>
          <w:szCs w:val="22"/>
        </w:rPr>
      </w:pPr>
      <w:r w:rsidRPr="007E59D8">
        <w:rPr>
          <w:b/>
          <w:bCs/>
          <w:sz w:val="22"/>
          <w:szCs w:val="22"/>
        </w:rPr>
        <w:br w:type="page"/>
      </w:r>
    </w:p>
    <w:p w14:paraId="51CE7FFD" w14:textId="2925013D" w:rsidR="00A137F3" w:rsidRPr="00F75347" w:rsidRDefault="00A137F3" w:rsidP="004334D8">
      <w:pPr>
        <w:ind w:left="720"/>
        <w:divId w:val="3768706587"/>
        <w:rPr>
          <w:b/>
          <w:sz w:val="22"/>
          <w:szCs w:val="22"/>
        </w:rPr>
      </w:pPr>
      <w:bookmarkStart w:id="62" w:name="_Hlk64460717"/>
      <w:r w:rsidRPr="00F75347">
        <w:rPr>
          <w:b/>
          <w:bCs/>
          <w:sz w:val="22"/>
          <w:szCs w:val="22"/>
        </w:rPr>
        <w:lastRenderedPageBreak/>
        <w:t>Internal Use Rights</w:t>
      </w:r>
      <w:r w:rsidRPr="00F75347">
        <w:rPr>
          <w:b/>
          <w:sz w:val="22"/>
          <w:szCs w:val="22"/>
        </w:rPr>
        <w:t xml:space="preserve"> </w:t>
      </w:r>
    </w:p>
    <w:tbl>
      <w:tblPr>
        <w:tblW w:w="5000" w:type="pct"/>
        <w:tblInd w:w="71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5" w:type="dxa"/>
          <w:right w:w="0" w:type="dxa"/>
        </w:tblCellMar>
        <w:tblLook w:val="04A0" w:firstRow="1" w:lastRow="0" w:firstColumn="1" w:lastColumn="0" w:noHBand="0" w:noVBand="1"/>
      </w:tblPr>
      <w:tblGrid>
        <w:gridCol w:w="2014"/>
        <w:gridCol w:w="3617"/>
        <w:gridCol w:w="3719"/>
      </w:tblGrid>
      <w:tr w:rsidR="00A137F3" w:rsidRPr="007E59D8" w14:paraId="5035DF87" w14:textId="77777777" w:rsidTr="004334D8">
        <w:trPr>
          <w:tblHeader/>
        </w:trPr>
        <w:tc>
          <w:tcPr>
            <w:tcW w:w="2014"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7A10FF2C" w14:textId="77777777" w:rsidR="00A137F3" w:rsidRPr="00F75347" w:rsidRDefault="00A137F3" w:rsidP="00705B69">
            <w:pPr>
              <w:ind w:left="360" w:hanging="360"/>
              <w:jc w:val="center"/>
              <w:rPr>
                <w:rFonts w:eastAsia="Calibri"/>
                <w:b/>
                <w:bCs/>
                <w:color w:val="00000A"/>
                <w:sz w:val="22"/>
                <w:szCs w:val="22"/>
                <w:highlight w:val="lightGray"/>
              </w:rPr>
            </w:pPr>
            <w:r w:rsidRPr="00F75347">
              <w:rPr>
                <w:rFonts w:eastAsia="Calibri"/>
                <w:b/>
                <w:bCs/>
                <w:color w:val="00000A"/>
                <w:sz w:val="22"/>
                <w:szCs w:val="22"/>
                <w:highlight w:val="lightGray"/>
              </w:rPr>
              <w:t>Authorized Use</w:t>
            </w:r>
          </w:p>
        </w:tc>
        <w:tc>
          <w:tcPr>
            <w:tcW w:w="3617"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791A3B42" w14:textId="77777777" w:rsidR="00A137F3" w:rsidRPr="00F75347" w:rsidRDefault="00A137F3" w:rsidP="00705B69">
            <w:pPr>
              <w:ind w:left="360"/>
              <w:jc w:val="center"/>
              <w:rPr>
                <w:rFonts w:eastAsia="Calibri"/>
                <w:b/>
                <w:bCs/>
                <w:color w:val="00000A"/>
                <w:sz w:val="22"/>
                <w:szCs w:val="22"/>
                <w:highlight w:val="lightGray"/>
              </w:rPr>
            </w:pPr>
            <w:r w:rsidRPr="00F75347">
              <w:rPr>
                <w:rFonts w:eastAsia="Calibri"/>
                <w:b/>
                <w:bCs/>
                <w:color w:val="00000A"/>
                <w:sz w:val="22"/>
                <w:szCs w:val="22"/>
                <w:highlight w:val="lightGray"/>
              </w:rPr>
              <w:t>Description of Grant</w:t>
            </w:r>
          </w:p>
        </w:tc>
        <w:tc>
          <w:tcPr>
            <w:tcW w:w="3719"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7E6051FA" w14:textId="77777777" w:rsidR="00A137F3" w:rsidRPr="00F75347" w:rsidRDefault="00A137F3" w:rsidP="00705B69">
            <w:pPr>
              <w:ind w:left="360"/>
              <w:jc w:val="center"/>
              <w:rPr>
                <w:rFonts w:eastAsia="Calibri"/>
                <w:b/>
                <w:bCs/>
                <w:color w:val="00000A"/>
                <w:sz w:val="22"/>
                <w:szCs w:val="22"/>
              </w:rPr>
            </w:pPr>
            <w:r w:rsidRPr="00F75347">
              <w:rPr>
                <w:rFonts w:eastAsia="Calibri"/>
                <w:b/>
                <w:bCs/>
                <w:color w:val="00000A"/>
                <w:sz w:val="22"/>
                <w:szCs w:val="22"/>
                <w:highlight w:val="lightGray"/>
              </w:rPr>
              <w:t>Survival of Rights</w:t>
            </w:r>
          </w:p>
        </w:tc>
      </w:tr>
      <w:tr w:rsidR="00A137F3" w:rsidRPr="007E59D8" w14:paraId="546BB7BC" w14:textId="77777777" w:rsidTr="004334D8">
        <w:tc>
          <w:tcPr>
            <w:tcW w:w="2014"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3DCD13B0" w14:textId="77777777" w:rsidR="00A137F3" w:rsidRPr="00F75347" w:rsidRDefault="00A137F3" w:rsidP="00705B69">
            <w:pPr>
              <w:ind w:left="360" w:hanging="360"/>
              <w:rPr>
                <w:rFonts w:eastAsia="Calibri"/>
                <w:color w:val="00000A"/>
                <w:sz w:val="22"/>
                <w:szCs w:val="22"/>
              </w:rPr>
            </w:pPr>
            <w:r w:rsidRPr="00F75347">
              <w:rPr>
                <w:rFonts w:eastAsia="Calibri"/>
                <w:color w:val="00000A"/>
                <w:sz w:val="22"/>
                <w:szCs w:val="22"/>
              </w:rPr>
              <w:fldChar w:fldCharType="begin">
                <w:ffData>
                  <w:name w:val=""/>
                  <w:enabled/>
                  <w:calcOnExit w:val="0"/>
                  <w:checkBox>
                    <w:sizeAuto/>
                    <w:default w:val="0"/>
                  </w:checkBox>
                </w:ffData>
              </w:fldChar>
            </w:r>
            <w:r w:rsidRPr="00F75347">
              <w:rPr>
                <w:rFonts w:eastAsia="Calibri"/>
                <w:color w:val="00000A"/>
                <w:sz w:val="22"/>
                <w:szCs w:val="22"/>
              </w:rPr>
              <w:instrText>FORMCHECKBOX</w:instrText>
            </w:r>
            <w:r w:rsidR="00000000">
              <w:rPr>
                <w:rFonts w:eastAsia="Calibri"/>
                <w:color w:val="00000A"/>
                <w:sz w:val="22"/>
                <w:szCs w:val="22"/>
              </w:rPr>
            </w:r>
            <w:r w:rsidR="00000000">
              <w:rPr>
                <w:rFonts w:eastAsia="Calibri"/>
                <w:color w:val="00000A"/>
                <w:sz w:val="22"/>
                <w:szCs w:val="22"/>
              </w:rPr>
              <w:fldChar w:fldCharType="separate"/>
            </w:r>
            <w:r w:rsidRPr="00F75347">
              <w:rPr>
                <w:rFonts w:eastAsia="Calibri"/>
                <w:color w:val="00000A"/>
                <w:sz w:val="22"/>
                <w:szCs w:val="22"/>
              </w:rPr>
              <w:fldChar w:fldCharType="end"/>
            </w:r>
            <w:r w:rsidRPr="00F75347">
              <w:rPr>
                <w:b/>
                <w:color w:val="00000A"/>
                <w:sz w:val="22"/>
                <w:szCs w:val="22"/>
              </w:rPr>
              <w:t xml:space="preserve"> </w:t>
            </w:r>
            <w:r w:rsidRPr="00F75347">
              <w:rPr>
                <w:b/>
                <w:color w:val="00000A"/>
                <w:sz w:val="22"/>
                <w:szCs w:val="22"/>
              </w:rPr>
              <w:tab/>
              <w:t>Internal use by IBM for developing or testing Compatible products</w:t>
            </w:r>
          </w:p>
        </w:tc>
        <w:tc>
          <w:tcPr>
            <w:tcW w:w="3617"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7F791203" w14:textId="77777777" w:rsidR="00A137F3" w:rsidRPr="00F75347" w:rsidRDefault="00A137F3" w:rsidP="00705B69">
            <w:pPr>
              <w:ind w:left="360"/>
              <w:rPr>
                <w:rFonts w:eastAsia="Calibri"/>
                <w:color w:val="00000A"/>
                <w:sz w:val="22"/>
                <w:szCs w:val="22"/>
              </w:rPr>
            </w:pPr>
            <w:r w:rsidRPr="00F75347">
              <w:rPr>
                <w:rFonts w:eastAsia="Calibri"/>
                <w:color w:val="00000A"/>
                <w:sz w:val="22"/>
                <w:szCs w:val="22"/>
              </w:rPr>
              <w:t xml:space="preserve">The IPR grant from Supplier authorizes IBM to utilize the Cloud Service to develop Compatible software for internal use or licensing to Customers and to support and debug that Compatible software (including the right to inspect the Deliverables as necessary to identify programming errors or other program failures).  </w:t>
            </w:r>
          </w:p>
        </w:tc>
        <w:tc>
          <w:tcPr>
            <w:tcW w:w="3719"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62B4FD71" w14:textId="77777777" w:rsidR="00A137F3" w:rsidRPr="00F75347" w:rsidRDefault="00A137F3" w:rsidP="00705B69">
            <w:pPr>
              <w:ind w:left="360"/>
              <w:rPr>
                <w:rFonts w:eastAsia="Calibri"/>
                <w:color w:val="00000A"/>
                <w:sz w:val="22"/>
                <w:szCs w:val="22"/>
              </w:rPr>
            </w:pPr>
            <w:r w:rsidRPr="00F75347">
              <w:rPr>
                <w:rFonts w:eastAsia="Calibri"/>
                <w:color w:val="00000A"/>
                <w:sz w:val="22"/>
                <w:szCs w:val="22"/>
              </w:rPr>
              <w:t>The right to use the Cloud Service to develop Compatible software terminates with the SOW.  All other rights granted for this Authorized Use are perpetual and survive termination of the SOW.  Termination of this SOW shall have no effect on IBM's right to continue to license and support its Compatible software internally or with Customers.</w:t>
            </w:r>
          </w:p>
        </w:tc>
      </w:tr>
      <w:tr w:rsidR="00A137F3" w:rsidRPr="007E59D8" w14:paraId="7454E49E" w14:textId="77777777" w:rsidTr="002A71A9">
        <w:tc>
          <w:tcPr>
            <w:tcW w:w="2014"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43747F6A" w14:textId="77777777" w:rsidR="00A137F3" w:rsidRPr="00F75347" w:rsidRDefault="00A137F3" w:rsidP="00705B69">
            <w:pPr>
              <w:ind w:left="360" w:hanging="360"/>
              <w:rPr>
                <w:rFonts w:eastAsia="Calibri"/>
                <w:color w:val="00000A"/>
                <w:sz w:val="22"/>
                <w:szCs w:val="22"/>
              </w:rPr>
            </w:pPr>
            <w:r w:rsidRPr="00F75347">
              <w:rPr>
                <w:rFonts w:eastAsia="Calibri"/>
                <w:color w:val="00000A"/>
                <w:sz w:val="22"/>
                <w:szCs w:val="22"/>
              </w:rPr>
              <w:fldChar w:fldCharType="begin">
                <w:ffData>
                  <w:name w:val=""/>
                  <w:enabled/>
                  <w:calcOnExit w:val="0"/>
                  <w:checkBox>
                    <w:sizeAuto/>
                    <w:default w:val="0"/>
                  </w:checkBox>
                </w:ffData>
              </w:fldChar>
            </w:r>
            <w:r w:rsidRPr="00F75347">
              <w:rPr>
                <w:rFonts w:eastAsia="Calibri"/>
                <w:color w:val="00000A"/>
                <w:sz w:val="22"/>
                <w:szCs w:val="22"/>
              </w:rPr>
              <w:instrText>FORMCHECKBOX</w:instrText>
            </w:r>
            <w:r w:rsidR="00000000">
              <w:rPr>
                <w:rFonts w:eastAsia="Calibri"/>
                <w:color w:val="00000A"/>
                <w:sz w:val="22"/>
                <w:szCs w:val="22"/>
              </w:rPr>
            </w:r>
            <w:r w:rsidR="00000000">
              <w:rPr>
                <w:rFonts w:eastAsia="Calibri"/>
                <w:color w:val="00000A"/>
                <w:sz w:val="22"/>
                <w:szCs w:val="22"/>
              </w:rPr>
              <w:fldChar w:fldCharType="separate"/>
            </w:r>
            <w:r w:rsidRPr="00F75347">
              <w:rPr>
                <w:rFonts w:eastAsia="Calibri"/>
                <w:color w:val="00000A"/>
                <w:sz w:val="22"/>
                <w:szCs w:val="22"/>
              </w:rPr>
              <w:fldChar w:fldCharType="end"/>
            </w:r>
            <w:r w:rsidRPr="00F75347">
              <w:rPr>
                <w:rFonts w:eastAsia="Calibri"/>
                <w:b/>
                <w:color w:val="00000A"/>
                <w:sz w:val="22"/>
                <w:szCs w:val="22"/>
              </w:rPr>
              <w:t xml:space="preserve"> </w:t>
            </w:r>
            <w:r w:rsidRPr="00F75347">
              <w:rPr>
                <w:rFonts w:eastAsia="Calibri"/>
                <w:b/>
                <w:color w:val="00000A"/>
                <w:sz w:val="22"/>
                <w:szCs w:val="22"/>
              </w:rPr>
              <w:tab/>
              <w:t>Internal productive use by IBM</w:t>
            </w:r>
          </w:p>
        </w:tc>
        <w:tc>
          <w:tcPr>
            <w:tcW w:w="3617"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6748D05C" w14:textId="4BEB5756" w:rsidR="00A137F3" w:rsidRPr="00F75347" w:rsidRDefault="00A137F3" w:rsidP="00705B69">
            <w:pPr>
              <w:ind w:left="360"/>
              <w:rPr>
                <w:rFonts w:eastAsia="Calibri"/>
                <w:color w:val="00000A"/>
                <w:sz w:val="22"/>
                <w:szCs w:val="22"/>
              </w:rPr>
            </w:pPr>
            <w:r w:rsidRPr="00F75347">
              <w:rPr>
                <w:rFonts w:eastAsia="Calibri"/>
                <w:color w:val="00000A"/>
                <w:sz w:val="22"/>
                <w:szCs w:val="22"/>
              </w:rPr>
              <w:t>The IPR grant from Supplier authorizes IBM to utilize the Cloud Service internally within IBM to run its various businesses</w:t>
            </w:r>
            <w:r w:rsidR="00A25925" w:rsidRPr="00F75347">
              <w:rPr>
                <w:rFonts w:eastAsia="Calibri"/>
                <w:color w:val="00000A"/>
                <w:sz w:val="22"/>
                <w:szCs w:val="22"/>
              </w:rPr>
              <w:t>.</w:t>
            </w:r>
          </w:p>
        </w:tc>
        <w:tc>
          <w:tcPr>
            <w:tcW w:w="3719"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6F6E44DE" w14:textId="77777777" w:rsidR="00A137F3" w:rsidRPr="00F75347" w:rsidRDefault="00A137F3" w:rsidP="00705B69">
            <w:pPr>
              <w:ind w:left="360"/>
              <w:rPr>
                <w:rFonts w:eastAsia="Calibri"/>
                <w:color w:val="00000A"/>
                <w:sz w:val="22"/>
                <w:szCs w:val="22"/>
              </w:rPr>
            </w:pPr>
            <w:r w:rsidRPr="00F75347">
              <w:rPr>
                <w:rFonts w:eastAsia="Calibri"/>
                <w:color w:val="00000A"/>
                <w:sz w:val="22"/>
                <w:szCs w:val="22"/>
              </w:rPr>
              <w:t>The rights granted for this Authorized Use terminate with the SOW.</w:t>
            </w:r>
          </w:p>
        </w:tc>
      </w:tr>
      <w:tr w:rsidR="00A137F3" w:rsidRPr="007E59D8" w14:paraId="3605A303" w14:textId="77777777" w:rsidTr="002A71A9">
        <w:tc>
          <w:tcPr>
            <w:tcW w:w="2014"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77D377DB" w14:textId="77777777" w:rsidR="00A137F3" w:rsidRPr="00F75347" w:rsidRDefault="00A137F3" w:rsidP="00705B69">
            <w:pPr>
              <w:ind w:left="360" w:hanging="360"/>
              <w:rPr>
                <w:rFonts w:eastAsia="Calibri"/>
                <w:color w:val="00000A"/>
                <w:sz w:val="22"/>
                <w:szCs w:val="22"/>
              </w:rPr>
            </w:pPr>
            <w:r w:rsidRPr="00F75347">
              <w:rPr>
                <w:rFonts w:eastAsia="Calibri"/>
                <w:color w:val="00000A"/>
                <w:sz w:val="22"/>
                <w:szCs w:val="22"/>
              </w:rPr>
              <w:fldChar w:fldCharType="begin">
                <w:ffData>
                  <w:name w:val=""/>
                  <w:enabled/>
                  <w:calcOnExit w:val="0"/>
                  <w:checkBox>
                    <w:sizeAuto/>
                    <w:default w:val="0"/>
                  </w:checkBox>
                </w:ffData>
              </w:fldChar>
            </w:r>
            <w:r w:rsidRPr="00F75347">
              <w:rPr>
                <w:rFonts w:eastAsia="Calibri"/>
                <w:color w:val="00000A"/>
                <w:sz w:val="22"/>
                <w:szCs w:val="22"/>
              </w:rPr>
              <w:instrText>FORMCHECKBOX</w:instrText>
            </w:r>
            <w:r w:rsidR="00000000">
              <w:rPr>
                <w:rFonts w:eastAsia="Calibri"/>
                <w:color w:val="00000A"/>
                <w:sz w:val="22"/>
                <w:szCs w:val="22"/>
              </w:rPr>
            </w:r>
            <w:r w:rsidR="00000000">
              <w:rPr>
                <w:rFonts w:eastAsia="Calibri"/>
                <w:color w:val="00000A"/>
                <w:sz w:val="22"/>
                <w:szCs w:val="22"/>
              </w:rPr>
              <w:fldChar w:fldCharType="separate"/>
            </w:r>
            <w:r w:rsidRPr="00F75347">
              <w:rPr>
                <w:rFonts w:eastAsia="Calibri"/>
                <w:color w:val="00000A"/>
                <w:sz w:val="22"/>
                <w:szCs w:val="22"/>
              </w:rPr>
              <w:fldChar w:fldCharType="end"/>
            </w:r>
            <w:r w:rsidRPr="00F75347">
              <w:rPr>
                <w:rFonts w:eastAsia="Calibri"/>
                <w:b/>
                <w:color w:val="00000A"/>
                <w:sz w:val="22"/>
                <w:szCs w:val="22"/>
              </w:rPr>
              <w:tab/>
              <w:t>Additional rights as described</w:t>
            </w:r>
          </w:p>
        </w:tc>
        <w:tc>
          <w:tcPr>
            <w:tcW w:w="3617"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06AA1382" w14:textId="77777777" w:rsidR="00A137F3" w:rsidRPr="00F75347" w:rsidRDefault="00A137F3" w:rsidP="00705B69">
            <w:pPr>
              <w:ind w:left="360"/>
              <w:rPr>
                <w:rFonts w:eastAsia="Calibri"/>
                <w:color w:val="00000A"/>
                <w:sz w:val="22"/>
                <w:szCs w:val="22"/>
              </w:rPr>
            </w:pPr>
            <w:r w:rsidRPr="00F75347">
              <w:rPr>
                <w:rFonts w:eastAsia="Calibri"/>
                <w:color w:val="00000A"/>
                <w:sz w:val="22"/>
                <w:szCs w:val="22"/>
              </w:rPr>
              <w:t>[complete if appropriate or delete row]</w:t>
            </w:r>
          </w:p>
        </w:tc>
        <w:tc>
          <w:tcPr>
            <w:tcW w:w="3719"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45BB1AF2" w14:textId="77777777" w:rsidR="00A137F3" w:rsidRPr="00F75347" w:rsidRDefault="00A137F3" w:rsidP="00705B69">
            <w:pPr>
              <w:ind w:left="360"/>
              <w:rPr>
                <w:rFonts w:eastAsia="Calibri"/>
                <w:color w:val="00000A"/>
                <w:sz w:val="22"/>
                <w:szCs w:val="22"/>
              </w:rPr>
            </w:pPr>
            <w:r w:rsidRPr="00F75347">
              <w:rPr>
                <w:rFonts w:eastAsia="Calibri"/>
                <w:color w:val="00000A"/>
                <w:sz w:val="22"/>
                <w:szCs w:val="22"/>
              </w:rPr>
              <w:t>[complete if appropriate or delete row]</w:t>
            </w:r>
          </w:p>
        </w:tc>
      </w:tr>
    </w:tbl>
    <w:p w14:paraId="468A4EC5" w14:textId="77777777" w:rsidR="008941A9" w:rsidRPr="00F75347" w:rsidRDefault="008941A9" w:rsidP="002A71A9">
      <w:pPr>
        <w:ind w:left="720"/>
        <w:rPr>
          <w:b/>
          <w:bCs/>
          <w:sz w:val="22"/>
          <w:szCs w:val="22"/>
        </w:rPr>
      </w:pPr>
    </w:p>
    <w:p w14:paraId="0FCD8819" w14:textId="62CAC4B3" w:rsidR="00A137F3" w:rsidRPr="00F75347" w:rsidRDefault="008941A9" w:rsidP="002A71A9">
      <w:pPr>
        <w:ind w:left="720"/>
        <w:divId w:val="3768706588"/>
        <w:rPr>
          <w:b/>
          <w:bCs/>
          <w:sz w:val="22"/>
          <w:szCs w:val="22"/>
        </w:rPr>
      </w:pPr>
      <w:r w:rsidRPr="00F75347">
        <w:rPr>
          <w:b/>
          <w:bCs/>
          <w:sz w:val="22"/>
          <w:szCs w:val="22"/>
        </w:rPr>
        <w:t>M</w:t>
      </w:r>
      <w:r w:rsidR="00A137F3" w:rsidRPr="00F75347">
        <w:rPr>
          <w:b/>
          <w:bCs/>
          <w:sz w:val="22"/>
          <w:szCs w:val="22"/>
        </w:rPr>
        <w:t>anaged Services Rights (Commercial Use)</w:t>
      </w:r>
    </w:p>
    <w:tbl>
      <w:tblPr>
        <w:tblW w:w="5000" w:type="pct"/>
        <w:tblInd w:w="71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5" w:type="dxa"/>
          <w:right w:w="0" w:type="dxa"/>
        </w:tblCellMar>
        <w:tblLook w:val="04A0" w:firstRow="1" w:lastRow="0" w:firstColumn="1" w:lastColumn="0" w:noHBand="0" w:noVBand="1"/>
      </w:tblPr>
      <w:tblGrid>
        <w:gridCol w:w="2014"/>
        <w:gridCol w:w="3617"/>
        <w:gridCol w:w="3719"/>
      </w:tblGrid>
      <w:tr w:rsidR="00A137F3" w:rsidRPr="007E59D8" w14:paraId="6730B6D8" w14:textId="77777777" w:rsidTr="002A71A9">
        <w:trPr>
          <w:tblHeader/>
        </w:trPr>
        <w:tc>
          <w:tcPr>
            <w:tcW w:w="2014"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5AEAF1A2" w14:textId="77777777" w:rsidR="00A137F3" w:rsidRPr="00F75347" w:rsidRDefault="00A137F3" w:rsidP="00705B69">
            <w:pPr>
              <w:ind w:left="360" w:hanging="360"/>
              <w:jc w:val="center"/>
              <w:rPr>
                <w:rFonts w:eastAsia="Calibri"/>
                <w:b/>
                <w:bCs/>
                <w:color w:val="00000A"/>
                <w:sz w:val="22"/>
                <w:szCs w:val="22"/>
                <w:highlight w:val="lightGray"/>
              </w:rPr>
            </w:pPr>
            <w:r w:rsidRPr="00F75347">
              <w:rPr>
                <w:rFonts w:eastAsia="Calibri"/>
                <w:b/>
                <w:bCs/>
                <w:color w:val="00000A"/>
                <w:sz w:val="22"/>
                <w:szCs w:val="22"/>
                <w:highlight w:val="lightGray"/>
              </w:rPr>
              <w:t>Authorized Use</w:t>
            </w:r>
          </w:p>
        </w:tc>
        <w:tc>
          <w:tcPr>
            <w:tcW w:w="3617"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0244C9CB" w14:textId="77777777" w:rsidR="00A137F3" w:rsidRPr="00F75347" w:rsidRDefault="00A137F3" w:rsidP="00705B69">
            <w:pPr>
              <w:ind w:left="360"/>
              <w:jc w:val="center"/>
              <w:rPr>
                <w:rFonts w:eastAsia="Calibri"/>
                <w:b/>
                <w:bCs/>
                <w:color w:val="00000A"/>
                <w:sz w:val="22"/>
                <w:szCs w:val="22"/>
                <w:highlight w:val="lightGray"/>
              </w:rPr>
            </w:pPr>
            <w:r w:rsidRPr="00F75347">
              <w:rPr>
                <w:rFonts w:eastAsia="Calibri"/>
                <w:b/>
                <w:bCs/>
                <w:color w:val="00000A"/>
                <w:sz w:val="22"/>
                <w:szCs w:val="22"/>
                <w:highlight w:val="lightGray"/>
              </w:rPr>
              <w:t>Description of Grant</w:t>
            </w:r>
          </w:p>
        </w:tc>
        <w:tc>
          <w:tcPr>
            <w:tcW w:w="3719"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23FE207A" w14:textId="77777777" w:rsidR="00A137F3" w:rsidRPr="00F75347" w:rsidRDefault="00A137F3" w:rsidP="00705B69">
            <w:pPr>
              <w:ind w:left="360"/>
              <w:jc w:val="center"/>
              <w:rPr>
                <w:rFonts w:eastAsia="Calibri"/>
                <w:b/>
                <w:bCs/>
                <w:color w:val="00000A"/>
                <w:sz w:val="22"/>
                <w:szCs w:val="22"/>
              </w:rPr>
            </w:pPr>
            <w:r w:rsidRPr="00F75347">
              <w:rPr>
                <w:rFonts w:eastAsia="Calibri"/>
                <w:b/>
                <w:bCs/>
                <w:color w:val="00000A"/>
                <w:sz w:val="22"/>
                <w:szCs w:val="22"/>
                <w:highlight w:val="lightGray"/>
              </w:rPr>
              <w:t>Survival of Rights</w:t>
            </w:r>
          </w:p>
        </w:tc>
      </w:tr>
      <w:tr w:rsidR="00A137F3" w:rsidRPr="007E59D8" w14:paraId="3A8676B4" w14:textId="77777777" w:rsidTr="002A71A9">
        <w:tc>
          <w:tcPr>
            <w:tcW w:w="2014"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52E37B19" w14:textId="53B9751F" w:rsidR="00A137F3" w:rsidRPr="00F75347" w:rsidRDefault="00A137F3" w:rsidP="00705B69">
            <w:pPr>
              <w:ind w:left="360" w:hanging="360"/>
              <w:rPr>
                <w:rFonts w:eastAsia="Calibri"/>
                <w:color w:val="00000A"/>
                <w:sz w:val="22"/>
                <w:szCs w:val="22"/>
              </w:rPr>
            </w:pPr>
            <w:r w:rsidRPr="00F75347">
              <w:rPr>
                <w:rFonts w:eastAsia="Calibri"/>
                <w:color w:val="00000A"/>
                <w:sz w:val="22"/>
                <w:szCs w:val="22"/>
              </w:rPr>
              <w:fldChar w:fldCharType="begin">
                <w:ffData>
                  <w:name w:val=""/>
                  <w:enabled/>
                  <w:calcOnExit w:val="0"/>
                  <w:checkBox>
                    <w:sizeAuto/>
                    <w:default w:val="0"/>
                  </w:checkBox>
                </w:ffData>
              </w:fldChar>
            </w:r>
            <w:r w:rsidRPr="00F75347">
              <w:rPr>
                <w:rFonts w:eastAsia="Calibri"/>
                <w:color w:val="00000A"/>
                <w:sz w:val="22"/>
                <w:szCs w:val="22"/>
              </w:rPr>
              <w:instrText>FORMCHECKBOX</w:instrText>
            </w:r>
            <w:r w:rsidR="00000000">
              <w:rPr>
                <w:rFonts w:eastAsia="Calibri"/>
                <w:color w:val="00000A"/>
                <w:sz w:val="22"/>
                <w:szCs w:val="22"/>
              </w:rPr>
            </w:r>
            <w:r w:rsidR="00000000">
              <w:rPr>
                <w:rFonts w:eastAsia="Calibri"/>
                <w:color w:val="00000A"/>
                <w:sz w:val="22"/>
                <w:szCs w:val="22"/>
              </w:rPr>
              <w:fldChar w:fldCharType="separate"/>
            </w:r>
            <w:r w:rsidRPr="00F75347">
              <w:rPr>
                <w:rFonts w:eastAsia="Calibri"/>
                <w:color w:val="00000A"/>
                <w:sz w:val="22"/>
                <w:szCs w:val="22"/>
              </w:rPr>
              <w:fldChar w:fldCharType="end"/>
            </w:r>
            <w:r w:rsidRPr="00F75347">
              <w:rPr>
                <w:rFonts w:eastAsia="Calibri"/>
                <w:b/>
                <w:color w:val="00000A"/>
                <w:sz w:val="22"/>
                <w:szCs w:val="22"/>
              </w:rPr>
              <w:t xml:space="preserve"> </w:t>
            </w:r>
            <w:r w:rsidRPr="00F75347">
              <w:rPr>
                <w:rFonts w:eastAsia="Calibri"/>
                <w:b/>
                <w:color w:val="00000A"/>
                <w:sz w:val="22"/>
                <w:szCs w:val="22"/>
              </w:rPr>
              <w:tab/>
              <w:t xml:space="preserve">Use by </w:t>
            </w:r>
            <w:r w:rsidR="00705B69" w:rsidRPr="00F75347">
              <w:rPr>
                <w:rFonts w:eastAsia="Calibri"/>
                <w:b/>
                <w:color w:val="00000A"/>
                <w:sz w:val="22"/>
                <w:szCs w:val="22"/>
              </w:rPr>
              <w:t xml:space="preserve">IBM and/or </w:t>
            </w:r>
            <w:r w:rsidRPr="00F75347">
              <w:rPr>
                <w:rFonts w:eastAsia="Calibri"/>
                <w:b/>
                <w:color w:val="00000A"/>
                <w:sz w:val="22"/>
                <w:szCs w:val="22"/>
              </w:rPr>
              <w:t xml:space="preserve">Customers </w:t>
            </w:r>
            <w:r w:rsidR="00705B69" w:rsidRPr="00F75347">
              <w:rPr>
                <w:rFonts w:eastAsia="Calibri"/>
                <w:b/>
                <w:color w:val="00000A"/>
                <w:sz w:val="22"/>
                <w:szCs w:val="22"/>
              </w:rPr>
              <w:t xml:space="preserve">for Customers </w:t>
            </w:r>
          </w:p>
        </w:tc>
        <w:tc>
          <w:tcPr>
            <w:tcW w:w="3617"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7BF646DE" w14:textId="36F9D31E" w:rsidR="00A137F3" w:rsidRPr="00F75347" w:rsidRDefault="00A137F3" w:rsidP="00705B69">
            <w:pPr>
              <w:ind w:left="360"/>
              <w:rPr>
                <w:rFonts w:eastAsia="Calibri"/>
                <w:color w:val="00000A"/>
                <w:sz w:val="22"/>
                <w:szCs w:val="22"/>
              </w:rPr>
            </w:pPr>
            <w:r w:rsidRPr="00F75347">
              <w:rPr>
                <w:rFonts w:eastAsia="Calibri"/>
                <w:color w:val="00000A"/>
                <w:sz w:val="22"/>
                <w:szCs w:val="22"/>
              </w:rPr>
              <w:t xml:space="preserve">The IPR grant from Supplier authorizes IBM to incorporate the Cloud Service into </w:t>
            </w:r>
            <w:r w:rsidR="00705B69" w:rsidRPr="00F75347">
              <w:rPr>
                <w:rFonts w:eastAsia="Calibri"/>
                <w:color w:val="00000A"/>
                <w:sz w:val="22"/>
                <w:szCs w:val="22"/>
              </w:rPr>
              <w:t>services</w:t>
            </w:r>
            <w:r w:rsidRPr="00F75347">
              <w:rPr>
                <w:rFonts w:eastAsia="Calibri"/>
                <w:color w:val="00000A"/>
                <w:sz w:val="22"/>
                <w:szCs w:val="22"/>
              </w:rPr>
              <w:t xml:space="preserve"> made available under IBM</w:t>
            </w:r>
            <w:r w:rsidR="00940FF9" w:rsidRPr="00F75347">
              <w:rPr>
                <w:rFonts w:eastAsia="Calibri"/>
                <w:color w:val="00000A"/>
                <w:sz w:val="22"/>
                <w:szCs w:val="22"/>
              </w:rPr>
              <w:t>-Customer</w:t>
            </w:r>
            <w:r w:rsidRPr="00F75347">
              <w:rPr>
                <w:rFonts w:eastAsia="Calibri"/>
                <w:color w:val="00000A"/>
                <w:sz w:val="22"/>
                <w:szCs w:val="22"/>
              </w:rPr>
              <w:t xml:space="preserve"> agreements.</w:t>
            </w:r>
          </w:p>
        </w:tc>
        <w:tc>
          <w:tcPr>
            <w:tcW w:w="3719"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3209BC38" w14:textId="77777777" w:rsidR="00A137F3" w:rsidRPr="00F75347" w:rsidRDefault="00A137F3" w:rsidP="00705B69">
            <w:pPr>
              <w:ind w:left="360"/>
              <w:rPr>
                <w:rFonts w:eastAsia="Calibri"/>
                <w:color w:val="00000A"/>
                <w:sz w:val="22"/>
                <w:szCs w:val="22"/>
              </w:rPr>
            </w:pPr>
            <w:r w:rsidRPr="00F75347">
              <w:rPr>
                <w:rFonts w:eastAsia="Calibri"/>
                <w:color w:val="00000A"/>
                <w:sz w:val="22"/>
                <w:szCs w:val="22"/>
              </w:rPr>
              <w:t>The rights granted for this Authorized Use terminate with the SOW.</w:t>
            </w:r>
          </w:p>
        </w:tc>
      </w:tr>
      <w:tr w:rsidR="00A137F3" w:rsidRPr="007E59D8" w14:paraId="13C94C22" w14:textId="77777777" w:rsidTr="002A71A9">
        <w:tc>
          <w:tcPr>
            <w:tcW w:w="2014"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5384A05F" w14:textId="77777777" w:rsidR="00A137F3" w:rsidRPr="00F75347" w:rsidRDefault="00A137F3" w:rsidP="00705B69">
            <w:pPr>
              <w:ind w:left="360" w:hanging="360"/>
              <w:rPr>
                <w:rFonts w:eastAsia="Calibri"/>
                <w:color w:val="00000A"/>
                <w:sz w:val="22"/>
                <w:szCs w:val="22"/>
              </w:rPr>
            </w:pPr>
            <w:r w:rsidRPr="00F75347">
              <w:rPr>
                <w:rFonts w:eastAsia="Calibri"/>
                <w:color w:val="00000A"/>
                <w:sz w:val="22"/>
                <w:szCs w:val="22"/>
              </w:rPr>
              <w:fldChar w:fldCharType="begin">
                <w:ffData>
                  <w:name w:val=""/>
                  <w:enabled/>
                  <w:calcOnExit w:val="0"/>
                  <w:checkBox>
                    <w:sizeAuto/>
                    <w:default w:val="0"/>
                  </w:checkBox>
                </w:ffData>
              </w:fldChar>
            </w:r>
            <w:r w:rsidRPr="00F75347">
              <w:rPr>
                <w:rFonts w:eastAsia="Calibri"/>
                <w:color w:val="00000A"/>
                <w:sz w:val="22"/>
                <w:szCs w:val="22"/>
              </w:rPr>
              <w:instrText>FORMCHECKBOX</w:instrText>
            </w:r>
            <w:r w:rsidR="00000000">
              <w:rPr>
                <w:rFonts w:eastAsia="Calibri"/>
                <w:color w:val="00000A"/>
                <w:sz w:val="22"/>
                <w:szCs w:val="22"/>
              </w:rPr>
            </w:r>
            <w:r w:rsidR="00000000">
              <w:rPr>
                <w:rFonts w:eastAsia="Calibri"/>
                <w:color w:val="00000A"/>
                <w:sz w:val="22"/>
                <w:szCs w:val="22"/>
              </w:rPr>
              <w:fldChar w:fldCharType="separate"/>
            </w:r>
            <w:r w:rsidRPr="00F75347">
              <w:rPr>
                <w:rFonts w:eastAsia="Calibri"/>
                <w:color w:val="00000A"/>
                <w:sz w:val="22"/>
                <w:szCs w:val="22"/>
              </w:rPr>
              <w:fldChar w:fldCharType="end"/>
            </w:r>
            <w:r w:rsidRPr="00F75347">
              <w:rPr>
                <w:rFonts w:eastAsia="Calibri"/>
                <w:b/>
                <w:color w:val="00000A"/>
                <w:sz w:val="22"/>
                <w:szCs w:val="22"/>
              </w:rPr>
              <w:tab/>
              <w:t>Additional rights as described</w:t>
            </w:r>
          </w:p>
        </w:tc>
        <w:tc>
          <w:tcPr>
            <w:tcW w:w="3617"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22093335" w14:textId="77777777" w:rsidR="00A137F3" w:rsidRPr="00F75347" w:rsidRDefault="00A137F3" w:rsidP="00705B69">
            <w:pPr>
              <w:ind w:left="360"/>
              <w:rPr>
                <w:rFonts w:eastAsia="Calibri"/>
                <w:color w:val="00000A"/>
                <w:sz w:val="22"/>
                <w:szCs w:val="22"/>
              </w:rPr>
            </w:pPr>
            <w:r w:rsidRPr="00F75347">
              <w:rPr>
                <w:rFonts w:eastAsia="Calibri"/>
                <w:color w:val="00000A"/>
                <w:sz w:val="22"/>
                <w:szCs w:val="22"/>
              </w:rPr>
              <w:t>[complete if appropriate or delete row]</w:t>
            </w:r>
          </w:p>
        </w:tc>
        <w:tc>
          <w:tcPr>
            <w:tcW w:w="3719"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55FE31CC" w14:textId="77777777" w:rsidR="00A137F3" w:rsidRPr="00F75347" w:rsidRDefault="00A137F3" w:rsidP="00705B69">
            <w:pPr>
              <w:ind w:left="360"/>
              <w:rPr>
                <w:rFonts w:eastAsia="Calibri"/>
                <w:color w:val="00000A"/>
                <w:sz w:val="22"/>
                <w:szCs w:val="22"/>
              </w:rPr>
            </w:pPr>
            <w:r w:rsidRPr="00F75347">
              <w:rPr>
                <w:rFonts w:eastAsia="Calibri"/>
                <w:color w:val="00000A"/>
                <w:sz w:val="22"/>
                <w:szCs w:val="22"/>
              </w:rPr>
              <w:t>[complete if appropriate or delete row]</w:t>
            </w:r>
          </w:p>
        </w:tc>
      </w:tr>
    </w:tbl>
    <w:p w14:paraId="2C7A72D8" w14:textId="77777777" w:rsidR="00A137F3" w:rsidRPr="00F75347" w:rsidRDefault="00A137F3" w:rsidP="002A71A9">
      <w:pPr>
        <w:ind w:left="1080"/>
        <w:rPr>
          <w:b/>
          <w:bCs/>
          <w:sz w:val="22"/>
          <w:szCs w:val="22"/>
        </w:rPr>
      </w:pPr>
    </w:p>
    <w:p w14:paraId="70948EAD" w14:textId="77777777" w:rsidR="00A137F3" w:rsidRPr="00F75347" w:rsidRDefault="00A137F3" w:rsidP="002A71A9">
      <w:pPr>
        <w:ind w:left="720"/>
        <w:divId w:val="3768706589"/>
        <w:rPr>
          <w:b/>
          <w:bCs/>
          <w:sz w:val="22"/>
          <w:szCs w:val="22"/>
        </w:rPr>
      </w:pPr>
      <w:r w:rsidRPr="00F75347">
        <w:rPr>
          <w:b/>
          <w:bCs/>
          <w:sz w:val="22"/>
          <w:szCs w:val="22"/>
        </w:rPr>
        <w:t>Rights Granted for Buyer Acting as an Order Taker (Resale)</w:t>
      </w:r>
    </w:p>
    <w:tbl>
      <w:tblPr>
        <w:tblW w:w="5000" w:type="pct"/>
        <w:tblInd w:w="71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5" w:type="dxa"/>
          <w:right w:w="0" w:type="dxa"/>
        </w:tblCellMar>
        <w:tblLook w:val="04A0" w:firstRow="1" w:lastRow="0" w:firstColumn="1" w:lastColumn="0" w:noHBand="0" w:noVBand="1"/>
      </w:tblPr>
      <w:tblGrid>
        <w:gridCol w:w="2299"/>
        <w:gridCol w:w="3480"/>
        <w:gridCol w:w="3571"/>
      </w:tblGrid>
      <w:tr w:rsidR="00A137F3" w:rsidRPr="007E59D8" w14:paraId="67BE2F84" w14:textId="77777777" w:rsidTr="002A71A9">
        <w:trPr>
          <w:tblHeader/>
        </w:trPr>
        <w:tc>
          <w:tcPr>
            <w:tcW w:w="2014"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0E326442" w14:textId="77777777" w:rsidR="00A137F3" w:rsidRPr="00F75347" w:rsidRDefault="00A137F3" w:rsidP="00705B69">
            <w:pPr>
              <w:ind w:left="360" w:hanging="360"/>
              <w:jc w:val="center"/>
              <w:rPr>
                <w:rFonts w:eastAsia="Calibri"/>
                <w:b/>
                <w:bCs/>
                <w:color w:val="00000A"/>
                <w:sz w:val="22"/>
                <w:szCs w:val="22"/>
                <w:highlight w:val="lightGray"/>
              </w:rPr>
            </w:pPr>
            <w:r w:rsidRPr="00F75347">
              <w:rPr>
                <w:rFonts w:eastAsia="Calibri"/>
                <w:b/>
                <w:bCs/>
                <w:color w:val="00000A"/>
                <w:sz w:val="22"/>
                <w:szCs w:val="22"/>
                <w:highlight w:val="lightGray"/>
              </w:rPr>
              <w:t>Authorized Use</w:t>
            </w:r>
          </w:p>
        </w:tc>
        <w:tc>
          <w:tcPr>
            <w:tcW w:w="3617"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3E3CF08C" w14:textId="77777777" w:rsidR="00A137F3" w:rsidRPr="00F75347" w:rsidRDefault="00A137F3" w:rsidP="00705B69">
            <w:pPr>
              <w:ind w:left="360"/>
              <w:jc w:val="center"/>
              <w:rPr>
                <w:rFonts w:eastAsia="Calibri"/>
                <w:b/>
                <w:bCs/>
                <w:color w:val="00000A"/>
                <w:sz w:val="22"/>
                <w:szCs w:val="22"/>
                <w:highlight w:val="lightGray"/>
              </w:rPr>
            </w:pPr>
            <w:r w:rsidRPr="00F75347">
              <w:rPr>
                <w:rFonts w:eastAsia="Calibri"/>
                <w:b/>
                <w:bCs/>
                <w:color w:val="00000A"/>
                <w:sz w:val="22"/>
                <w:szCs w:val="22"/>
                <w:highlight w:val="lightGray"/>
              </w:rPr>
              <w:t>Description of Grant</w:t>
            </w:r>
          </w:p>
        </w:tc>
        <w:tc>
          <w:tcPr>
            <w:tcW w:w="3719"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42E50A05" w14:textId="77777777" w:rsidR="00A137F3" w:rsidRPr="00F75347" w:rsidRDefault="00A137F3" w:rsidP="00705B69">
            <w:pPr>
              <w:ind w:left="360"/>
              <w:jc w:val="center"/>
              <w:rPr>
                <w:rFonts w:eastAsia="Calibri"/>
                <w:b/>
                <w:bCs/>
                <w:color w:val="00000A"/>
                <w:sz w:val="22"/>
                <w:szCs w:val="22"/>
              </w:rPr>
            </w:pPr>
            <w:r w:rsidRPr="00F75347">
              <w:rPr>
                <w:rFonts w:eastAsia="Calibri"/>
                <w:b/>
                <w:bCs/>
                <w:color w:val="00000A"/>
                <w:sz w:val="22"/>
                <w:szCs w:val="22"/>
                <w:highlight w:val="lightGray"/>
              </w:rPr>
              <w:t>Survival of Rights</w:t>
            </w:r>
          </w:p>
        </w:tc>
      </w:tr>
      <w:tr w:rsidR="00A137F3" w:rsidRPr="007E59D8" w14:paraId="33DB5114" w14:textId="77777777" w:rsidTr="004334D8">
        <w:tc>
          <w:tcPr>
            <w:tcW w:w="2014"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0631C2A8" w14:textId="77777777" w:rsidR="00A137F3" w:rsidRPr="00F75347" w:rsidRDefault="00A137F3" w:rsidP="00705B69">
            <w:pPr>
              <w:ind w:left="360" w:hanging="360"/>
              <w:rPr>
                <w:rFonts w:eastAsia="Calibri"/>
                <w:color w:val="00000A"/>
                <w:sz w:val="22"/>
                <w:szCs w:val="22"/>
              </w:rPr>
            </w:pPr>
            <w:r w:rsidRPr="00F75347">
              <w:rPr>
                <w:rFonts w:eastAsia="Calibri"/>
                <w:color w:val="00000A"/>
                <w:sz w:val="22"/>
                <w:szCs w:val="22"/>
              </w:rPr>
              <w:fldChar w:fldCharType="begin">
                <w:ffData>
                  <w:name w:val=""/>
                  <w:enabled/>
                  <w:calcOnExit w:val="0"/>
                  <w:checkBox>
                    <w:sizeAuto/>
                    <w:default w:val="0"/>
                  </w:checkBox>
                </w:ffData>
              </w:fldChar>
            </w:r>
            <w:r w:rsidRPr="00F75347">
              <w:rPr>
                <w:rFonts w:eastAsia="Calibri"/>
                <w:color w:val="00000A"/>
                <w:sz w:val="22"/>
                <w:szCs w:val="22"/>
              </w:rPr>
              <w:instrText>FORMCHECKBOX</w:instrText>
            </w:r>
            <w:r w:rsidR="00000000">
              <w:rPr>
                <w:rFonts w:eastAsia="Calibri"/>
                <w:color w:val="00000A"/>
                <w:sz w:val="22"/>
                <w:szCs w:val="22"/>
              </w:rPr>
            </w:r>
            <w:r w:rsidR="00000000">
              <w:rPr>
                <w:rFonts w:eastAsia="Calibri"/>
                <w:color w:val="00000A"/>
                <w:sz w:val="22"/>
                <w:szCs w:val="22"/>
              </w:rPr>
              <w:fldChar w:fldCharType="separate"/>
            </w:r>
            <w:r w:rsidRPr="00F75347">
              <w:rPr>
                <w:rFonts w:eastAsia="Calibri"/>
                <w:color w:val="00000A"/>
                <w:sz w:val="22"/>
                <w:szCs w:val="22"/>
              </w:rPr>
              <w:fldChar w:fldCharType="end"/>
            </w:r>
            <w:r w:rsidRPr="00F75347">
              <w:rPr>
                <w:rFonts w:eastAsia="Calibri"/>
                <w:color w:val="00000A"/>
                <w:sz w:val="22"/>
                <w:szCs w:val="22"/>
              </w:rPr>
              <w:tab/>
            </w:r>
            <w:r w:rsidRPr="00F75347">
              <w:rPr>
                <w:rFonts w:eastAsia="Calibri"/>
                <w:color w:val="00000A"/>
                <w:sz w:val="22"/>
                <w:szCs w:val="22"/>
              </w:rPr>
              <w:fldChar w:fldCharType="begin"/>
            </w:r>
            <w:r w:rsidRPr="00F75347">
              <w:rPr>
                <w:rFonts w:eastAsia="Calibri"/>
                <w:color w:val="00000A"/>
                <w:sz w:val="22"/>
                <w:szCs w:val="22"/>
              </w:rPr>
              <w:fldChar w:fldCharType="end"/>
            </w:r>
            <w:r w:rsidRPr="00F75347">
              <w:rPr>
                <w:b/>
                <w:color w:val="00000A"/>
                <w:sz w:val="22"/>
                <w:szCs w:val="22"/>
              </w:rPr>
              <w:t>Resale/Distribution</w:t>
            </w:r>
          </w:p>
        </w:tc>
        <w:tc>
          <w:tcPr>
            <w:tcW w:w="3617"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3E05697E" w14:textId="77777777" w:rsidR="00A137F3" w:rsidRPr="00F75347" w:rsidRDefault="00A137F3" w:rsidP="00705B69">
            <w:pPr>
              <w:ind w:left="360"/>
              <w:rPr>
                <w:rFonts w:eastAsia="Calibri"/>
                <w:color w:val="00000A"/>
                <w:sz w:val="22"/>
                <w:szCs w:val="22"/>
              </w:rPr>
            </w:pPr>
            <w:r w:rsidRPr="00F75347">
              <w:rPr>
                <w:rFonts w:eastAsia="Calibri"/>
                <w:color w:val="00000A"/>
                <w:sz w:val="22"/>
                <w:szCs w:val="22"/>
              </w:rPr>
              <w:t>The IPR grant from Supplier authorizes IBM to resell the Cloud Service to Customers with or without value add under the Supplier's standard end user agreement.</w:t>
            </w:r>
          </w:p>
        </w:tc>
        <w:tc>
          <w:tcPr>
            <w:tcW w:w="3719"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70ACE508" w14:textId="77777777" w:rsidR="00A137F3" w:rsidRPr="00F75347" w:rsidRDefault="00A137F3" w:rsidP="00705B69">
            <w:pPr>
              <w:ind w:left="360"/>
              <w:rPr>
                <w:rFonts w:eastAsia="Calibri"/>
                <w:color w:val="00000A"/>
                <w:sz w:val="22"/>
                <w:szCs w:val="22"/>
              </w:rPr>
            </w:pPr>
            <w:r w:rsidRPr="00F75347">
              <w:rPr>
                <w:rFonts w:eastAsia="Calibri"/>
                <w:color w:val="00000A"/>
                <w:sz w:val="22"/>
                <w:szCs w:val="22"/>
              </w:rPr>
              <w:t>The rights granted for this Authorized Use terminate with the SOW.</w:t>
            </w:r>
          </w:p>
        </w:tc>
      </w:tr>
      <w:tr w:rsidR="00A137F3" w:rsidRPr="007E59D8" w14:paraId="5CEEEE09" w14:textId="77777777" w:rsidTr="004334D8">
        <w:tc>
          <w:tcPr>
            <w:tcW w:w="2014"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7FC238C4" w14:textId="77777777" w:rsidR="00A137F3" w:rsidRPr="00F75347" w:rsidRDefault="00A137F3" w:rsidP="00705B69">
            <w:pPr>
              <w:ind w:left="360" w:hanging="360"/>
              <w:rPr>
                <w:rFonts w:eastAsia="Calibri"/>
                <w:color w:val="00000A"/>
                <w:sz w:val="22"/>
                <w:szCs w:val="22"/>
              </w:rPr>
            </w:pPr>
            <w:r w:rsidRPr="00F75347">
              <w:rPr>
                <w:rFonts w:eastAsia="Calibri"/>
                <w:color w:val="00000A"/>
                <w:sz w:val="22"/>
                <w:szCs w:val="22"/>
              </w:rPr>
              <w:lastRenderedPageBreak/>
              <w:fldChar w:fldCharType="begin">
                <w:ffData>
                  <w:name w:val=""/>
                  <w:enabled/>
                  <w:calcOnExit w:val="0"/>
                  <w:checkBox>
                    <w:sizeAuto/>
                    <w:default w:val="0"/>
                  </w:checkBox>
                </w:ffData>
              </w:fldChar>
            </w:r>
            <w:r w:rsidRPr="00F75347">
              <w:rPr>
                <w:rFonts w:eastAsia="Calibri"/>
                <w:color w:val="00000A"/>
                <w:sz w:val="22"/>
                <w:szCs w:val="22"/>
              </w:rPr>
              <w:instrText>FORMCHECKBOX</w:instrText>
            </w:r>
            <w:r w:rsidR="00000000">
              <w:rPr>
                <w:rFonts w:eastAsia="Calibri"/>
                <w:color w:val="00000A"/>
                <w:sz w:val="22"/>
                <w:szCs w:val="22"/>
              </w:rPr>
            </w:r>
            <w:r w:rsidR="00000000">
              <w:rPr>
                <w:rFonts w:eastAsia="Calibri"/>
                <w:color w:val="00000A"/>
                <w:sz w:val="22"/>
                <w:szCs w:val="22"/>
              </w:rPr>
              <w:fldChar w:fldCharType="separate"/>
            </w:r>
            <w:r w:rsidRPr="00F75347">
              <w:rPr>
                <w:rFonts w:eastAsia="Calibri"/>
                <w:color w:val="00000A"/>
                <w:sz w:val="22"/>
                <w:szCs w:val="22"/>
              </w:rPr>
              <w:fldChar w:fldCharType="end"/>
            </w:r>
            <w:r w:rsidRPr="00F75347">
              <w:rPr>
                <w:b/>
                <w:color w:val="00000A"/>
                <w:sz w:val="22"/>
                <w:szCs w:val="22"/>
              </w:rPr>
              <w:tab/>
              <w:t>Additional rights as described</w:t>
            </w:r>
          </w:p>
        </w:tc>
        <w:tc>
          <w:tcPr>
            <w:tcW w:w="3617"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5908A280" w14:textId="77777777" w:rsidR="00A137F3" w:rsidRPr="00F75347" w:rsidRDefault="00A137F3" w:rsidP="00705B69">
            <w:pPr>
              <w:ind w:left="360"/>
              <w:rPr>
                <w:rFonts w:eastAsia="Calibri"/>
                <w:color w:val="00000A"/>
                <w:sz w:val="22"/>
                <w:szCs w:val="22"/>
              </w:rPr>
            </w:pPr>
            <w:r w:rsidRPr="00F75347">
              <w:rPr>
                <w:rFonts w:eastAsia="Calibri"/>
                <w:color w:val="00000A"/>
                <w:sz w:val="22"/>
                <w:szCs w:val="22"/>
              </w:rPr>
              <w:t>[complete if appropriate or delete row]</w:t>
            </w:r>
          </w:p>
        </w:tc>
        <w:tc>
          <w:tcPr>
            <w:tcW w:w="3719"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3B4EE689" w14:textId="77777777" w:rsidR="00A137F3" w:rsidRPr="00F75347" w:rsidRDefault="00A137F3" w:rsidP="00705B69">
            <w:pPr>
              <w:ind w:left="360"/>
              <w:rPr>
                <w:rFonts w:eastAsia="Calibri"/>
                <w:color w:val="00000A"/>
                <w:sz w:val="22"/>
                <w:szCs w:val="22"/>
              </w:rPr>
            </w:pPr>
            <w:r w:rsidRPr="00F75347">
              <w:rPr>
                <w:rFonts w:eastAsia="Calibri"/>
                <w:color w:val="00000A"/>
                <w:sz w:val="22"/>
                <w:szCs w:val="22"/>
              </w:rPr>
              <w:t>[complete if appropriate or delete row]</w:t>
            </w:r>
          </w:p>
        </w:tc>
      </w:tr>
    </w:tbl>
    <w:p w14:paraId="489B69EB" w14:textId="2D94AEAB" w:rsidR="0012009D" w:rsidRPr="00F75347" w:rsidRDefault="0012009D" w:rsidP="004334D8">
      <w:pPr>
        <w:ind w:left="720"/>
        <w:rPr>
          <w:sz w:val="22"/>
          <w:szCs w:val="22"/>
        </w:rPr>
      </w:pPr>
    </w:p>
    <w:p w14:paraId="5B933FF8" w14:textId="77777777" w:rsidR="00AC76B0" w:rsidRPr="00F75347" w:rsidRDefault="00AC76B0" w:rsidP="00AC76B0">
      <w:pPr>
        <w:widowControl w:val="0"/>
        <w:divId w:val="3768706590"/>
        <w:rPr>
          <w:rFonts w:eastAsia="Calibri"/>
          <w:b/>
          <w:color w:val="00000A"/>
          <w:sz w:val="22"/>
          <w:szCs w:val="22"/>
        </w:rPr>
      </w:pPr>
      <w:r w:rsidRPr="00F75347">
        <w:rPr>
          <w:rFonts w:eastAsia="Calibri"/>
          <w:b/>
          <w:color w:val="00000A"/>
          <w:sz w:val="22"/>
          <w:szCs w:val="22"/>
        </w:rPr>
        <w:t xml:space="preserve">Payment </w:t>
      </w:r>
    </w:p>
    <w:p w14:paraId="3B09F445" w14:textId="77777777" w:rsidR="00AC76B0" w:rsidRPr="00F75347" w:rsidRDefault="00AC76B0" w:rsidP="00AC76B0">
      <w:pPr>
        <w:widowControl w:val="0"/>
        <w:spacing w:after="240"/>
        <w:divId w:val="3768706591"/>
        <w:rPr>
          <w:rFonts w:eastAsia="Calibri"/>
          <w:color w:val="00000A"/>
          <w:sz w:val="22"/>
          <w:szCs w:val="22"/>
        </w:rPr>
      </w:pPr>
      <w:r w:rsidRPr="00F75347">
        <w:rPr>
          <w:i/>
          <w:color w:val="7030A0"/>
          <w:sz w:val="22"/>
          <w:szCs w:val="22"/>
        </w:rPr>
        <w:t>Retain the payment option that applies and delete those that do not apply.</w:t>
      </w:r>
    </w:p>
    <w:p w14:paraId="07ECD97B" w14:textId="77777777" w:rsidR="00AC76B0" w:rsidRPr="00F75347" w:rsidRDefault="00AC76B0" w:rsidP="00AC76B0">
      <w:pPr>
        <w:widowControl w:val="0"/>
        <w:spacing w:after="240"/>
        <w:divId w:val="3768706592"/>
        <w:rPr>
          <w:rFonts w:eastAsia="Calibri"/>
          <w:color w:val="00000A"/>
          <w:sz w:val="22"/>
          <w:szCs w:val="22"/>
        </w:rPr>
      </w:pPr>
      <w:r w:rsidRPr="00F75347">
        <w:rPr>
          <w:rFonts w:eastAsia="Calibri"/>
          <w:color w:val="00000A"/>
          <w:sz w:val="22"/>
          <w:szCs w:val="22"/>
        </w:rPr>
        <w:t xml:space="preserve">The following payment types are applicable to the Cloud Service. The payment type selected by IBM shall be indicated below.  </w:t>
      </w:r>
    </w:p>
    <w:p w14:paraId="245FF211" w14:textId="77777777" w:rsidR="00AC76B0" w:rsidRPr="00F75347" w:rsidRDefault="00AC76B0" w:rsidP="00AC76B0">
      <w:pPr>
        <w:widowControl w:val="0"/>
        <w:numPr>
          <w:ilvl w:val="0"/>
          <w:numId w:val="4"/>
        </w:numPr>
        <w:divId w:val="3768706593"/>
        <w:rPr>
          <w:rFonts w:eastAsia="Calibri"/>
          <w:color w:val="00000A"/>
          <w:sz w:val="22"/>
          <w:szCs w:val="22"/>
        </w:rPr>
      </w:pPr>
      <w:r w:rsidRPr="00F75347">
        <w:rPr>
          <w:rFonts w:eastAsia="Calibri"/>
          <w:b/>
          <w:color w:val="00000A"/>
          <w:sz w:val="22"/>
          <w:szCs w:val="22"/>
        </w:rPr>
        <w:t>One Time</w:t>
      </w:r>
      <w:r w:rsidRPr="00F75347">
        <w:rPr>
          <w:rFonts w:eastAsia="Calibri"/>
          <w:color w:val="00000A"/>
          <w:sz w:val="22"/>
          <w:szCs w:val="22"/>
        </w:rPr>
        <w:t xml:space="preserve"> – a single payment by IBM, due as indicated, for fully paid-up and royalty-free rights to the Cloud Service during the term of the SOW.  The payment is independent of the quantity of Cloud Service used and/or distributed by IBM.</w:t>
      </w:r>
    </w:p>
    <w:p w14:paraId="0FD63A5D" w14:textId="1BCD1A3B" w:rsidR="00AC76B0" w:rsidRPr="00F75347" w:rsidRDefault="00AC76B0" w:rsidP="00AC76B0">
      <w:pPr>
        <w:widowControl w:val="0"/>
        <w:numPr>
          <w:ilvl w:val="0"/>
          <w:numId w:val="4"/>
        </w:numPr>
        <w:divId w:val="3768706594"/>
        <w:rPr>
          <w:rFonts w:eastAsia="Calibri"/>
          <w:color w:val="00000A"/>
          <w:sz w:val="22"/>
          <w:szCs w:val="22"/>
        </w:rPr>
      </w:pPr>
      <w:r w:rsidRPr="00F75347">
        <w:rPr>
          <w:rFonts w:eastAsia="Calibri"/>
          <w:b/>
          <w:color w:val="00000A"/>
          <w:sz w:val="22"/>
          <w:szCs w:val="22"/>
        </w:rPr>
        <w:t>Periodic</w:t>
      </w:r>
      <w:r w:rsidRPr="00F75347">
        <w:rPr>
          <w:rFonts w:eastAsia="Calibri"/>
          <w:color w:val="00000A"/>
          <w:sz w:val="22"/>
          <w:szCs w:val="22"/>
        </w:rPr>
        <w:t xml:space="preserve"> – multiple payments by IBM, due as indicated, royalty-free rights to the Cloud Service during the term of the SOW.  The payment is independent of the quantity of Cloud Service used and/or distributed by IBM during each period.  Payments will be made as set forth in the SOW. Ongoing fees will be paid on a [monthly / quarterly] basis with invoices submitted no earlier than the first day of the applicable contract [month / quarter]. </w:t>
      </w:r>
      <w:r w:rsidR="002E7B8E" w:rsidRPr="00F75347">
        <w:rPr>
          <w:rFonts w:eastAsia="Calibri"/>
          <w:color w:val="00000A"/>
          <w:sz w:val="22"/>
          <w:szCs w:val="22"/>
        </w:rPr>
        <w:t>Any s</w:t>
      </w:r>
      <w:r w:rsidRPr="00F75347">
        <w:rPr>
          <w:rFonts w:eastAsia="Calibri"/>
          <w:color w:val="00000A"/>
          <w:sz w:val="22"/>
          <w:szCs w:val="22"/>
        </w:rPr>
        <w:t>ervice fees</w:t>
      </w:r>
      <w:r w:rsidR="002E7B8E" w:rsidRPr="00F75347">
        <w:rPr>
          <w:rFonts w:eastAsia="Calibri"/>
          <w:color w:val="00000A"/>
          <w:sz w:val="22"/>
          <w:szCs w:val="22"/>
        </w:rPr>
        <w:t>, such as professional Service fees,</w:t>
      </w:r>
      <w:r w:rsidRPr="00F75347">
        <w:rPr>
          <w:rFonts w:eastAsia="Calibri"/>
          <w:color w:val="00000A"/>
          <w:sz w:val="22"/>
          <w:szCs w:val="22"/>
        </w:rPr>
        <w:t xml:space="preserve"> will be invoiced in arrears once per month in the month following when the </w:t>
      </w:r>
      <w:r w:rsidR="002E7B8E" w:rsidRPr="00F75347">
        <w:rPr>
          <w:rFonts w:eastAsia="Calibri"/>
          <w:color w:val="00000A"/>
          <w:sz w:val="22"/>
          <w:szCs w:val="22"/>
        </w:rPr>
        <w:t>S</w:t>
      </w:r>
      <w:r w:rsidRPr="00F75347">
        <w:rPr>
          <w:rFonts w:eastAsia="Calibri"/>
          <w:color w:val="00000A"/>
          <w:sz w:val="22"/>
          <w:szCs w:val="22"/>
        </w:rPr>
        <w:t>ervices were provided.</w:t>
      </w:r>
    </w:p>
    <w:p w14:paraId="2889C080" w14:textId="45485A83" w:rsidR="00AC76B0" w:rsidRPr="00F75347" w:rsidRDefault="00AC76B0" w:rsidP="00AC76B0">
      <w:pPr>
        <w:ind w:left="360"/>
        <w:divId w:val="3768706595"/>
        <w:rPr>
          <w:rFonts w:eastAsia="Calibri"/>
          <w:b/>
          <w:i/>
          <w:color w:val="7030A0"/>
          <w:sz w:val="22"/>
          <w:szCs w:val="22"/>
        </w:rPr>
      </w:pPr>
      <w:r w:rsidRPr="00F75347">
        <w:rPr>
          <w:b/>
          <w:i/>
          <w:color w:val="7030A0"/>
          <w:sz w:val="22"/>
          <w:szCs w:val="22"/>
        </w:rPr>
        <w:t>Percentage of Revenue.</w:t>
      </w:r>
      <w:r w:rsidRPr="00F75347">
        <w:rPr>
          <w:i/>
          <w:color w:val="7030A0"/>
          <w:sz w:val="22"/>
          <w:szCs w:val="22"/>
        </w:rPr>
        <w:t xml:space="preserve"> The objective is to limit the payments to the license activity and have the royalty rate decline over time leading to a “paid-up” license.  If/when, the supplier requires payments on maintenance revenue it needs to be clear that the license payments include basic enhancements and bug fixes and error </w:t>
      </w:r>
      <w:r w:rsidR="007132FF" w:rsidRPr="00F75347">
        <w:rPr>
          <w:i/>
          <w:color w:val="7030A0"/>
          <w:sz w:val="22"/>
          <w:szCs w:val="22"/>
        </w:rPr>
        <w:t>corrections,</w:t>
      </w:r>
      <w:r w:rsidRPr="00F75347">
        <w:rPr>
          <w:i/>
          <w:color w:val="7030A0"/>
          <w:sz w:val="22"/>
          <w:szCs w:val="22"/>
        </w:rPr>
        <w:t xml:space="preserve"> but major enhancements require an additional payment based on “subscription” revenue.  This rate should decline over time and since the effort required by the supplier to maintain the offering is expected to decline over time.  If the supplier requires a payment for “support” revenue, the rate should be based on the type and amount.</w:t>
      </w:r>
    </w:p>
    <w:p w14:paraId="30372634" w14:textId="149CAEBD" w:rsidR="007132FF" w:rsidRDefault="00AC76B0" w:rsidP="007132FF">
      <w:pPr>
        <w:pStyle w:val="Prrafodelista"/>
        <w:numPr>
          <w:ilvl w:val="0"/>
          <w:numId w:val="4"/>
        </w:numPr>
        <w:divId w:val="3768706596"/>
        <w:rPr>
          <w:rFonts w:eastAsia="Calibri"/>
          <w:bCs/>
          <w:color w:val="00000A"/>
          <w:sz w:val="22"/>
          <w:szCs w:val="22"/>
        </w:rPr>
      </w:pPr>
      <w:r w:rsidRPr="00F75347">
        <w:rPr>
          <w:rFonts w:eastAsia="Calibri"/>
          <w:b/>
          <w:color w:val="00000A"/>
          <w:sz w:val="22"/>
          <w:szCs w:val="22"/>
        </w:rPr>
        <w:t>Percentage of Revenue</w:t>
      </w:r>
      <w:r w:rsidRPr="00AA2399">
        <w:rPr>
          <w:rFonts w:eastAsia="Calibri"/>
          <w:b/>
          <w:color w:val="00000A"/>
          <w:sz w:val="22"/>
          <w:szCs w:val="22"/>
        </w:rPr>
        <w:t xml:space="preserve"> – </w:t>
      </w:r>
      <w:r w:rsidRPr="00AA2399">
        <w:rPr>
          <w:rFonts w:eastAsia="Calibri"/>
          <w:bCs/>
          <w:color w:val="00000A"/>
          <w:sz w:val="22"/>
          <w:szCs w:val="22"/>
        </w:rPr>
        <w:t xml:space="preserve">payments by IBM based on the Net Revenue recognized by IBM in accordance with its standard accounting principles for IBM Offerings during that time that the most currently released build incorporates the Program and/or Service.  The Supplier acknowledges that this means that IBM may be paying royalties for initial transactions where the Customer is expanding the use of an old build of the IBM Offering that does not contain the Program and/or Service.  Similarly, when IBM removes the Program and/or Service from the most current build of the IBM Offering, IBM will no longer pay royalties for transactions even if the Customer may be expanding the use of an old build of the Offering that, in fact, contains the Program and/or Service. </w:t>
      </w:r>
    </w:p>
    <w:p w14:paraId="4C95F730" w14:textId="7E51B5A4" w:rsidR="00C45A4A" w:rsidRPr="00AA2399" w:rsidRDefault="00C45A4A" w:rsidP="00AA2399">
      <w:pPr>
        <w:ind w:left="360"/>
        <w:divId w:val="3768706597"/>
        <w:rPr>
          <w:rFonts w:eastAsia="Calibri"/>
          <w:bCs/>
          <w:color w:val="00000A"/>
          <w:sz w:val="22"/>
          <w:szCs w:val="22"/>
        </w:rPr>
      </w:pPr>
      <w:r w:rsidRPr="00C45A4A">
        <w:rPr>
          <w:rFonts w:eastAsia="Calibri"/>
          <w:bCs/>
          <w:color w:val="00000A"/>
          <w:sz w:val="22"/>
          <w:szCs w:val="22"/>
        </w:rPr>
        <w:t xml:space="preserve">Royalty payments are generated automatically based on revenue recognized by IBM in the relevant calendar quarter. Each royalty period starts on the first day of the calendar quarter and ends on the last day of the calendar quarter. Quarterly Royalty Payments will be made in U.S. </w:t>
      </w:r>
      <w:r w:rsidR="00AA2399" w:rsidRPr="00C45A4A">
        <w:rPr>
          <w:rFonts w:eastAsia="Calibri"/>
          <w:bCs/>
          <w:color w:val="00000A"/>
          <w:sz w:val="22"/>
          <w:szCs w:val="22"/>
        </w:rPr>
        <w:t>dollars and</w:t>
      </w:r>
      <w:r w:rsidRPr="00C45A4A">
        <w:rPr>
          <w:rFonts w:eastAsia="Calibri"/>
          <w:bCs/>
          <w:color w:val="00000A"/>
          <w:sz w:val="22"/>
          <w:szCs w:val="22"/>
        </w:rPr>
        <w:t xml:space="preserve"> are due on the last day of the second month following the close of each royalty period (calendar quarter), unless such date falls on a weekend or holiday, in which case the payment will be due on the next business day</w:t>
      </w:r>
      <w:r>
        <w:rPr>
          <w:rFonts w:eastAsia="Calibri"/>
          <w:bCs/>
          <w:color w:val="00000A"/>
          <w:sz w:val="22"/>
          <w:szCs w:val="22"/>
        </w:rPr>
        <w:t>.</w:t>
      </w:r>
    </w:p>
    <w:p w14:paraId="7E056113" w14:textId="77777777" w:rsidR="00AC76B0" w:rsidRPr="00F75347" w:rsidRDefault="00AC76B0" w:rsidP="00AC76B0">
      <w:pPr>
        <w:numPr>
          <w:ilvl w:val="0"/>
          <w:numId w:val="4"/>
        </w:numPr>
        <w:contextualSpacing/>
        <w:divId w:val="3768706598"/>
        <w:rPr>
          <w:rFonts w:eastAsia="Calibri"/>
          <w:b/>
          <w:color w:val="00000A"/>
          <w:sz w:val="22"/>
          <w:szCs w:val="22"/>
        </w:rPr>
      </w:pPr>
      <w:r w:rsidRPr="00F75347">
        <w:rPr>
          <w:rFonts w:eastAsia="Calibri"/>
          <w:b/>
          <w:color w:val="00000A"/>
          <w:sz w:val="22"/>
          <w:szCs w:val="22"/>
        </w:rPr>
        <w:t xml:space="preserve">Percentage of Billings </w:t>
      </w:r>
      <w:r w:rsidRPr="00F75347">
        <w:rPr>
          <w:rFonts w:eastAsia="Calibri"/>
          <w:color w:val="00000A"/>
          <w:sz w:val="22"/>
          <w:szCs w:val="22"/>
        </w:rPr>
        <w:t xml:space="preserve">– payments by IBM based on the billings recognized by IBM in accordance with its standard accounting principles for IBM Offerings during that time that the most currently released build incorporates the </w:t>
      </w:r>
      <w:r w:rsidRPr="00F75347">
        <w:rPr>
          <w:rFonts w:eastAsia="Calibri"/>
          <w:sz w:val="22"/>
          <w:szCs w:val="22"/>
        </w:rPr>
        <w:t>Program and/or Service.</w:t>
      </w:r>
      <w:r w:rsidRPr="00F75347">
        <w:rPr>
          <w:rFonts w:eastAsia="Calibri"/>
          <w:color w:val="00000A"/>
          <w:sz w:val="22"/>
          <w:szCs w:val="22"/>
        </w:rPr>
        <w:t xml:space="preserve">  The Supplier acknowledges that this means </w:t>
      </w:r>
      <w:r w:rsidRPr="00F75347">
        <w:rPr>
          <w:rFonts w:eastAsia="Calibri"/>
          <w:color w:val="00000A"/>
          <w:sz w:val="22"/>
          <w:szCs w:val="22"/>
        </w:rPr>
        <w:lastRenderedPageBreak/>
        <w:t xml:space="preserve">that IBM may be paying royalties for initial transactions where the Customer is expanding the use of an old build of the IBM Offering that does not contain the </w:t>
      </w:r>
      <w:r w:rsidRPr="00F75347">
        <w:rPr>
          <w:rFonts w:eastAsia="Calibri"/>
          <w:sz w:val="22"/>
          <w:szCs w:val="22"/>
        </w:rPr>
        <w:t>Program and/or Service</w:t>
      </w:r>
      <w:r w:rsidRPr="00F75347">
        <w:rPr>
          <w:rFonts w:eastAsia="Calibri"/>
          <w:color w:val="00000A"/>
          <w:sz w:val="22"/>
          <w:szCs w:val="22"/>
        </w:rPr>
        <w:t xml:space="preserve">.  Similarly, when IBM removes the </w:t>
      </w:r>
      <w:r w:rsidRPr="00F75347">
        <w:rPr>
          <w:rFonts w:eastAsia="Calibri"/>
          <w:sz w:val="22"/>
          <w:szCs w:val="22"/>
        </w:rPr>
        <w:t>Program and/or Service</w:t>
      </w:r>
      <w:r w:rsidRPr="00F75347">
        <w:rPr>
          <w:rFonts w:eastAsia="Calibri"/>
          <w:color w:val="7030A0"/>
          <w:sz w:val="22"/>
          <w:szCs w:val="22"/>
        </w:rPr>
        <w:t xml:space="preserve"> </w:t>
      </w:r>
      <w:r w:rsidRPr="00F75347">
        <w:rPr>
          <w:rFonts w:eastAsia="Calibri"/>
          <w:color w:val="00000A"/>
          <w:sz w:val="22"/>
          <w:szCs w:val="22"/>
        </w:rPr>
        <w:t xml:space="preserve">from the most current build of the IBM Offering, IBM will no longer pay royalties for transactions even if the Customer may be expanding the use of an old build of the Offering that, in fact, contains the </w:t>
      </w:r>
      <w:r w:rsidRPr="00F75347">
        <w:rPr>
          <w:rFonts w:eastAsia="Calibri"/>
          <w:sz w:val="22"/>
          <w:szCs w:val="22"/>
        </w:rPr>
        <w:t>Program and/or Service</w:t>
      </w:r>
      <w:r w:rsidRPr="00F75347">
        <w:rPr>
          <w:rFonts w:eastAsia="Calibri"/>
          <w:color w:val="00000A"/>
          <w:sz w:val="22"/>
          <w:szCs w:val="22"/>
        </w:rPr>
        <w:t>.  Payments will be made within 60 days after the close of each royalty payment quarter, as scheduled by IBM.</w:t>
      </w:r>
    </w:p>
    <w:p w14:paraId="2F6A1C53" w14:textId="77777777" w:rsidR="00AC76B0" w:rsidRPr="00F75347" w:rsidRDefault="00AC76B0" w:rsidP="00AC76B0">
      <w:pPr>
        <w:pStyle w:val="Prrafodelista"/>
        <w:numPr>
          <w:ilvl w:val="0"/>
          <w:numId w:val="4"/>
        </w:numPr>
        <w:divId w:val="3768706599"/>
        <w:rPr>
          <w:rFonts w:eastAsia="Calibri"/>
          <w:b/>
          <w:color w:val="00000A"/>
          <w:sz w:val="22"/>
          <w:szCs w:val="22"/>
        </w:rPr>
      </w:pPr>
      <w:r w:rsidRPr="00F75347">
        <w:rPr>
          <w:rFonts w:eastAsia="Calibri"/>
          <w:b/>
          <w:color w:val="00000A"/>
          <w:sz w:val="22"/>
          <w:szCs w:val="22"/>
        </w:rPr>
        <w:t>Usage Based Payment</w:t>
      </w:r>
      <w:r w:rsidRPr="00F75347">
        <w:rPr>
          <w:rFonts w:eastAsia="Calibri"/>
          <w:color w:val="00000A"/>
          <w:sz w:val="22"/>
          <w:szCs w:val="22"/>
        </w:rPr>
        <w:t xml:space="preserve"> – payments made by IBM based on the Service usage as tracked and reported by IBM during that time that the most currently released build incorporates the </w:t>
      </w:r>
      <w:r w:rsidRPr="00F75347">
        <w:rPr>
          <w:rFonts w:eastAsia="Calibri"/>
          <w:sz w:val="22"/>
          <w:szCs w:val="22"/>
        </w:rPr>
        <w:t>Service</w:t>
      </w:r>
      <w:r w:rsidRPr="00F75347">
        <w:rPr>
          <w:rFonts w:eastAsia="Calibri"/>
          <w:color w:val="00000A"/>
          <w:sz w:val="22"/>
          <w:szCs w:val="22"/>
        </w:rPr>
        <w:t>.  Payments will be made within 60 days after the close of each royalty payment quarter, as scheduled by IBM.</w:t>
      </w:r>
    </w:p>
    <w:tbl>
      <w:tblPr>
        <w:tblpPr w:leftFromText="180" w:rightFromText="180" w:vertAnchor="text" w:horzAnchor="margin" w:tblpY="353"/>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88" w:type="dxa"/>
        </w:tblCellMar>
        <w:tblLook w:val="01E0" w:firstRow="1" w:lastRow="1" w:firstColumn="1" w:lastColumn="1" w:noHBand="0" w:noVBand="0"/>
      </w:tblPr>
      <w:tblGrid>
        <w:gridCol w:w="1215"/>
        <w:gridCol w:w="1199"/>
        <w:gridCol w:w="1165"/>
        <w:gridCol w:w="1165"/>
        <w:gridCol w:w="1006"/>
        <w:gridCol w:w="1063"/>
        <w:gridCol w:w="1200"/>
        <w:gridCol w:w="1337"/>
      </w:tblGrid>
      <w:tr w:rsidR="00AC76B0" w:rsidRPr="007E59D8" w14:paraId="2D741EC9" w14:textId="77777777" w:rsidTr="005851A1">
        <w:trPr>
          <w:tblHeader/>
        </w:trPr>
        <w:tc>
          <w:tcPr>
            <w:tcW w:w="1374"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14CD70E6" w14:textId="77777777" w:rsidR="00AC76B0" w:rsidRPr="00F75347" w:rsidRDefault="00AC76B0" w:rsidP="005851A1">
            <w:pPr>
              <w:widowControl w:val="0"/>
              <w:jc w:val="center"/>
              <w:rPr>
                <w:rFonts w:eastAsia="Calibri"/>
                <w:b/>
                <w:color w:val="00000A"/>
                <w:sz w:val="22"/>
                <w:szCs w:val="22"/>
              </w:rPr>
            </w:pPr>
            <w:r w:rsidRPr="00F75347">
              <w:rPr>
                <w:rFonts w:eastAsia="Calibri"/>
                <w:b/>
                <w:color w:val="00000A"/>
                <w:sz w:val="22"/>
                <w:szCs w:val="22"/>
              </w:rPr>
              <w:t>Program or Service</w:t>
            </w:r>
          </w:p>
        </w:tc>
        <w:tc>
          <w:tcPr>
            <w:tcW w:w="1076" w:type="dxa"/>
            <w:tcBorders>
              <w:top w:val="single" w:sz="4" w:space="0" w:color="00000A"/>
              <w:left w:val="single" w:sz="4" w:space="0" w:color="00000A"/>
              <w:bottom w:val="single" w:sz="4" w:space="0" w:color="00000A"/>
              <w:right w:val="single" w:sz="4" w:space="0" w:color="00000A"/>
            </w:tcBorders>
          </w:tcPr>
          <w:p w14:paraId="2870EBBE" w14:textId="77777777" w:rsidR="00AC76B0" w:rsidRPr="00F75347" w:rsidRDefault="00AC76B0" w:rsidP="005851A1">
            <w:pPr>
              <w:widowControl w:val="0"/>
              <w:jc w:val="center"/>
              <w:rPr>
                <w:rFonts w:eastAsia="Calibri"/>
                <w:b/>
                <w:color w:val="00000A"/>
                <w:sz w:val="22"/>
                <w:szCs w:val="22"/>
              </w:rPr>
            </w:pPr>
            <w:r w:rsidRPr="00F75347">
              <w:rPr>
                <w:rFonts w:eastAsia="Calibri"/>
                <w:b/>
                <w:bCs/>
                <w:color w:val="00000A"/>
                <w:sz w:val="22"/>
                <w:szCs w:val="22"/>
              </w:rPr>
              <w:t>Deliverable Type</w:t>
            </w:r>
          </w:p>
        </w:tc>
        <w:tc>
          <w:tcPr>
            <w:tcW w:w="1152"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0F1096BE" w14:textId="77777777" w:rsidR="00AC76B0" w:rsidRPr="00F75347" w:rsidRDefault="00AC76B0" w:rsidP="005851A1">
            <w:pPr>
              <w:widowControl w:val="0"/>
              <w:jc w:val="center"/>
              <w:rPr>
                <w:rFonts w:eastAsia="Calibri"/>
                <w:b/>
                <w:color w:val="00000A"/>
                <w:sz w:val="22"/>
                <w:szCs w:val="22"/>
              </w:rPr>
            </w:pPr>
            <w:r w:rsidRPr="00F75347">
              <w:rPr>
                <w:rFonts w:eastAsia="Calibri"/>
                <w:b/>
                <w:color w:val="00000A"/>
                <w:sz w:val="22"/>
                <w:szCs w:val="22"/>
              </w:rPr>
              <w:t>Payment Type</w:t>
            </w:r>
          </w:p>
        </w:tc>
        <w:tc>
          <w:tcPr>
            <w:tcW w:w="1060"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0A73ABC7" w14:textId="77777777" w:rsidR="00AC76B0" w:rsidRPr="00F75347" w:rsidRDefault="00AC76B0" w:rsidP="005851A1">
            <w:pPr>
              <w:widowControl w:val="0"/>
              <w:jc w:val="center"/>
              <w:rPr>
                <w:rFonts w:eastAsia="Calibri"/>
                <w:b/>
                <w:color w:val="00000A"/>
                <w:sz w:val="22"/>
                <w:szCs w:val="22"/>
              </w:rPr>
            </w:pPr>
            <w:r w:rsidRPr="00F75347">
              <w:rPr>
                <w:rFonts w:eastAsia="Calibri"/>
                <w:b/>
                <w:color w:val="00000A"/>
                <w:sz w:val="22"/>
                <w:szCs w:val="22"/>
              </w:rPr>
              <w:t>Amount</w:t>
            </w:r>
          </w:p>
        </w:tc>
        <w:tc>
          <w:tcPr>
            <w:tcW w:w="982"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12919FFA" w14:textId="77777777" w:rsidR="00AC76B0" w:rsidRPr="00F75347" w:rsidRDefault="00AC76B0" w:rsidP="005851A1">
            <w:pPr>
              <w:widowControl w:val="0"/>
              <w:jc w:val="center"/>
              <w:rPr>
                <w:rFonts w:eastAsia="Calibri"/>
                <w:b/>
                <w:color w:val="00000A"/>
                <w:sz w:val="22"/>
                <w:szCs w:val="22"/>
              </w:rPr>
            </w:pPr>
            <w:r w:rsidRPr="00F75347">
              <w:rPr>
                <w:rFonts w:eastAsia="Calibri"/>
                <w:b/>
                <w:color w:val="00000A"/>
                <w:sz w:val="22"/>
                <w:szCs w:val="22"/>
              </w:rPr>
              <w:t>Due Date</w:t>
            </w:r>
          </w:p>
        </w:tc>
        <w:tc>
          <w:tcPr>
            <w:tcW w:w="1101" w:type="dxa"/>
            <w:tcBorders>
              <w:top w:val="single" w:sz="4" w:space="0" w:color="00000A"/>
              <w:left w:val="single" w:sz="4" w:space="0" w:color="00000A"/>
              <w:bottom w:val="single" w:sz="4" w:space="0" w:color="00000A"/>
              <w:right w:val="single" w:sz="4" w:space="0" w:color="00000A"/>
            </w:tcBorders>
          </w:tcPr>
          <w:p w14:paraId="77B2F383" w14:textId="77777777" w:rsidR="00AC76B0" w:rsidRPr="00F75347" w:rsidRDefault="00AC76B0" w:rsidP="005851A1">
            <w:pPr>
              <w:widowControl w:val="0"/>
              <w:jc w:val="center"/>
              <w:rPr>
                <w:rFonts w:eastAsia="Calibri"/>
                <w:b/>
                <w:color w:val="00000A"/>
                <w:sz w:val="22"/>
                <w:szCs w:val="22"/>
              </w:rPr>
            </w:pPr>
            <w:r w:rsidRPr="00F75347">
              <w:rPr>
                <w:rFonts w:eastAsia="Calibri"/>
                <w:b/>
                <w:bCs/>
                <w:color w:val="00000A"/>
                <w:sz w:val="22"/>
                <w:szCs w:val="22"/>
              </w:rPr>
              <w:t>Delivery Schedule</w:t>
            </w:r>
          </w:p>
        </w:tc>
        <w:tc>
          <w:tcPr>
            <w:tcW w:w="1096" w:type="dxa"/>
            <w:tcBorders>
              <w:top w:val="single" w:sz="4" w:space="0" w:color="00000A"/>
              <w:left w:val="single" w:sz="4" w:space="0" w:color="00000A"/>
              <w:bottom w:val="single" w:sz="4" w:space="0" w:color="00000A"/>
              <w:right w:val="single" w:sz="4" w:space="0" w:color="00000A"/>
            </w:tcBorders>
          </w:tcPr>
          <w:p w14:paraId="2734E38D" w14:textId="77777777" w:rsidR="00AC76B0" w:rsidRPr="00F75347" w:rsidRDefault="00AC76B0" w:rsidP="005851A1">
            <w:pPr>
              <w:widowControl w:val="0"/>
              <w:jc w:val="center"/>
              <w:rPr>
                <w:rFonts w:eastAsia="Calibri"/>
                <w:b/>
                <w:color w:val="00000A"/>
                <w:sz w:val="22"/>
                <w:szCs w:val="22"/>
              </w:rPr>
            </w:pPr>
            <w:r w:rsidRPr="00F75347">
              <w:rPr>
                <w:rFonts w:eastAsia="Calibri"/>
                <w:b/>
                <w:bCs/>
                <w:color w:val="00000A"/>
                <w:sz w:val="22"/>
                <w:szCs w:val="22"/>
              </w:rPr>
              <w:t>Acceptance Period</w:t>
            </w:r>
          </w:p>
        </w:tc>
        <w:tc>
          <w:tcPr>
            <w:tcW w:w="1509" w:type="dxa"/>
            <w:tcBorders>
              <w:top w:val="single" w:sz="4" w:space="0" w:color="00000A"/>
              <w:left w:val="single" w:sz="4" w:space="0" w:color="00000A"/>
              <w:bottom w:val="single" w:sz="4" w:space="0" w:color="00000A"/>
              <w:right w:val="single" w:sz="4" w:space="0" w:color="00000A"/>
            </w:tcBorders>
          </w:tcPr>
          <w:p w14:paraId="330A4E8C" w14:textId="77777777" w:rsidR="00AC76B0" w:rsidRPr="00F75347" w:rsidRDefault="00AC76B0" w:rsidP="005851A1">
            <w:pPr>
              <w:widowControl w:val="0"/>
              <w:jc w:val="center"/>
              <w:rPr>
                <w:rFonts w:eastAsia="Calibri"/>
                <w:b/>
                <w:color w:val="00000A"/>
                <w:sz w:val="22"/>
                <w:szCs w:val="22"/>
              </w:rPr>
            </w:pPr>
            <w:r w:rsidRPr="00F75347">
              <w:rPr>
                <w:rFonts w:eastAsia="Calibri"/>
                <w:b/>
                <w:color w:val="00000A"/>
                <w:sz w:val="22"/>
                <w:szCs w:val="22"/>
              </w:rPr>
              <w:t>Maintenance Fee</w:t>
            </w:r>
          </w:p>
        </w:tc>
      </w:tr>
      <w:tr w:rsidR="00AC76B0" w:rsidRPr="007E59D8" w14:paraId="6AA9720E" w14:textId="77777777" w:rsidTr="005851A1">
        <w:trPr>
          <w:tblHeader/>
        </w:trPr>
        <w:tc>
          <w:tcPr>
            <w:tcW w:w="1374"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5ACDDB43" w14:textId="77777777" w:rsidR="00AC76B0" w:rsidRPr="00F75347" w:rsidRDefault="00AC76B0" w:rsidP="005851A1">
            <w:pPr>
              <w:pStyle w:val="Prrafodelista"/>
              <w:widowControl w:val="0"/>
              <w:numPr>
                <w:ilvl w:val="0"/>
                <w:numId w:val="4"/>
              </w:numPr>
              <w:rPr>
                <w:rFonts w:eastAsia="Calibri"/>
                <w:color w:val="00000A"/>
                <w:sz w:val="22"/>
                <w:szCs w:val="22"/>
              </w:rPr>
            </w:pPr>
            <w:r w:rsidRPr="00F75347">
              <w:rPr>
                <w:rFonts w:eastAsia="Calibri"/>
                <w:color w:val="00000A"/>
                <w:sz w:val="22"/>
                <w:szCs w:val="22"/>
              </w:rPr>
              <w:t>[name of Cloud Service]</w:t>
            </w:r>
          </w:p>
        </w:tc>
        <w:tc>
          <w:tcPr>
            <w:tcW w:w="1076" w:type="dxa"/>
            <w:tcBorders>
              <w:top w:val="single" w:sz="4" w:space="0" w:color="00000A"/>
              <w:left w:val="single" w:sz="4" w:space="0" w:color="00000A"/>
              <w:bottom w:val="single" w:sz="4" w:space="0" w:color="00000A"/>
              <w:right w:val="single" w:sz="4" w:space="0" w:color="00000A"/>
            </w:tcBorders>
          </w:tcPr>
          <w:p w14:paraId="266175CE" w14:textId="77777777" w:rsidR="00AC76B0" w:rsidRPr="00F75347" w:rsidRDefault="00AC76B0" w:rsidP="005851A1">
            <w:pPr>
              <w:widowControl w:val="0"/>
              <w:rPr>
                <w:rFonts w:eastAsia="Calibri"/>
                <w:color w:val="00000A"/>
                <w:sz w:val="22"/>
                <w:szCs w:val="22"/>
              </w:rPr>
            </w:pPr>
            <w:r w:rsidRPr="00F75347">
              <w:rPr>
                <w:rFonts w:eastAsia="Calibri"/>
                <w:color w:val="00000A"/>
                <w:sz w:val="22"/>
                <w:szCs w:val="22"/>
              </w:rPr>
              <w:t>[Source and Object Code]</w:t>
            </w:r>
          </w:p>
          <w:p w14:paraId="03F118DC" w14:textId="77777777" w:rsidR="00AC76B0" w:rsidRPr="00F75347" w:rsidRDefault="00AC76B0" w:rsidP="005851A1">
            <w:pPr>
              <w:widowControl w:val="0"/>
              <w:rPr>
                <w:rFonts w:eastAsia="Calibri"/>
                <w:color w:val="00000A"/>
                <w:sz w:val="22"/>
                <w:szCs w:val="22"/>
              </w:rPr>
            </w:pPr>
            <w:r w:rsidRPr="00F75347">
              <w:rPr>
                <w:rFonts w:eastAsia="Calibri"/>
                <w:color w:val="00000A"/>
                <w:sz w:val="22"/>
                <w:szCs w:val="22"/>
              </w:rPr>
              <w:t>[Object Code Only]</w:t>
            </w:r>
          </w:p>
          <w:p w14:paraId="53536C2A" w14:textId="77777777" w:rsidR="00AC76B0" w:rsidRPr="00F75347" w:rsidRDefault="00AC76B0" w:rsidP="005851A1">
            <w:pPr>
              <w:widowControl w:val="0"/>
              <w:rPr>
                <w:rFonts w:eastAsia="Calibri"/>
                <w:color w:val="00000A"/>
                <w:sz w:val="22"/>
                <w:szCs w:val="22"/>
              </w:rPr>
            </w:pPr>
            <w:r w:rsidRPr="00F75347">
              <w:rPr>
                <w:rFonts w:eastAsia="Calibri"/>
                <w:color w:val="00000A"/>
                <w:sz w:val="22"/>
                <w:szCs w:val="22"/>
              </w:rPr>
              <w:t>[Managed Service]</w:t>
            </w:r>
          </w:p>
        </w:tc>
        <w:tc>
          <w:tcPr>
            <w:tcW w:w="1152"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42696298" w14:textId="77777777" w:rsidR="00AC76B0" w:rsidRPr="00F75347" w:rsidRDefault="00AC76B0" w:rsidP="005851A1">
            <w:pPr>
              <w:widowControl w:val="0"/>
              <w:rPr>
                <w:rFonts w:eastAsia="Calibri"/>
                <w:color w:val="00000A"/>
                <w:sz w:val="22"/>
                <w:szCs w:val="22"/>
              </w:rPr>
            </w:pPr>
            <w:r w:rsidRPr="00F75347">
              <w:rPr>
                <w:rFonts w:eastAsia="Calibri"/>
                <w:color w:val="00000A"/>
                <w:sz w:val="22"/>
                <w:szCs w:val="22"/>
              </w:rPr>
              <w:t>[One Time – due ______]</w:t>
            </w:r>
          </w:p>
          <w:p w14:paraId="5FF84B2A" w14:textId="77777777" w:rsidR="00AC76B0" w:rsidRPr="00F75347" w:rsidRDefault="00AC76B0" w:rsidP="005851A1">
            <w:pPr>
              <w:widowControl w:val="0"/>
              <w:rPr>
                <w:rFonts w:eastAsia="Calibri"/>
                <w:color w:val="00000A"/>
                <w:sz w:val="22"/>
                <w:szCs w:val="22"/>
              </w:rPr>
            </w:pPr>
            <w:r w:rsidRPr="00F75347">
              <w:rPr>
                <w:rFonts w:eastAsia="Calibri"/>
                <w:color w:val="00000A"/>
                <w:sz w:val="22"/>
                <w:szCs w:val="22"/>
              </w:rPr>
              <w:t>[Periodic]</w:t>
            </w:r>
          </w:p>
          <w:p w14:paraId="53688451" w14:textId="77777777" w:rsidR="00AC76B0" w:rsidRPr="00F75347" w:rsidRDefault="00AC76B0" w:rsidP="005851A1">
            <w:pPr>
              <w:widowControl w:val="0"/>
              <w:rPr>
                <w:rFonts w:eastAsia="Calibri"/>
                <w:color w:val="00000A"/>
                <w:sz w:val="22"/>
                <w:szCs w:val="22"/>
              </w:rPr>
            </w:pPr>
            <w:r w:rsidRPr="00F75347">
              <w:rPr>
                <w:rFonts w:eastAsia="Calibri"/>
                <w:color w:val="00000A"/>
                <w:sz w:val="22"/>
                <w:szCs w:val="22"/>
              </w:rPr>
              <w:t>[Percentage of Revenue]</w:t>
            </w:r>
          </w:p>
          <w:p w14:paraId="6BA8ED24" w14:textId="77777777" w:rsidR="00AC76B0" w:rsidRPr="00F75347" w:rsidRDefault="00AC76B0" w:rsidP="005851A1">
            <w:pPr>
              <w:widowControl w:val="0"/>
              <w:rPr>
                <w:rFonts w:eastAsia="Calibri"/>
                <w:color w:val="00000A"/>
                <w:sz w:val="22"/>
                <w:szCs w:val="22"/>
              </w:rPr>
            </w:pPr>
            <w:r w:rsidRPr="00F75347">
              <w:rPr>
                <w:rFonts w:eastAsia="Calibri"/>
                <w:color w:val="00000A"/>
                <w:sz w:val="22"/>
                <w:szCs w:val="22"/>
              </w:rPr>
              <w:t>[Percentage of Billings]</w:t>
            </w:r>
          </w:p>
          <w:p w14:paraId="4A9E767D" w14:textId="77777777" w:rsidR="00AC76B0" w:rsidRPr="00F75347" w:rsidRDefault="00AC76B0" w:rsidP="005851A1">
            <w:pPr>
              <w:widowControl w:val="0"/>
              <w:rPr>
                <w:rFonts w:eastAsia="Calibri"/>
                <w:color w:val="00000A"/>
                <w:sz w:val="22"/>
                <w:szCs w:val="22"/>
              </w:rPr>
            </w:pPr>
            <w:r w:rsidRPr="00F75347">
              <w:rPr>
                <w:rFonts w:eastAsia="Calibri"/>
                <w:color w:val="00000A"/>
                <w:sz w:val="22"/>
                <w:szCs w:val="22"/>
              </w:rPr>
              <w:t>[Usage Based Payment]</w:t>
            </w:r>
          </w:p>
        </w:tc>
        <w:tc>
          <w:tcPr>
            <w:tcW w:w="1060"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3C346F5A" w14:textId="77777777" w:rsidR="00AC76B0" w:rsidRPr="00F75347" w:rsidRDefault="00AC76B0" w:rsidP="005851A1">
            <w:pPr>
              <w:widowControl w:val="0"/>
              <w:rPr>
                <w:rFonts w:eastAsia="Calibri"/>
                <w:color w:val="00000A"/>
                <w:sz w:val="22"/>
                <w:szCs w:val="22"/>
              </w:rPr>
            </w:pPr>
            <w:r w:rsidRPr="00F75347">
              <w:rPr>
                <w:rFonts w:eastAsia="Calibri"/>
                <w:color w:val="00000A"/>
                <w:sz w:val="22"/>
                <w:szCs w:val="22"/>
              </w:rPr>
              <w:t>[US dollar amount (if one-time or periodic)]</w:t>
            </w:r>
          </w:p>
          <w:p w14:paraId="42A0B6A6" w14:textId="77777777" w:rsidR="00AC76B0" w:rsidRPr="00F75347" w:rsidRDefault="00AC76B0" w:rsidP="005851A1">
            <w:pPr>
              <w:widowControl w:val="0"/>
              <w:rPr>
                <w:rFonts w:eastAsia="Calibri"/>
                <w:color w:val="00000A"/>
                <w:sz w:val="22"/>
                <w:szCs w:val="22"/>
              </w:rPr>
            </w:pPr>
            <w:r w:rsidRPr="00F75347">
              <w:rPr>
                <w:rFonts w:eastAsia="Calibri"/>
                <w:color w:val="00000A"/>
                <w:sz w:val="22"/>
                <w:szCs w:val="22"/>
              </w:rPr>
              <w:t>[Percentage (if percentage of revenue or percentage of billings)]</w:t>
            </w:r>
          </w:p>
          <w:p w14:paraId="2A8BC7D0" w14:textId="77777777" w:rsidR="00AC76B0" w:rsidRPr="00F75347" w:rsidRDefault="00AC76B0" w:rsidP="005851A1">
            <w:pPr>
              <w:widowControl w:val="0"/>
              <w:rPr>
                <w:rFonts w:eastAsia="Calibri"/>
                <w:color w:val="00000A"/>
                <w:sz w:val="22"/>
                <w:szCs w:val="22"/>
              </w:rPr>
            </w:pPr>
            <w:r w:rsidRPr="00F75347">
              <w:rPr>
                <w:rFonts w:eastAsia="Calibri"/>
                <w:color w:val="00000A"/>
                <w:sz w:val="22"/>
                <w:szCs w:val="22"/>
              </w:rPr>
              <w:t>[Usage rate (if usage based payment)]</w:t>
            </w:r>
          </w:p>
        </w:tc>
        <w:tc>
          <w:tcPr>
            <w:tcW w:w="982"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4F7D314E" w14:textId="77777777" w:rsidR="00AC76B0" w:rsidRPr="00F75347" w:rsidRDefault="00AC76B0" w:rsidP="005851A1">
            <w:pPr>
              <w:widowControl w:val="0"/>
              <w:rPr>
                <w:rFonts w:eastAsia="Calibri"/>
                <w:color w:val="00000A"/>
                <w:sz w:val="22"/>
                <w:szCs w:val="22"/>
              </w:rPr>
            </w:pPr>
            <w:r w:rsidRPr="00F75347">
              <w:rPr>
                <w:rFonts w:eastAsia="Calibri"/>
                <w:color w:val="00000A"/>
                <w:sz w:val="22"/>
                <w:szCs w:val="22"/>
              </w:rPr>
              <w:t>[Date (if one-time or periodic)]</w:t>
            </w:r>
          </w:p>
        </w:tc>
        <w:tc>
          <w:tcPr>
            <w:tcW w:w="1101" w:type="dxa"/>
            <w:tcBorders>
              <w:top w:val="single" w:sz="4" w:space="0" w:color="00000A"/>
              <w:left w:val="single" w:sz="4" w:space="0" w:color="00000A"/>
              <w:bottom w:val="single" w:sz="4" w:space="0" w:color="00000A"/>
              <w:right w:val="single" w:sz="4" w:space="0" w:color="00000A"/>
            </w:tcBorders>
          </w:tcPr>
          <w:p w14:paraId="10D966C3" w14:textId="77777777" w:rsidR="00AC76B0" w:rsidRPr="00F75347" w:rsidRDefault="00AC76B0" w:rsidP="005851A1">
            <w:pPr>
              <w:widowControl w:val="0"/>
              <w:rPr>
                <w:rFonts w:eastAsia="Calibri"/>
                <w:color w:val="00000A"/>
                <w:sz w:val="22"/>
                <w:szCs w:val="22"/>
              </w:rPr>
            </w:pPr>
            <w:r w:rsidRPr="00F75347">
              <w:rPr>
                <w:rFonts w:eastAsia="Calibri"/>
                <w:color w:val="00000A"/>
                <w:sz w:val="22"/>
                <w:szCs w:val="22"/>
              </w:rPr>
              <w:t>[upon execution]</w:t>
            </w:r>
          </w:p>
          <w:p w14:paraId="7F48101E" w14:textId="77777777" w:rsidR="00AC76B0" w:rsidRPr="00F75347" w:rsidRDefault="00AC76B0" w:rsidP="005851A1">
            <w:pPr>
              <w:widowControl w:val="0"/>
              <w:rPr>
                <w:rFonts w:eastAsia="Calibri"/>
                <w:color w:val="00000A"/>
                <w:sz w:val="22"/>
                <w:szCs w:val="22"/>
              </w:rPr>
            </w:pPr>
            <w:r w:rsidRPr="00F75347">
              <w:rPr>
                <w:rFonts w:eastAsia="Calibri"/>
                <w:color w:val="00000A"/>
                <w:sz w:val="22"/>
                <w:szCs w:val="22"/>
              </w:rPr>
              <w:t>[date]</w:t>
            </w:r>
          </w:p>
        </w:tc>
        <w:tc>
          <w:tcPr>
            <w:tcW w:w="1096" w:type="dxa"/>
            <w:tcBorders>
              <w:top w:val="single" w:sz="4" w:space="0" w:color="00000A"/>
              <w:left w:val="single" w:sz="4" w:space="0" w:color="00000A"/>
              <w:bottom w:val="single" w:sz="4" w:space="0" w:color="00000A"/>
              <w:right w:val="single" w:sz="4" w:space="0" w:color="00000A"/>
            </w:tcBorders>
          </w:tcPr>
          <w:p w14:paraId="0A9F4178" w14:textId="77777777" w:rsidR="00AC76B0" w:rsidRPr="00F75347" w:rsidRDefault="00AC76B0" w:rsidP="005851A1">
            <w:pPr>
              <w:widowControl w:val="0"/>
              <w:rPr>
                <w:rFonts w:eastAsia="Calibri"/>
                <w:color w:val="00000A"/>
                <w:sz w:val="22"/>
                <w:szCs w:val="22"/>
              </w:rPr>
            </w:pPr>
          </w:p>
        </w:tc>
        <w:tc>
          <w:tcPr>
            <w:tcW w:w="1509" w:type="dxa"/>
            <w:tcBorders>
              <w:top w:val="single" w:sz="4" w:space="0" w:color="00000A"/>
              <w:left w:val="single" w:sz="4" w:space="0" w:color="00000A"/>
              <w:bottom w:val="single" w:sz="4" w:space="0" w:color="00000A"/>
              <w:right w:val="single" w:sz="4" w:space="0" w:color="00000A"/>
            </w:tcBorders>
          </w:tcPr>
          <w:p w14:paraId="1A9F41BB" w14:textId="77777777" w:rsidR="00AC76B0" w:rsidRPr="00F75347" w:rsidRDefault="00AC76B0" w:rsidP="005851A1">
            <w:pPr>
              <w:widowControl w:val="0"/>
              <w:rPr>
                <w:rFonts w:eastAsia="Calibri"/>
                <w:color w:val="00000A"/>
                <w:sz w:val="22"/>
                <w:szCs w:val="22"/>
              </w:rPr>
            </w:pPr>
          </w:p>
        </w:tc>
      </w:tr>
      <w:tr w:rsidR="00AC76B0" w:rsidRPr="007E59D8" w14:paraId="0F27DF9D" w14:textId="77777777" w:rsidTr="005851A1">
        <w:tc>
          <w:tcPr>
            <w:tcW w:w="1374"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01897C19" w14:textId="77777777" w:rsidR="00AC76B0" w:rsidRPr="00F75347" w:rsidRDefault="00AC76B0" w:rsidP="005851A1">
            <w:pPr>
              <w:widowControl w:val="0"/>
              <w:rPr>
                <w:rFonts w:eastAsia="Calibri"/>
                <w:color w:val="00000A"/>
                <w:sz w:val="22"/>
                <w:szCs w:val="22"/>
              </w:rPr>
            </w:pPr>
          </w:p>
        </w:tc>
        <w:tc>
          <w:tcPr>
            <w:tcW w:w="1076" w:type="dxa"/>
            <w:tcBorders>
              <w:top w:val="single" w:sz="4" w:space="0" w:color="00000A"/>
              <w:left w:val="single" w:sz="4" w:space="0" w:color="00000A"/>
              <w:bottom w:val="single" w:sz="4" w:space="0" w:color="00000A"/>
              <w:right w:val="single" w:sz="4" w:space="0" w:color="00000A"/>
            </w:tcBorders>
          </w:tcPr>
          <w:p w14:paraId="126A8BF9" w14:textId="77777777" w:rsidR="00AC76B0" w:rsidRPr="00F75347" w:rsidRDefault="00AC76B0" w:rsidP="005851A1">
            <w:pPr>
              <w:widowControl w:val="0"/>
              <w:rPr>
                <w:rFonts w:eastAsia="Calibri"/>
                <w:color w:val="00000A"/>
                <w:sz w:val="22"/>
                <w:szCs w:val="22"/>
              </w:rPr>
            </w:pPr>
          </w:p>
        </w:tc>
        <w:tc>
          <w:tcPr>
            <w:tcW w:w="1152"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1C888E7A" w14:textId="77777777" w:rsidR="00AC76B0" w:rsidRPr="00F75347" w:rsidRDefault="00AC76B0" w:rsidP="005851A1">
            <w:pPr>
              <w:widowControl w:val="0"/>
              <w:rPr>
                <w:rFonts w:eastAsia="Calibri"/>
                <w:color w:val="00000A"/>
                <w:sz w:val="22"/>
                <w:szCs w:val="22"/>
              </w:rPr>
            </w:pPr>
          </w:p>
        </w:tc>
        <w:tc>
          <w:tcPr>
            <w:tcW w:w="1060"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3DCE9415" w14:textId="77777777" w:rsidR="00AC76B0" w:rsidRPr="00F75347" w:rsidRDefault="00AC76B0" w:rsidP="005851A1">
            <w:pPr>
              <w:widowControl w:val="0"/>
              <w:rPr>
                <w:rFonts w:eastAsia="Calibri"/>
                <w:color w:val="00000A"/>
                <w:sz w:val="22"/>
                <w:szCs w:val="22"/>
              </w:rPr>
            </w:pPr>
          </w:p>
        </w:tc>
        <w:tc>
          <w:tcPr>
            <w:tcW w:w="982"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3913BCD6" w14:textId="77777777" w:rsidR="00AC76B0" w:rsidRPr="00F75347" w:rsidRDefault="00AC76B0" w:rsidP="005851A1">
            <w:pPr>
              <w:widowControl w:val="0"/>
              <w:rPr>
                <w:rFonts w:eastAsia="Calibri"/>
                <w:color w:val="00000A"/>
                <w:sz w:val="22"/>
                <w:szCs w:val="22"/>
              </w:rPr>
            </w:pPr>
          </w:p>
        </w:tc>
        <w:tc>
          <w:tcPr>
            <w:tcW w:w="1101" w:type="dxa"/>
            <w:tcBorders>
              <w:top w:val="single" w:sz="4" w:space="0" w:color="00000A"/>
              <w:left w:val="single" w:sz="4" w:space="0" w:color="00000A"/>
              <w:bottom w:val="single" w:sz="4" w:space="0" w:color="00000A"/>
              <w:right w:val="single" w:sz="4" w:space="0" w:color="00000A"/>
            </w:tcBorders>
          </w:tcPr>
          <w:p w14:paraId="45403FC0" w14:textId="77777777" w:rsidR="00AC76B0" w:rsidRPr="00F75347" w:rsidRDefault="00AC76B0" w:rsidP="005851A1">
            <w:pPr>
              <w:widowControl w:val="0"/>
              <w:rPr>
                <w:rFonts w:eastAsia="Calibri"/>
                <w:color w:val="00000A"/>
                <w:sz w:val="22"/>
                <w:szCs w:val="22"/>
              </w:rPr>
            </w:pPr>
          </w:p>
        </w:tc>
        <w:tc>
          <w:tcPr>
            <w:tcW w:w="1096" w:type="dxa"/>
            <w:tcBorders>
              <w:top w:val="single" w:sz="4" w:space="0" w:color="00000A"/>
              <w:left w:val="single" w:sz="4" w:space="0" w:color="00000A"/>
              <w:bottom w:val="single" w:sz="4" w:space="0" w:color="00000A"/>
              <w:right w:val="single" w:sz="4" w:space="0" w:color="00000A"/>
            </w:tcBorders>
          </w:tcPr>
          <w:p w14:paraId="4CDA72B4" w14:textId="77777777" w:rsidR="00AC76B0" w:rsidRPr="00F75347" w:rsidRDefault="00AC76B0" w:rsidP="005851A1">
            <w:pPr>
              <w:widowControl w:val="0"/>
              <w:rPr>
                <w:rFonts w:eastAsia="Calibri"/>
                <w:color w:val="00000A"/>
                <w:sz w:val="22"/>
                <w:szCs w:val="22"/>
              </w:rPr>
            </w:pPr>
          </w:p>
        </w:tc>
        <w:tc>
          <w:tcPr>
            <w:tcW w:w="1509" w:type="dxa"/>
            <w:tcBorders>
              <w:top w:val="single" w:sz="4" w:space="0" w:color="00000A"/>
              <w:left w:val="single" w:sz="4" w:space="0" w:color="00000A"/>
              <w:bottom w:val="single" w:sz="4" w:space="0" w:color="00000A"/>
              <w:right w:val="single" w:sz="4" w:space="0" w:color="00000A"/>
            </w:tcBorders>
          </w:tcPr>
          <w:p w14:paraId="736F47F1" w14:textId="77777777" w:rsidR="00AC76B0" w:rsidRPr="00F75347" w:rsidRDefault="00AC76B0" w:rsidP="005851A1">
            <w:pPr>
              <w:widowControl w:val="0"/>
              <w:rPr>
                <w:rFonts w:eastAsia="Calibri"/>
                <w:color w:val="00000A"/>
                <w:sz w:val="22"/>
                <w:szCs w:val="22"/>
              </w:rPr>
            </w:pPr>
          </w:p>
        </w:tc>
      </w:tr>
      <w:tr w:rsidR="00AC76B0" w:rsidRPr="007E59D8" w14:paraId="440BA0AD" w14:textId="77777777" w:rsidTr="005851A1">
        <w:tc>
          <w:tcPr>
            <w:tcW w:w="1374"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07BA55A4" w14:textId="77777777" w:rsidR="00AC76B0" w:rsidRPr="00F75347" w:rsidRDefault="00AC76B0" w:rsidP="005851A1">
            <w:pPr>
              <w:widowControl w:val="0"/>
              <w:rPr>
                <w:rFonts w:eastAsia="Calibri"/>
                <w:color w:val="00000A"/>
                <w:sz w:val="22"/>
                <w:szCs w:val="22"/>
              </w:rPr>
            </w:pPr>
          </w:p>
        </w:tc>
        <w:tc>
          <w:tcPr>
            <w:tcW w:w="1076" w:type="dxa"/>
            <w:tcBorders>
              <w:top w:val="single" w:sz="4" w:space="0" w:color="00000A"/>
              <w:left w:val="single" w:sz="4" w:space="0" w:color="00000A"/>
              <w:bottom w:val="single" w:sz="4" w:space="0" w:color="00000A"/>
              <w:right w:val="single" w:sz="4" w:space="0" w:color="00000A"/>
            </w:tcBorders>
          </w:tcPr>
          <w:p w14:paraId="1274329F" w14:textId="77777777" w:rsidR="00AC76B0" w:rsidRPr="00F75347" w:rsidRDefault="00AC76B0" w:rsidP="005851A1">
            <w:pPr>
              <w:widowControl w:val="0"/>
              <w:rPr>
                <w:rFonts w:eastAsia="Calibri"/>
                <w:color w:val="00000A"/>
                <w:sz w:val="22"/>
                <w:szCs w:val="22"/>
              </w:rPr>
            </w:pPr>
          </w:p>
        </w:tc>
        <w:tc>
          <w:tcPr>
            <w:tcW w:w="1152"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0EC6C087" w14:textId="77777777" w:rsidR="00AC76B0" w:rsidRPr="00F75347" w:rsidRDefault="00AC76B0" w:rsidP="005851A1">
            <w:pPr>
              <w:widowControl w:val="0"/>
              <w:rPr>
                <w:rFonts w:eastAsia="Calibri"/>
                <w:color w:val="00000A"/>
                <w:sz w:val="22"/>
                <w:szCs w:val="22"/>
              </w:rPr>
            </w:pPr>
          </w:p>
        </w:tc>
        <w:tc>
          <w:tcPr>
            <w:tcW w:w="1060"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79D4A872" w14:textId="77777777" w:rsidR="00AC76B0" w:rsidRPr="00F75347" w:rsidRDefault="00AC76B0" w:rsidP="005851A1">
            <w:pPr>
              <w:widowControl w:val="0"/>
              <w:rPr>
                <w:rFonts w:eastAsia="Calibri"/>
                <w:color w:val="00000A"/>
                <w:sz w:val="22"/>
                <w:szCs w:val="22"/>
              </w:rPr>
            </w:pPr>
          </w:p>
        </w:tc>
        <w:tc>
          <w:tcPr>
            <w:tcW w:w="982"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6E4F2076" w14:textId="77777777" w:rsidR="00AC76B0" w:rsidRPr="00F75347" w:rsidRDefault="00AC76B0" w:rsidP="005851A1">
            <w:pPr>
              <w:widowControl w:val="0"/>
              <w:rPr>
                <w:rFonts w:eastAsia="Calibri"/>
                <w:color w:val="00000A"/>
                <w:sz w:val="22"/>
                <w:szCs w:val="22"/>
              </w:rPr>
            </w:pPr>
          </w:p>
        </w:tc>
        <w:tc>
          <w:tcPr>
            <w:tcW w:w="1101" w:type="dxa"/>
            <w:tcBorders>
              <w:top w:val="single" w:sz="4" w:space="0" w:color="00000A"/>
              <w:left w:val="single" w:sz="4" w:space="0" w:color="00000A"/>
              <w:bottom w:val="single" w:sz="4" w:space="0" w:color="00000A"/>
              <w:right w:val="single" w:sz="4" w:space="0" w:color="00000A"/>
            </w:tcBorders>
          </w:tcPr>
          <w:p w14:paraId="6C9D433A" w14:textId="77777777" w:rsidR="00AC76B0" w:rsidRPr="00F75347" w:rsidRDefault="00AC76B0" w:rsidP="005851A1">
            <w:pPr>
              <w:widowControl w:val="0"/>
              <w:rPr>
                <w:rFonts w:eastAsia="Calibri"/>
                <w:color w:val="00000A"/>
                <w:sz w:val="22"/>
                <w:szCs w:val="22"/>
              </w:rPr>
            </w:pPr>
          </w:p>
        </w:tc>
        <w:tc>
          <w:tcPr>
            <w:tcW w:w="1096" w:type="dxa"/>
            <w:tcBorders>
              <w:top w:val="single" w:sz="4" w:space="0" w:color="00000A"/>
              <w:left w:val="single" w:sz="4" w:space="0" w:color="00000A"/>
              <w:bottom w:val="single" w:sz="4" w:space="0" w:color="00000A"/>
              <w:right w:val="single" w:sz="4" w:space="0" w:color="00000A"/>
            </w:tcBorders>
          </w:tcPr>
          <w:p w14:paraId="68290BB8" w14:textId="77777777" w:rsidR="00AC76B0" w:rsidRPr="00F75347" w:rsidRDefault="00AC76B0" w:rsidP="005851A1">
            <w:pPr>
              <w:widowControl w:val="0"/>
              <w:rPr>
                <w:rFonts w:eastAsia="Calibri"/>
                <w:color w:val="00000A"/>
                <w:sz w:val="22"/>
                <w:szCs w:val="22"/>
              </w:rPr>
            </w:pPr>
          </w:p>
        </w:tc>
        <w:tc>
          <w:tcPr>
            <w:tcW w:w="1509" w:type="dxa"/>
            <w:tcBorders>
              <w:top w:val="single" w:sz="4" w:space="0" w:color="00000A"/>
              <w:left w:val="single" w:sz="4" w:space="0" w:color="00000A"/>
              <w:bottom w:val="single" w:sz="4" w:space="0" w:color="00000A"/>
              <w:right w:val="single" w:sz="4" w:space="0" w:color="00000A"/>
            </w:tcBorders>
          </w:tcPr>
          <w:p w14:paraId="09B3713B" w14:textId="77777777" w:rsidR="00AC76B0" w:rsidRPr="00F75347" w:rsidRDefault="00AC76B0" w:rsidP="005851A1">
            <w:pPr>
              <w:widowControl w:val="0"/>
              <w:rPr>
                <w:rFonts w:eastAsia="Calibri"/>
                <w:color w:val="00000A"/>
                <w:sz w:val="22"/>
                <w:szCs w:val="22"/>
              </w:rPr>
            </w:pPr>
          </w:p>
        </w:tc>
      </w:tr>
    </w:tbl>
    <w:p w14:paraId="0D1FE830" w14:textId="77777777" w:rsidR="00AC76B0" w:rsidRPr="00F75347" w:rsidRDefault="00AC76B0" w:rsidP="00AC76B0">
      <w:pPr>
        <w:divId w:val="3768706600"/>
        <w:rPr>
          <w:rFonts w:eastAsia="Calibri"/>
          <w:b/>
          <w:color w:val="00000A"/>
          <w:sz w:val="22"/>
          <w:szCs w:val="22"/>
        </w:rPr>
      </w:pPr>
      <w:r w:rsidRPr="00F75347">
        <w:rPr>
          <w:rFonts w:eastAsia="Calibri"/>
          <w:b/>
          <w:color w:val="00000A"/>
          <w:sz w:val="22"/>
          <w:szCs w:val="22"/>
        </w:rPr>
        <w:t>Cloud Service Payment</w:t>
      </w:r>
    </w:p>
    <w:p w14:paraId="5C5A7AF4" w14:textId="162BC925" w:rsidR="00AC76B0" w:rsidRPr="00522CC1" w:rsidRDefault="00AC76B0" w:rsidP="004334D8">
      <w:pPr>
        <w:pStyle w:val="NormalItalics"/>
        <w:rPr>
          <w:sz w:val="22"/>
          <w:szCs w:val="22"/>
        </w:rPr>
      </w:pPr>
    </w:p>
    <w:p w14:paraId="203B5649" w14:textId="26740B4C" w:rsidR="004B0D7B" w:rsidRPr="00F75347" w:rsidRDefault="004B0D7B" w:rsidP="002A71A9">
      <w:pPr>
        <w:pStyle w:val="NormalItalics"/>
        <w:divId w:val="3768706601"/>
        <w:rPr>
          <w:b/>
          <w:bCs/>
          <w:i w:val="0"/>
          <w:sz w:val="22"/>
          <w:szCs w:val="22"/>
        </w:rPr>
      </w:pPr>
      <w:r w:rsidRPr="00F75347">
        <w:rPr>
          <w:b/>
          <w:bCs/>
          <w:i w:val="0"/>
          <w:sz w:val="22"/>
          <w:szCs w:val="22"/>
        </w:rPr>
        <w:t>Pricing</w:t>
      </w:r>
    </w:p>
    <w:p w14:paraId="724DAE7D" w14:textId="559DC27F" w:rsidR="002A71A9" w:rsidRPr="00F75347" w:rsidRDefault="002A71A9" w:rsidP="002A71A9">
      <w:pPr>
        <w:pStyle w:val="NormalItalics"/>
        <w:divId w:val="3768706602"/>
        <w:rPr>
          <w:i w:val="0"/>
          <w:sz w:val="22"/>
          <w:szCs w:val="22"/>
        </w:rPr>
      </w:pPr>
      <w:r w:rsidRPr="00F75347">
        <w:rPr>
          <w:i w:val="0"/>
          <w:sz w:val="22"/>
          <w:szCs w:val="22"/>
        </w:rPr>
        <w:t xml:space="preserve">If applicable, </w:t>
      </w:r>
      <w:r w:rsidR="002E7B8E" w:rsidRPr="00F75347">
        <w:rPr>
          <w:i w:val="0"/>
          <w:sz w:val="22"/>
          <w:szCs w:val="22"/>
        </w:rPr>
        <w:t>IBM</w:t>
      </w:r>
      <w:r w:rsidRPr="00F75347">
        <w:rPr>
          <w:i w:val="0"/>
          <w:sz w:val="22"/>
          <w:szCs w:val="22"/>
        </w:rPr>
        <w:t xml:space="preserve"> will receive a minimum discount of </w:t>
      </w:r>
      <w:r w:rsidRPr="00F75347">
        <w:rPr>
          <w:i w:val="0"/>
          <w:sz w:val="22"/>
          <w:szCs w:val="22"/>
          <w:highlight w:val="yellow"/>
        </w:rPr>
        <w:t>X</w:t>
      </w:r>
      <w:r w:rsidRPr="00F75347">
        <w:rPr>
          <w:i w:val="0"/>
          <w:sz w:val="22"/>
          <w:szCs w:val="22"/>
        </w:rPr>
        <w:t xml:space="preserve"> percent off Supplier’s then current list price for the Cloud Services, for each Deliverable and/or other Services. </w:t>
      </w:r>
      <w:r w:rsidR="002E7B8E" w:rsidRPr="00F75347">
        <w:rPr>
          <w:i w:val="0"/>
          <w:sz w:val="22"/>
          <w:szCs w:val="22"/>
        </w:rPr>
        <w:t>IBM</w:t>
      </w:r>
      <w:r w:rsidRPr="00F75347">
        <w:rPr>
          <w:i w:val="0"/>
          <w:sz w:val="22"/>
          <w:szCs w:val="22"/>
        </w:rPr>
        <w:t xml:space="preserve"> will contact Supplier for large volume or competitive bid purchases; Supplier will consider this a special negotiated bid situation and will work with the </w:t>
      </w:r>
      <w:r w:rsidR="002E7B8E" w:rsidRPr="00F75347">
        <w:rPr>
          <w:i w:val="0"/>
          <w:sz w:val="22"/>
          <w:szCs w:val="22"/>
        </w:rPr>
        <w:t>IBM</w:t>
      </w:r>
      <w:r w:rsidRPr="00F75347">
        <w:rPr>
          <w:i w:val="0"/>
          <w:sz w:val="22"/>
          <w:szCs w:val="22"/>
        </w:rPr>
        <w:t xml:space="preserve"> to determine and propose pricing appropriate to the sales engagement. </w:t>
      </w:r>
    </w:p>
    <w:p w14:paraId="292BE27B" w14:textId="408DB5E1" w:rsidR="002A71A9" w:rsidRPr="00F75347" w:rsidRDefault="002A71A9" w:rsidP="002A71A9">
      <w:pPr>
        <w:pStyle w:val="NormalItalics"/>
        <w:divId w:val="3768706603"/>
        <w:rPr>
          <w:i w:val="0"/>
          <w:sz w:val="22"/>
          <w:szCs w:val="22"/>
        </w:rPr>
      </w:pPr>
      <w:r w:rsidRPr="00F75347">
        <w:rPr>
          <w:i w:val="0"/>
          <w:sz w:val="22"/>
          <w:szCs w:val="22"/>
        </w:rPr>
        <w:t xml:space="preserve">If requested by </w:t>
      </w:r>
      <w:r w:rsidR="002E7B8E" w:rsidRPr="00F75347">
        <w:rPr>
          <w:i w:val="0"/>
          <w:sz w:val="22"/>
          <w:szCs w:val="22"/>
        </w:rPr>
        <w:t>IBM</w:t>
      </w:r>
      <w:r w:rsidRPr="00F75347">
        <w:rPr>
          <w:i w:val="0"/>
          <w:sz w:val="22"/>
          <w:szCs w:val="22"/>
        </w:rPr>
        <w:t>, the parties will meet on a quarterly basis or as agreed, to discuss price reduction opportunities, reconciliation requirements, measurements or any other issues as deemed necessary by either party.</w:t>
      </w:r>
    </w:p>
    <w:bookmarkEnd w:id="62"/>
    <w:p w14:paraId="139C3FE9" w14:textId="77777777" w:rsidR="002A71A9" w:rsidRPr="00F75347" w:rsidRDefault="002A71A9" w:rsidP="002A71A9">
      <w:pPr>
        <w:autoSpaceDE w:val="0"/>
        <w:autoSpaceDN w:val="0"/>
        <w:adjustRightInd w:val="0"/>
        <w:spacing w:after="0"/>
        <w:rPr>
          <w:sz w:val="22"/>
          <w:szCs w:val="22"/>
        </w:rPr>
      </w:pPr>
    </w:p>
    <w:p w14:paraId="09A62CD7" w14:textId="717D3161" w:rsidR="007D0219" w:rsidRPr="00F75347" w:rsidRDefault="007D0219" w:rsidP="007D0219">
      <w:pPr>
        <w:divId w:val="3768706604"/>
        <w:rPr>
          <w:sz w:val="22"/>
          <w:szCs w:val="22"/>
        </w:rPr>
      </w:pPr>
      <w:r w:rsidRPr="00F75347">
        <w:rPr>
          <w:rStyle w:val="AttachmentFirstParagraphHeaderChar"/>
          <w:sz w:val="22"/>
          <w:szCs w:val="22"/>
        </w:rPr>
        <w:t>Subscription Term</w:t>
      </w:r>
      <w:r w:rsidRPr="00F75347">
        <w:rPr>
          <w:b/>
          <w:sz w:val="22"/>
          <w:szCs w:val="22"/>
        </w:rPr>
        <w:t xml:space="preserve">: </w:t>
      </w:r>
      <w:r w:rsidRPr="00F75347">
        <w:rPr>
          <w:sz w:val="22"/>
          <w:szCs w:val="22"/>
        </w:rPr>
        <w:t xml:space="preserve">The initial Subscription Term is &lt;enter time period &gt;. </w:t>
      </w:r>
    </w:p>
    <w:bookmarkEnd w:id="60"/>
    <w:p w14:paraId="6F295E65" w14:textId="77777777" w:rsidR="008E058E" w:rsidRPr="00F75347" w:rsidRDefault="008E058E" w:rsidP="007D0219">
      <w:pPr>
        <w:rPr>
          <w:color w:val="7030A0"/>
          <w:sz w:val="22"/>
          <w:szCs w:val="22"/>
        </w:rPr>
      </w:pPr>
    </w:p>
    <w:p w14:paraId="4712E256" w14:textId="76FD516B" w:rsidR="007D0219" w:rsidRPr="00F75347" w:rsidRDefault="007D0219" w:rsidP="007D0219">
      <w:pPr>
        <w:divId w:val="3768706605"/>
        <w:rPr>
          <w:i/>
          <w:color w:val="7030A0"/>
          <w:sz w:val="22"/>
          <w:szCs w:val="22"/>
        </w:rPr>
      </w:pPr>
      <w:r w:rsidRPr="00F75347">
        <w:rPr>
          <w:color w:val="7030A0"/>
          <w:sz w:val="22"/>
          <w:szCs w:val="22"/>
        </w:rPr>
        <w:t>***************</w:t>
      </w:r>
      <w:r w:rsidRPr="00F75347">
        <w:rPr>
          <w:i/>
          <w:color w:val="7030A0"/>
          <w:sz w:val="22"/>
          <w:szCs w:val="22"/>
        </w:rPr>
        <w:t>End of Cloud Services Section</w:t>
      </w:r>
    </w:p>
    <w:p w14:paraId="3A81D9DB" w14:textId="77777777" w:rsidR="007D0219" w:rsidRPr="00F75347" w:rsidRDefault="00EF6F16" w:rsidP="00AE3DB1">
      <w:pPr>
        <w:spacing w:after="0"/>
        <w:divId w:val="3768706606"/>
        <w:rPr>
          <w:b/>
          <w:sz w:val="22"/>
          <w:szCs w:val="22"/>
        </w:rPr>
      </w:pPr>
      <w:r w:rsidRPr="00F75347">
        <w:rPr>
          <w:b/>
          <w:sz w:val="22"/>
          <w:szCs w:val="22"/>
        </w:rPr>
        <w:t>Goods</w:t>
      </w:r>
    </w:p>
    <w:p w14:paraId="228F6D85" w14:textId="6FC3CFCF" w:rsidR="00EF6F16" w:rsidRDefault="00EF6F16" w:rsidP="007D0219">
      <w:pPr>
        <w:divId w:val="3768706607"/>
        <w:rPr>
          <w:b/>
          <w:i/>
          <w:color w:val="7030A0"/>
          <w:sz w:val="22"/>
          <w:szCs w:val="22"/>
          <w:u w:val="single"/>
        </w:rPr>
      </w:pPr>
      <w:r w:rsidRPr="00F75347">
        <w:rPr>
          <w:i/>
          <w:color w:val="7030A0"/>
          <w:sz w:val="22"/>
          <w:szCs w:val="22"/>
        </w:rPr>
        <w:t xml:space="preserve">Use </w:t>
      </w:r>
      <w:r w:rsidR="00AE3DB1" w:rsidRPr="00F75347">
        <w:rPr>
          <w:i/>
          <w:color w:val="7030A0"/>
          <w:sz w:val="22"/>
          <w:szCs w:val="22"/>
        </w:rPr>
        <w:t>this</w:t>
      </w:r>
      <w:r w:rsidRPr="00F75347">
        <w:rPr>
          <w:i/>
          <w:color w:val="7030A0"/>
          <w:sz w:val="22"/>
          <w:szCs w:val="22"/>
        </w:rPr>
        <w:t xml:space="preserve"> section if you are purchasing </w:t>
      </w:r>
      <w:r w:rsidRPr="00F75347">
        <w:rPr>
          <w:b/>
          <w:i/>
          <w:color w:val="7030A0"/>
          <w:sz w:val="22"/>
          <w:szCs w:val="22"/>
        </w:rPr>
        <w:t>Goods</w:t>
      </w:r>
      <w:r w:rsidR="00C533C6" w:rsidRPr="00863925">
        <w:rPr>
          <w:b/>
          <w:i/>
          <w:color w:val="7030A0"/>
          <w:sz w:val="22"/>
          <w:szCs w:val="22"/>
        </w:rPr>
        <w:t xml:space="preserve"> for Production Procurement</w:t>
      </w:r>
      <w:r w:rsidRPr="00863925">
        <w:rPr>
          <w:i/>
          <w:color w:val="7030A0"/>
          <w:sz w:val="22"/>
          <w:szCs w:val="22"/>
        </w:rPr>
        <w:t xml:space="preserve"> and</w:t>
      </w:r>
      <w:r w:rsidR="00C533C6" w:rsidRPr="00863925">
        <w:rPr>
          <w:i/>
          <w:color w:val="7030A0"/>
          <w:sz w:val="22"/>
          <w:szCs w:val="22"/>
        </w:rPr>
        <w:t>/or</w:t>
      </w:r>
      <w:r w:rsidRPr="00863925">
        <w:rPr>
          <w:i/>
          <w:color w:val="7030A0"/>
          <w:sz w:val="22"/>
          <w:szCs w:val="22"/>
        </w:rPr>
        <w:t xml:space="preserve"> you would have normal</w:t>
      </w:r>
      <w:r w:rsidR="00AE3DB1" w:rsidRPr="00863925">
        <w:rPr>
          <w:i/>
          <w:color w:val="7030A0"/>
          <w:sz w:val="22"/>
          <w:szCs w:val="22"/>
        </w:rPr>
        <w:t>ly use</w:t>
      </w:r>
      <w:r w:rsidR="003313F4" w:rsidRPr="00863925">
        <w:rPr>
          <w:i/>
          <w:color w:val="7030A0"/>
          <w:sz w:val="22"/>
          <w:szCs w:val="22"/>
        </w:rPr>
        <w:t>d</w:t>
      </w:r>
      <w:r w:rsidRPr="00863925">
        <w:rPr>
          <w:i/>
          <w:color w:val="7030A0"/>
          <w:sz w:val="22"/>
          <w:szCs w:val="22"/>
        </w:rPr>
        <w:t xml:space="preserve"> the </w:t>
      </w:r>
      <w:r w:rsidRPr="00863925">
        <w:rPr>
          <w:b/>
          <w:i/>
          <w:color w:val="7030A0"/>
          <w:sz w:val="22"/>
          <w:szCs w:val="22"/>
        </w:rPr>
        <w:t>P_GA_SOW</w:t>
      </w:r>
      <w:r w:rsidR="00F75347" w:rsidRPr="00F75347">
        <w:rPr>
          <w:b/>
          <w:i/>
          <w:color w:val="7030A0"/>
          <w:sz w:val="22"/>
          <w:szCs w:val="22"/>
        </w:rPr>
        <w:t>.</w:t>
      </w:r>
      <w:r w:rsidR="00F75347" w:rsidRPr="00F75347">
        <w:rPr>
          <w:bCs/>
          <w:i/>
          <w:color w:val="7030A0"/>
          <w:sz w:val="22"/>
          <w:szCs w:val="22"/>
        </w:rPr>
        <w:t xml:space="preserve"> </w:t>
      </w:r>
      <w:r w:rsidR="00F75347" w:rsidRPr="00533A9A">
        <w:rPr>
          <w:bCs/>
          <w:i/>
          <w:color w:val="7030A0"/>
          <w:sz w:val="22"/>
          <w:szCs w:val="22"/>
        </w:rPr>
        <w:t>If you are purchasing Goods that do not fall under Production Procurement, use the below clauses only if applicable.</w:t>
      </w:r>
    </w:p>
    <w:p w14:paraId="535BF634" w14:textId="583AF4D6" w:rsidR="002B7B61" w:rsidRPr="00863925" w:rsidRDefault="00AE3DB1" w:rsidP="00863925">
      <w:pPr>
        <w:pStyle w:val="AttachmentFirstParagraphHeader"/>
        <w:divId w:val="3768706608"/>
        <w:rPr>
          <w:sz w:val="22"/>
          <w:szCs w:val="22"/>
        </w:rPr>
      </w:pPr>
      <w:bookmarkStart w:id="63" w:name="_Hlk67575862"/>
      <w:r w:rsidRPr="00863925">
        <w:rPr>
          <w:sz w:val="22"/>
          <w:szCs w:val="22"/>
        </w:rPr>
        <w:t>Product Specifications &amp; Certifications</w:t>
      </w:r>
      <w:bookmarkStart w:id="64" w:name="CTS_140e8fac6cee4dffa45800c7806fe5f8"/>
      <w:bookmarkEnd w:id="64"/>
    </w:p>
    <w:p w14:paraId="477EAC12" w14:textId="77777777" w:rsidR="0027747E" w:rsidRPr="0027747E" w:rsidRDefault="0027747E" w:rsidP="00763A6D">
      <w:pPr>
        <w:pStyle w:val="Attachment2ndParagraphHeader"/>
        <w:divId w:val="3768706609"/>
        <w:rPr>
          <w:sz w:val="22"/>
          <w:szCs w:val="22"/>
        </w:rPr>
      </w:pPr>
      <w:bookmarkStart w:id="65" w:name="_Hlk97891887"/>
      <w:bookmarkEnd w:id="63"/>
      <w:r w:rsidRPr="0027747E">
        <w:rPr>
          <w:sz w:val="22"/>
          <w:szCs w:val="22"/>
        </w:rPr>
        <w:t>Environmental and Safety Protection</w:t>
      </w:r>
    </w:p>
    <w:p w14:paraId="619C0A8D" w14:textId="77777777" w:rsidR="0027747E" w:rsidRDefault="0027747E" w:rsidP="0027747E">
      <w:pPr>
        <w:divId w:val="3768706610"/>
        <w:rPr>
          <w:bCs/>
          <w:sz w:val="22"/>
          <w:szCs w:val="22"/>
        </w:rPr>
      </w:pPr>
      <w:r>
        <w:rPr>
          <w:bCs/>
          <w:sz w:val="22"/>
          <w:szCs w:val="22"/>
        </w:rPr>
        <w:t>Supplier represents and warrants that Supplier and Supplier’s deliverables (“Deliverables”) comply, and shall continue to comply, with all Environmental Laws and IBM Specifications (as defined below).</w:t>
      </w:r>
    </w:p>
    <w:p w14:paraId="3A4D9F29" w14:textId="24C92423" w:rsidR="0027747E" w:rsidRPr="00763A6D" w:rsidRDefault="0027747E" w:rsidP="00763A6D">
      <w:pPr>
        <w:pStyle w:val="Attachment2ndParagraphHeader"/>
        <w:divId w:val="3768706611"/>
        <w:rPr>
          <w:b w:val="0"/>
          <w:sz w:val="22"/>
          <w:szCs w:val="22"/>
        </w:rPr>
      </w:pPr>
      <w:r w:rsidRPr="00763A6D">
        <w:rPr>
          <w:sz w:val="22"/>
          <w:szCs w:val="22"/>
        </w:rPr>
        <w:t xml:space="preserve">Compliance with Environmental Laws  </w:t>
      </w:r>
    </w:p>
    <w:p w14:paraId="4EDFBCDD" w14:textId="77777777" w:rsidR="0027747E" w:rsidRDefault="0027747E" w:rsidP="0027747E">
      <w:pPr>
        <w:divId w:val="3768706612"/>
        <w:rPr>
          <w:sz w:val="22"/>
          <w:szCs w:val="22"/>
        </w:rPr>
      </w:pPr>
      <w:r>
        <w:rPr>
          <w:sz w:val="22"/>
          <w:szCs w:val="22"/>
        </w:rPr>
        <w:t xml:space="preserve">Supplier is solely responsible for complying with all Environmental Laws in jurisdiction(s) where the Deliverables are manufactured, and that restrict, regulate or otherwise govern Buyer's direct or indirect import, export, sale or other distribution of a product that is or contains Supplier's Products or Deliverables. "Environmental Laws" means the laws, rules and regulations of the relevant jurisdiction, country, or country group that relate to environmental matters, including without limitation material restrictions, material bans, product labeling, availability of product environmental information, energy efficiency, end-of-life product take back or disposal, packaging, batteries and other similar requirements, including, but not limited to, for example, Regulation EC/1907/2006 concerning the Registration, Evaluation, Authorization and Restriction of Chemicals (REACH), and those laws of the European Union member states that implement Directive 2012/19/EU on waste electrical and electronic equipment (WEEE); Directive 2011/65/EU regarding restriction of the use of certain hazardous substances (RoHS) in electrical and electronic equipment; and Directive 2009/125/EC of the European Parliament and of the Council of 21 October 2009, establishing a framework for the setting of </w:t>
      </w:r>
      <w:proofErr w:type="spellStart"/>
      <w:r>
        <w:rPr>
          <w:sz w:val="22"/>
          <w:szCs w:val="22"/>
        </w:rPr>
        <w:t>ecodesign</w:t>
      </w:r>
      <w:proofErr w:type="spellEnd"/>
      <w:r>
        <w:rPr>
          <w:sz w:val="22"/>
          <w:szCs w:val="22"/>
        </w:rPr>
        <w:t xml:space="preserve"> requirements for energy-related products and its implementing  measures.</w:t>
      </w:r>
    </w:p>
    <w:p w14:paraId="785D435F" w14:textId="537C29DB" w:rsidR="0027747E" w:rsidRPr="0027747E" w:rsidRDefault="0027747E" w:rsidP="00763A6D">
      <w:pPr>
        <w:pStyle w:val="Attachment2ndParagraphHeader"/>
        <w:divId w:val="3768706613"/>
        <w:rPr>
          <w:bCs/>
          <w:sz w:val="22"/>
          <w:szCs w:val="22"/>
        </w:rPr>
      </w:pPr>
      <w:r w:rsidRPr="0027747E">
        <w:rPr>
          <w:rFonts w:cs="Times New Roman"/>
          <w:sz w:val="22"/>
          <w:szCs w:val="22"/>
        </w:rPr>
        <w:t>Compliance with IBM Specifications</w:t>
      </w:r>
    </w:p>
    <w:p w14:paraId="2CEE9297" w14:textId="5E50D5BD" w:rsidR="0027747E" w:rsidRDefault="0027747E" w:rsidP="0027747E">
      <w:pPr>
        <w:divId w:val="3768706614"/>
        <w:rPr>
          <w:sz w:val="22"/>
          <w:szCs w:val="22"/>
        </w:rPr>
      </w:pPr>
      <w:r>
        <w:rPr>
          <w:sz w:val="22"/>
          <w:szCs w:val="22"/>
        </w:rPr>
        <w:t>Supplier is solely responsible for complying with all specifications listed at IBM’s Global Procurement Information for Suppliers website (</w:t>
      </w:r>
      <w:r w:rsidR="00000000">
        <w:fldChar w:fldCharType="begin"/>
      </w:r>
      <w:r w:rsidR="00000000">
        <w:instrText xml:space="preserve"> HYPERLINK "https://www.ibm.com/procurement/ossi" </w:instrText>
      </w:r>
      <w:ins w:id="66" w:author="Mariana Lomeli" w:date="2022-10-14T12:02:00Z"/>
      <w:r w:rsidR="00000000">
        <w:fldChar w:fldCharType="separate"/>
      </w:r>
      <w:r>
        <w:rPr>
          <w:rStyle w:val="Hipervnculo"/>
          <w:sz w:val="22"/>
          <w:szCs w:val="22"/>
        </w:rPr>
        <w:t>https://www.ibm.com/procurement/ossi</w:t>
      </w:r>
      <w:r w:rsidR="00000000">
        <w:rPr>
          <w:rStyle w:val="Hipervnculo"/>
          <w:sz w:val="22"/>
          <w:szCs w:val="22"/>
        </w:rPr>
        <w:fldChar w:fldCharType="end"/>
      </w:r>
      <w:r>
        <w:rPr>
          <w:sz w:val="22"/>
          <w:szCs w:val="22"/>
        </w:rPr>
        <w:t>), unless specified otherwise in an SOW or other supplement to this agreement (the “IBM Specifications”), including IBM Environmental Engineering Specifications 46G3772, and either 53P6233 or 97P3864.</w:t>
      </w:r>
    </w:p>
    <w:p w14:paraId="577A8717" w14:textId="5D5E99E9" w:rsidR="0027747E" w:rsidRPr="0027747E" w:rsidRDefault="0027747E" w:rsidP="00763A6D">
      <w:pPr>
        <w:pStyle w:val="Attachment2ndParagraphHeader"/>
        <w:divId w:val="3768706615"/>
        <w:rPr>
          <w:sz w:val="22"/>
          <w:szCs w:val="22"/>
        </w:rPr>
      </w:pPr>
      <w:r w:rsidRPr="0027747E">
        <w:rPr>
          <w:rFonts w:cs="Times New Roman"/>
          <w:sz w:val="22"/>
          <w:szCs w:val="22"/>
        </w:rPr>
        <w:t>Evidence of Compliance</w:t>
      </w:r>
    </w:p>
    <w:p w14:paraId="129D6E33" w14:textId="77777777" w:rsidR="0027747E" w:rsidRDefault="0027747E" w:rsidP="0027747E">
      <w:pPr>
        <w:divId w:val="3768706616"/>
        <w:rPr>
          <w:sz w:val="22"/>
          <w:szCs w:val="22"/>
        </w:rPr>
      </w:pPr>
      <w:r>
        <w:rPr>
          <w:sz w:val="22"/>
          <w:szCs w:val="22"/>
        </w:rPr>
        <w:t>When requested by Buyer, Supplier shall provide evidence of compliance with the legal requirements resulting from its obligations above (including, but not limited to labeling,</w:t>
      </w:r>
      <w:r>
        <w:rPr>
          <w:b/>
          <w:bCs/>
          <w:sz w:val="22"/>
          <w:szCs w:val="22"/>
        </w:rPr>
        <w:t xml:space="preserve"> </w:t>
      </w:r>
      <w:r>
        <w:rPr>
          <w:sz w:val="22"/>
          <w:szCs w:val="22"/>
        </w:rPr>
        <w:t>information, registration</w:t>
      </w:r>
      <w:r>
        <w:rPr>
          <w:b/>
          <w:bCs/>
          <w:sz w:val="22"/>
          <w:szCs w:val="22"/>
        </w:rPr>
        <w:t>,</w:t>
      </w:r>
      <w:r>
        <w:rPr>
          <w:sz w:val="22"/>
          <w:szCs w:val="22"/>
        </w:rPr>
        <w:t xml:space="preserve"> end-of-life product take back and recycling obligations, absence of restricted or banned substances, and other similar requirements) by suitable means, and shall assist Buyer with any reporting obligations related to a product which is or contains Supplier’s Products or Deliverables. Supplier certifies that the information and data provided in accordance with the foregoing, as well as any other information or data provided in accordance with any applicable IBM Specifications, is accurate, true and complete.</w:t>
      </w:r>
    </w:p>
    <w:p w14:paraId="5482D2E8" w14:textId="5E24AA0C" w:rsidR="00763A6D" w:rsidRPr="00533A9A" w:rsidRDefault="0027747E" w:rsidP="00763A6D">
      <w:pPr>
        <w:divId w:val="3768706617"/>
        <w:rPr>
          <w:i/>
          <w:iCs/>
          <w:color w:val="7030A0"/>
          <w:sz w:val="22"/>
          <w:szCs w:val="22"/>
        </w:rPr>
      </w:pPr>
      <w:r>
        <w:rPr>
          <w:i/>
          <w:iCs/>
          <w:color w:val="7030A0"/>
          <w:sz w:val="22"/>
          <w:szCs w:val="22"/>
        </w:rPr>
        <w:t xml:space="preserve">Any transaction where IBM will act as the “Importer of Record” of Suppliers’ Deliverables must also include as an attachment the </w:t>
      </w:r>
      <w:r>
        <w:rPr>
          <w:b/>
          <w:bCs/>
          <w:i/>
          <w:iCs/>
          <w:color w:val="7030A0"/>
          <w:sz w:val="22"/>
          <w:szCs w:val="22"/>
        </w:rPr>
        <w:t>P_DSP Product Safety and Environmental Compliance Amendment</w:t>
      </w:r>
      <w:r>
        <w:rPr>
          <w:i/>
          <w:iCs/>
          <w:color w:val="7030A0"/>
          <w:sz w:val="22"/>
          <w:szCs w:val="22"/>
        </w:rPr>
        <w:t xml:space="preserve"> that can be found </w:t>
      </w:r>
      <w:r w:rsidR="00763A6D" w:rsidRPr="00D47F3C">
        <w:rPr>
          <w:rFonts w:eastAsia="Calibri"/>
          <w:b/>
          <w:color w:val="7030A0"/>
          <w:sz w:val="22"/>
          <w:szCs w:val="22"/>
        </w:rPr>
        <w:t xml:space="preserve">DSP Product Safety and Environmental Compliance </w:t>
      </w:r>
      <w:r w:rsidR="00000000">
        <w:fldChar w:fldCharType="begin"/>
      </w:r>
      <w:r w:rsidR="00000000">
        <w:instrText xml:space="preserve"> HYPERLINK "https://ibm.ent.box.com/file/856484666366?s=9cylziz6d0tf4aop7kx81opd3wuae7ml" </w:instrText>
      </w:r>
      <w:ins w:id="67" w:author="Mariana Lomeli" w:date="2022-10-14T12:02:00Z"/>
      <w:r w:rsidR="00000000">
        <w:fldChar w:fldCharType="separate"/>
      </w:r>
      <w:r w:rsidR="00763A6D" w:rsidRPr="008E706B">
        <w:rPr>
          <w:rStyle w:val="Hipervnculo"/>
          <w:rFonts w:eastAsia="Calibri"/>
          <w:bCs/>
          <w:sz w:val="22"/>
          <w:szCs w:val="22"/>
          <w:lang w:val="en-IE"/>
        </w:rPr>
        <w:t>https://ibm.ent.box.com/file/856484666366?s=9cylziz6d0tf4aop7kx81opd3wuae7ml</w:t>
      </w:r>
      <w:r w:rsidR="00000000">
        <w:rPr>
          <w:rStyle w:val="Hipervnculo"/>
          <w:rFonts w:eastAsia="Calibri"/>
          <w:bCs/>
          <w:sz w:val="22"/>
          <w:szCs w:val="22"/>
          <w:lang w:val="en-IE"/>
        </w:rPr>
        <w:fldChar w:fldCharType="end"/>
      </w:r>
    </w:p>
    <w:p w14:paraId="31ECB3BB" w14:textId="77777777" w:rsidR="00763A6D" w:rsidRPr="001070BD" w:rsidRDefault="00763A6D" w:rsidP="00763A6D">
      <w:pPr>
        <w:pStyle w:val="AttachmentFirstParagraphHeader"/>
        <w:divId w:val="3768706618"/>
        <w:rPr>
          <w:sz w:val="22"/>
          <w:szCs w:val="22"/>
        </w:rPr>
      </w:pPr>
      <w:bookmarkStart w:id="68" w:name="_Hlk97891995"/>
      <w:bookmarkStart w:id="69" w:name="CLAUSE_cf0b7426b51e4002aade583815bf253a"/>
      <w:bookmarkEnd w:id="65"/>
      <w:r w:rsidRPr="009E66EE">
        <w:rPr>
          <w:sz w:val="22"/>
          <w:szCs w:val="22"/>
        </w:rPr>
        <w:t>Product Unique Terms</w:t>
      </w:r>
      <w:bookmarkStart w:id="70" w:name="CTS_cf0b7426b51e4002aade583815bf253a"/>
      <w:bookmarkEnd w:id="70"/>
    </w:p>
    <w:p w14:paraId="4D541D62" w14:textId="19414110" w:rsidR="00763A6D" w:rsidRDefault="00763A6D" w:rsidP="00763A6D">
      <w:pPr>
        <w:divId w:val="3768706619"/>
      </w:pPr>
      <w:r>
        <w:rPr>
          <w:rFonts w:eastAsia="Calibri"/>
          <w:i/>
          <w:color w:val="7030A0"/>
          <w:sz w:val="22"/>
          <w:szCs w:val="22"/>
        </w:rPr>
        <w:t>Below Section is Optional. Delete if not required.</w:t>
      </w:r>
    </w:p>
    <w:p w14:paraId="0CBF7721" w14:textId="77777777" w:rsidR="003A201A" w:rsidRPr="0054280C" w:rsidRDefault="003A201A" w:rsidP="003A201A">
      <w:pPr>
        <w:pStyle w:val="Attachment2ndParagraphHeader"/>
        <w:divId w:val="3768706620"/>
        <w:rPr>
          <w:b w:val="0"/>
          <w:sz w:val="22"/>
          <w:szCs w:val="22"/>
        </w:rPr>
      </w:pPr>
      <w:r w:rsidRPr="0054280C">
        <w:rPr>
          <w:rFonts w:cs="Times New Roman"/>
          <w:sz w:val="22"/>
          <w:szCs w:val="22"/>
        </w:rPr>
        <w:t>Frequent Product/Price Changes:</w:t>
      </w:r>
    </w:p>
    <w:p w14:paraId="2849F452" w14:textId="77777777" w:rsidR="003A201A" w:rsidRPr="00763A6D" w:rsidRDefault="003A201A" w:rsidP="003A201A">
      <w:pPr>
        <w:autoSpaceDE w:val="0"/>
        <w:autoSpaceDN w:val="0"/>
        <w:divId w:val="3768706621"/>
        <w:rPr>
          <w:rFonts w:eastAsia="Calibri"/>
          <w:sz w:val="22"/>
          <w:szCs w:val="22"/>
        </w:rPr>
      </w:pPr>
      <w:r w:rsidRPr="00763A6D">
        <w:rPr>
          <w:rFonts w:eastAsia="Calibri"/>
          <w:sz w:val="22"/>
          <w:szCs w:val="22"/>
        </w:rPr>
        <w:lastRenderedPageBreak/>
        <w:t xml:space="preserve">The parties agree that part numbers, relevant descriptions, Prices, delivery terms, Lead Times and other Product specific terms not specifically addressed by this SOW shall be determined pursuant to the following process: (i) Buyer will issue a RFx, email, price file, and/or an EC request to the Supplier for the affected Products, including relevant specifications and other requirements; (ii) Supplier shall respond to such RFx’s, email, price file, and EC requests with a quote; (iii) if Buyer agrees to the Supplier quote, then Buyer will notify Supplier of its acceptance of such Supplier quote in writing or by the issuance of a revised WA and updates to Buyer's procurement internet portal. Such part numbers, descriptions, Prices, delivery terms, Lead Times and other terms are incorporated herein by the Agreements </w:t>
      </w:r>
      <w:proofErr w:type="gramStart"/>
      <w:r w:rsidRPr="00763A6D">
        <w:rPr>
          <w:rFonts w:eastAsia="Calibri"/>
          <w:sz w:val="22"/>
          <w:szCs w:val="22"/>
        </w:rPr>
        <w:t>referenced, and</w:t>
      </w:r>
      <w:proofErr w:type="gramEnd"/>
      <w:r w:rsidRPr="00763A6D">
        <w:rPr>
          <w:rFonts w:eastAsia="Calibri"/>
          <w:sz w:val="22"/>
          <w:szCs w:val="22"/>
        </w:rPr>
        <w:t xml:space="preserve"> will not affect any of the other Products (not subject to change pursuant to the process) in any manner, unless a specific Product is identified in the RFx email, excel file and/or the EC as a replacement or change to an existing Product.</w:t>
      </w:r>
    </w:p>
    <w:bookmarkEnd w:id="68"/>
    <w:p w14:paraId="21326AD0" w14:textId="77777777" w:rsidR="00D47F3C" w:rsidRDefault="00D47F3C" w:rsidP="00D47F3C">
      <w:pPr>
        <w:pStyle w:val="IBMBody"/>
        <w:divId w:val="3768706622"/>
        <w:rPr>
          <w:i/>
          <w:iCs/>
          <w:color w:val="7030A0"/>
          <w:sz w:val="22"/>
          <w:szCs w:val="22"/>
        </w:rPr>
      </w:pPr>
      <w:r w:rsidRPr="001070BD">
        <w:rPr>
          <w:b/>
          <w:bCs/>
          <w:i/>
          <w:iCs/>
          <w:color w:val="7030A0"/>
          <w:sz w:val="22"/>
          <w:szCs w:val="22"/>
        </w:rPr>
        <w:t>Note</w:t>
      </w:r>
      <w:r w:rsidRPr="1B732DCD">
        <w:rPr>
          <w:i/>
          <w:iCs/>
          <w:color w:val="7030A0"/>
          <w:sz w:val="22"/>
          <w:szCs w:val="22"/>
        </w:rPr>
        <w:t>: Product Unique Terms are referred to</w:t>
      </w:r>
      <w:r>
        <w:rPr>
          <w:i/>
          <w:iCs/>
          <w:color w:val="7030A0"/>
          <w:sz w:val="22"/>
          <w:szCs w:val="22"/>
        </w:rPr>
        <w:t xml:space="preserve"> in</w:t>
      </w:r>
      <w:r w:rsidRPr="1B732DCD">
        <w:rPr>
          <w:i/>
          <w:iCs/>
          <w:color w:val="7030A0"/>
          <w:sz w:val="22"/>
          <w:szCs w:val="22"/>
        </w:rPr>
        <w:t xml:space="preserve"> the Product Unique Attachment</w:t>
      </w:r>
    </w:p>
    <w:p w14:paraId="26385EA4" w14:textId="77777777" w:rsidR="00D47F3C" w:rsidRDefault="00D47F3C" w:rsidP="00D47F3C">
      <w:pPr>
        <w:divId w:val="3768706623"/>
        <w:rPr>
          <w:rFonts w:eastAsia="Calibri"/>
          <w:i/>
          <w:color w:val="7030A0"/>
          <w:sz w:val="22"/>
          <w:szCs w:val="22"/>
        </w:rPr>
      </w:pPr>
      <w:r w:rsidRPr="00B52685">
        <w:rPr>
          <w:rFonts w:eastAsia="Calibri"/>
          <w:i/>
          <w:color w:val="7030A0"/>
          <w:sz w:val="22"/>
          <w:szCs w:val="22"/>
        </w:rPr>
        <w:t xml:space="preserve">A Product Unique Attachment (PUA) can be established as an attachment to the SRA_SOW. The PUA identifies the set of part numbers and other pertinent information that is unique to these part number(s). The PUA can be updated or a new PUA added via amendments.  In cases where a PUA is not used, the language </w:t>
      </w:r>
      <w:r>
        <w:rPr>
          <w:rFonts w:eastAsia="Calibri"/>
          <w:i/>
          <w:color w:val="7030A0"/>
          <w:sz w:val="22"/>
          <w:szCs w:val="22"/>
        </w:rPr>
        <w:t>above,</w:t>
      </w:r>
      <w:r w:rsidRPr="00B52685">
        <w:rPr>
          <w:rFonts w:eastAsia="Calibri"/>
          <w:i/>
          <w:color w:val="7030A0"/>
          <w:sz w:val="22"/>
          <w:szCs w:val="22"/>
        </w:rPr>
        <w:t xml:space="preserve"> </w:t>
      </w:r>
      <w:r>
        <w:rPr>
          <w:rFonts w:eastAsia="Calibri"/>
          <w:i/>
          <w:color w:val="7030A0"/>
          <w:sz w:val="22"/>
          <w:szCs w:val="22"/>
        </w:rPr>
        <w:t>“</w:t>
      </w:r>
      <w:r w:rsidRPr="00B52685">
        <w:rPr>
          <w:rFonts w:eastAsia="Calibri"/>
          <w:i/>
          <w:color w:val="7030A0"/>
          <w:sz w:val="22"/>
          <w:szCs w:val="22"/>
        </w:rPr>
        <w:t>Frequent Product/Price Changes</w:t>
      </w:r>
      <w:r>
        <w:rPr>
          <w:rFonts w:eastAsia="Calibri"/>
          <w:i/>
          <w:color w:val="7030A0"/>
          <w:sz w:val="22"/>
          <w:szCs w:val="22"/>
        </w:rPr>
        <w:t>”</w:t>
      </w:r>
      <w:r w:rsidRPr="00B52685">
        <w:rPr>
          <w:rFonts w:eastAsia="Calibri"/>
          <w:i/>
          <w:color w:val="7030A0"/>
          <w:sz w:val="22"/>
          <w:szCs w:val="22"/>
        </w:rPr>
        <w:t xml:space="preserve"> </w:t>
      </w:r>
      <w:r>
        <w:rPr>
          <w:rFonts w:eastAsia="Calibri"/>
          <w:i/>
          <w:color w:val="7030A0"/>
          <w:sz w:val="22"/>
          <w:szCs w:val="22"/>
        </w:rPr>
        <w:t>may</w:t>
      </w:r>
      <w:r w:rsidRPr="00B52685">
        <w:rPr>
          <w:rFonts w:eastAsia="Calibri"/>
          <w:i/>
          <w:color w:val="7030A0"/>
          <w:sz w:val="22"/>
          <w:szCs w:val="22"/>
        </w:rPr>
        <w:t xml:space="preserve"> be used in the SOW</w:t>
      </w:r>
      <w:r>
        <w:rPr>
          <w:rFonts w:eastAsia="Calibri"/>
          <w:i/>
          <w:color w:val="7030A0"/>
          <w:sz w:val="22"/>
          <w:szCs w:val="22"/>
        </w:rPr>
        <w:t xml:space="preserve"> OR the below table may be used. Delete the option that is not used.</w:t>
      </w:r>
      <w:r w:rsidRPr="00B52685">
        <w:rPr>
          <w:rFonts w:eastAsia="Calibri"/>
          <w:i/>
          <w:color w:val="7030A0"/>
          <w:sz w:val="22"/>
          <w:szCs w:val="22"/>
        </w:rPr>
        <w:t>. However, compliant documentation must be maintained.</w:t>
      </w:r>
    </w:p>
    <w:tbl>
      <w:tblPr>
        <w:tblW w:w="5000" w:type="pct"/>
        <w:tblLook w:val="01E0" w:firstRow="1" w:lastRow="1" w:firstColumn="1" w:lastColumn="1" w:noHBand="0" w:noVBand="0"/>
      </w:tblPr>
      <w:tblGrid>
        <w:gridCol w:w="1693"/>
        <w:gridCol w:w="1739"/>
        <w:gridCol w:w="1894"/>
        <w:gridCol w:w="2810"/>
        <w:gridCol w:w="1194"/>
      </w:tblGrid>
      <w:tr w:rsidR="002B0B10" w:rsidRPr="007E59D8" w14:paraId="00B16F8E" w14:textId="77777777" w:rsidTr="00763A6D">
        <w:trPr>
          <w:tblHeader/>
        </w:trPr>
        <w:tc>
          <w:tcPr>
            <w:tcW w:w="907" w:type="pct"/>
            <w:tcBorders>
              <w:top w:val="single" w:sz="12" w:space="0" w:color="auto"/>
              <w:left w:val="single" w:sz="12" w:space="0" w:color="auto"/>
              <w:bottom w:val="single" w:sz="12" w:space="0" w:color="auto"/>
              <w:right w:val="single" w:sz="12" w:space="0" w:color="auto"/>
            </w:tcBorders>
          </w:tcPr>
          <w:p w14:paraId="587D1AAD" w14:textId="77777777" w:rsidR="002B0B10" w:rsidRPr="00763A6D" w:rsidRDefault="002B0B10" w:rsidP="00E76935">
            <w:pPr>
              <w:pStyle w:val="IBMBody"/>
              <w:widowControl w:val="0"/>
              <w:autoSpaceDE w:val="0"/>
              <w:autoSpaceDN w:val="0"/>
              <w:adjustRightInd w:val="0"/>
              <w:jc w:val="center"/>
              <w:rPr>
                <w:rFonts w:eastAsia="Times New Roman"/>
                <w:sz w:val="22"/>
                <w:szCs w:val="22"/>
              </w:rPr>
            </w:pPr>
            <w:r w:rsidRPr="00763A6D">
              <w:rPr>
                <w:rFonts w:eastAsia="Times New Roman"/>
                <w:sz w:val="22"/>
                <w:szCs w:val="22"/>
              </w:rPr>
              <w:t>Buyer Part #</w:t>
            </w:r>
          </w:p>
        </w:tc>
        <w:tc>
          <w:tcPr>
            <w:tcW w:w="932" w:type="pct"/>
            <w:tcBorders>
              <w:top w:val="single" w:sz="12" w:space="0" w:color="auto"/>
              <w:left w:val="single" w:sz="12" w:space="0" w:color="auto"/>
              <w:bottom w:val="single" w:sz="12" w:space="0" w:color="auto"/>
              <w:right w:val="single" w:sz="12" w:space="0" w:color="auto"/>
            </w:tcBorders>
          </w:tcPr>
          <w:p w14:paraId="5275401B" w14:textId="77777777" w:rsidR="002B0B10" w:rsidRPr="00763A6D" w:rsidRDefault="002B0B10" w:rsidP="00E76935">
            <w:pPr>
              <w:pStyle w:val="IBMBody"/>
              <w:widowControl w:val="0"/>
              <w:autoSpaceDE w:val="0"/>
              <w:autoSpaceDN w:val="0"/>
              <w:adjustRightInd w:val="0"/>
              <w:jc w:val="center"/>
              <w:rPr>
                <w:rFonts w:eastAsia="Times New Roman"/>
                <w:sz w:val="22"/>
                <w:szCs w:val="22"/>
              </w:rPr>
            </w:pPr>
            <w:r w:rsidRPr="00763A6D">
              <w:rPr>
                <w:rFonts w:eastAsia="Times New Roman"/>
                <w:sz w:val="22"/>
                <w:szCs w:val="22"/>
              </w:rPr>
              <w:t>Supplier Part #</w:t>
            </w:r>
          </w:p>
        </w:tc>
        <w:tc>
          <w:tcPr>
            <w:tcW w:w="1015" w:type="pct"/>
            <w:tcBorders>
              <w:top w:val="single" w:sz="12" w:space="0" w:color="auto"/>
              <w:left w:val="single" w:sz="12" w:space="0" w:color="auto"/>
              <w:bottom w:val="single" w:sz="12" w:space="0" w:color="auto"/>
              <w:right w:val="single" w:sz="12" w:space="0" w:color="auto"/>
            </w:tcBorders>
          </w:tcPr>
          <w:p w14:paraId="77291CCE" w14:textId="77777777" w:rsidR="002B0B10" w:rsidRPr="00763A6D" w:rsidRDefault="002B0B10" w:rsidP="00E76935">
            <w:pPr>
              <w:pStyle w:val="IBMBody"/>
              <w:widowControl w:val="0"/>
              <w:autoSpaceDE w:val="0"/>
              <w:autoSpaceDN w:val="0"/>
              <w:adjustRightInd w:val="0"/>
              <w:jc w:val="center"/>
              <w:rPr>
                <w:rFonts w:eastAsia="Times New Roman"/>
                <w:sz w:val="22"/>
                <w:szCs w:val="22"/>
              </w:rPr>
            </w:pPr>
            <w:r w:rsidRPr="00763A6D">
              <w:rPr>
                <w:rFonts w:eastAsia="Times New Roman"/>
                <w:sz w:val="22"/>
                <w:szCs w:val="22"/>
              </w:rPr>
              <w:t>Unit Price and Currency</w:t>
            </w:r>
          </w:p>
        </w:tc>
        <w:tc>
          <w:tcPr>
            <w:tcW w:w="1506" w:type="pct"/>
            <w:tcBorders>
              <w:top w:val="single" w:sz="12" w:space="0" w:color="auto"/>
              <w:left w:val="single" w:sz="12" w:space="0" w:color="auto"/>
              <w:bottom w:val="single" w:sz="12" w:space="0" w:color="auto"/>
              <w:right w:val="single" w:sz="12" w:space="0" w:color="auto"/>
            </w:tcBorders>
          </w:tcPr>
          <w:p w14:paraId="4653DB1D" w14:textId="77777777" w:rsidR="002B0B10" w:rsidRPr="00763A6D" w:rsidRDefault="002B0B10" w:rsidP="00E76935">
            <w:pPr>
              <w:pStyle w:val="IBMBody"/>
              <w:widowControl w:val="0"/>
              <w:autoSpaceDE w:val="0"/>
              <w:autoSpaceDN w:val="0"/>
              <w:adjustRightInd w:val="0"/>
              <w:jc w:val="center"/>
              <w:rPr>
                <w:rFonts w:eastAsia="Times New Roman"/>
                <w:sz w:val="22"/>
                <w:szCs w:val="22"/>
              </w:rPr>
            </w:pPr>
            <w:r w:rsidRPr="00763A6D">
              <w:rPr>
                <w:rFonts w:eastAsia="Times New Roman"/>
                <w:sz w:val="22"/>
                <w:szCs w:val="22"/>
              </w:rPr>
              <w:t>Payment Term*</w:t>
            </w:r>
          </w:p>
        </w:tc>
        <w:tc>
          <w:tcPr>
            <w:tcW w:w="640" w:type="pct"/>
            <w:tcBorders>
              <w:top w:val="single" w:sz="12" w:space="0" w:color="auto"/>
              <w:left w:val="single" w:sz="12" w:space="0" w:color="auto"/>
              <w:bottom w:val="single" w:sz="12" w:space="0" w:color="auto"/>
              <w:right w:val="single" w:sz="12" w:space="0" w:color="auto"/>
            </w:tcBorders>
          </w:tcPr>
          <w:p w14:paraId="1A09AFFE" w14:textId="77777777" w:rsidR="002B0B10" w:rsidRPr="00763A6D" w:rsidRDefault="002B0B10" w:rsidP="00E76935">
            <w:pPr>
              <w:pStyle w:val="IBMBody"/>
              <w:widowControl w:val="0"/>
              <w:autoSpaceDE w:val="0"/>
              <w:autoSpaceDN w:val="0"/>
              <w:adjustRightInd w:val="0"/>
              <w:jc w:val="center"/>
              <w:rPr>
                <w:rFonts w:eastAsia="Times New Roman"/>
                <w:sz w:val="22"/>
                <w:szCs w:val="22"/>
              </w:rPr>
            </w:pPr>
            <w:r w:rsidRPr="00763A6D">
              <w:rPr>
                <w:rFonts w:eastAsia="Times New Roman"/>
                <w:sz w:val="22"/>
                <w:szCs w:val="22"/>
              </w:rPr>
              <w:t>Lead Time prior to Delivery to issue WAs **</w:t>
            </w:r>
          </w:p>
        </w:tc>
      </w:tr>
      <w:tr w:rsidR="002B0B10" w:rsidRPr="007E59D8" w14:paraId="0A9D6BF3" w14:textId="77777777" w:rsidTr="00763A6D">
        <w:tc>
          <w:tcPr>
            <w:tcW w:w="907" w:type="pct"/>
            <w:tcBorders>
              <w:top w:val="single" w:sz="12" w:space="0" w:color="auto"/>
              <w:left w:val="single" w:sz="12" w:space="0" w:color="auto"/>
              <w:bottom w:val="single" w:sz="12" w:space="0" w:color="auto"/>
              <w:right w:val="single" w:sz="12" w:space="0" w:color="auto"/>
            </w:tcBorders>
          </w:tcPr>
          <w:p w14:paraId="32114A9E" w14:textId="77777777" w:rsidR="002B0B10" w:rsidRPr="00763A6D" w:rsidRDefault="002B0B10" w:rsidP="00E76935">
            <w:pPr>
              <w:pStyle w:val="IBMBody"/>
              <w:widowControl w:val="0"/>
              <w:autoSpaceDE w:val="0"/>
              <w:autoSpaceDN w:val="0"/>
              <w:adjustRightInd w:val="0"/>
              <w:rPr>
                <w:rFonts w:eastAsia="Times New Roman"/>
                <w:sz w:val="22"/>
                <w:szCs w:val="22"/>
              </w:rPr>
            </w:pPr>
          </w:p>
        </w:tc>
        <w:tc>
          <w:tcPr>
            <w:tcW w:w="932" w:type="pct"/>
            <w:tcBorders>
              <w:top w:val="single" w:sz="12" w:space="0" w:color="auto"/>
              <w:left w:val="single" w:sz="12" w:space="0" w:color="auto"/>
              <w:bottom w:val="single" w:sz="12" w:space="0" w:color="auto"/>
              <w:right w:val="single" w:sz="12" w:space="0" w:color="auto"/>
            </w:tcBorders>
          </w:tcPr>
          <w:p w14:paraId="5C68536F" w14:textId="77777777" w:rsidR="002B0B10" w:rsidRPr="00763A6D" w:rsidRDefault="002B0B10" w:rsidP="00E76935">
            <w:pPr>
              <w:pStyle w:val="IBMBody"/>
              <w:widowControl w:val="0"/>
              <w:autoSpaceDE w:val="0"/>
              <w:autoSpaceDN w:val="0"/>
              <w:adjustRightInd w:val="0"/>
              <w:rPr>
                <w:rFonts w:eastAsia="Times New Roman"/>
                <w:sz w:val="22"/>
                <w:szCs w:val="22"/>
              </w:rPr>
            </w:pPr>
          </w:p>
        </w:tc>
        <w:tc>
          <w:tcPr>
            <w:tcW w:w="1015" w:type="pct"/>
            <w:tcBorders>
              <w:top w:val="single" w:sz="12" w:space="0" w:color="auto"/>
              <w:left w:val="single" w:sz="12" w:space="0" w:color="auto"/>
              <w:bottom w:val="single" w:sz="12" w:space="0" w:color="auto"/>
              <w:right w:val="single" w:sz="12" w:space="0" w:color="auto"/>
            </w:tcBorders>
          </w:tcPr>
          <w:p w14:paraId="2955ABF8" w14:textId="77777777" w:rsidR="002B0B10" w:rsidRPr="00763A6D" w:rsidRDefault="002B0B10" w:rsidP="00E76935">
            <w:pPr>
              <w:pStyle w:val="IBMBody"/>
              <w:widowControl w:val="0"/>
              <w:autoSpaceDE w:val="0"/>
              <w:autoSpaceDN w:val="0"/>
              <w:adjustRightInd w:val="0"/>
              <w:rPr>
                <w:rFonts w:eastAsia="Times New Roman"/>
                <w:sz w:val="22"/>
                <w:szCs w:val="22"/>
              </w:rPr>
            </w:pPr>
          </w:p>
        </w:tc>
        <w:tc>
          <w:tcPr>
            <w:tcW w:w="1506" w:type="pct"/>
            <w:tcBorders>
              <w:top w:val="single" w:sz="12" w:space="0" w:color="auto"/>
              <w:left w:val="single" w:sz="12" w:space="0" w:color="auto"/>
              <w:bottom w:val="single" w:sz="12" w:space="0" w:color="auto"/>
              <w:right w:val="single" w:sz="12" w:space="0" w:color="auto"/>
            </w:tcBorders>
          </w:tcPr>
          <w:p w14:paraId="2F30B4F1" w14:textId="77777777" w:rsidR="002B0B10" w:rsidRPr="00763A6D" w:rsidRDefault="002B0B10" w:rsidP="00E76935">
            <w:pPr>
              <w:pStyle w:val="IBMBody"/>
              <w:widowControl w:val="0"/>
              <w:autoSpaceDE w:val="0"/>
              <w:autoSpaceDN w:val="0"/>
              <w:adjustRightInd w:val="0"/>
              <w:rPr>
                <w:rFonts w:eastAsia="Times New Roman"/>
                <w:sz w:val="22"/>
                <w:szCs w:val="22"/>
              </w:rPr>
            </w:pPr>
            <w:r w:rsidRPr="00763A6D">
              <w:rPr>
                <w:rFonts w:eastAsia="Times New Roman"/>
                <w:sz w:val="22"/>
                <w:szCs w:val="22"/>
              </w:rPr>
              <w:t>90 days either after receipt of Supplier's valid invoice or after receipt of the Products or Services, whichever is later</w:t>
            </w:r>
          </w:p>
        </w:tc>
        <w:tc>
          <w:tcPr>
            <w:tcW w:w="640" w:type="pct"/>
            <w:tcBorders>
              <w:top w:val="single" w:sz="12" w:space="0" w:color="auto"/>
              <w:left w:val="single" w:sz="12" w:space="0" w:color="auto"/>
              <w:bottom w:val="single" w:sz="12" w:space="0" w:color="auto"/>
              <w:right w:val="single" w:sz="12" w:space="0" w:color="auto"/>
            </w:tcBorders>
          </w:tcPr>
          <w:p w14:paraId="7A9A4030" w14:textId="77777777" w:rsidR="002B0B10" w:rsidRPr="00763A6D" w:rsidRDefault="002B0B10" w:rsidP="00E76935">
            <w:pPr>
              <w:pStyle w:val="IBMBody"/>
              <w:widowControl w:val="0"/>
              <w:autoSpaceDE w:val="0"/>
              <w:autoSpaceDN w:val="0"/>
              <w:adjustRightInd w:val="0"/>
              <w:rPr>
                <w:rFonts w:eastAsia="Times New Roman"/>
                <w:sz w:val="22"/>
                <w:szCs w:val="22"/>
              </w:rPr>
            </w:pPr>
          </w:p>
        </w:tc>
      </w:tr>
      <w:tr w:rsidR="002B0B10" w:rsidRPr="007E59D8" w14:paraId="175985DC" w14:textId="77777777" w:rsidTr="00763A6D">
        <w:tc>
          <w:tcPr>
            <w:tcW w:w="907" w:type="pct"/>
            <w:tcBorders>
              <w:top w:val="single" w:sz="12" w:space="0" w:color="auto"/>
              <w:left w:val="single" w:sz="12" w:space="0" w:color="auto"/>
              <w:bottom w:val="single" w:sz="12" w:space="0" w:color="auto"/>
              <w:right w:val="single" w:sz="12" w:space="0" w:color="auto"/>
            </w:tcBorders>
          </w:tcPr>
          <w:p w14:paraId="5442FC27" w14:textId="77777777" w:rsidR="002B0B10" w:rsidRPr="00763A6D" w:rsidRDefault="002B0B10" w:rsidP="00E76935">
            <w:pPr>
              <w:pStyle w:val="IBMBody"/>
              <w:widowControl w:val="0"/>
              <w:autoSpaceDE w:val="0"/>
              <w:autoSpaceDN w:val="0"/>
              <w:adjustRightInd w:val="0"/>
              <w:rPr>
                <w:rFonts w:eastAsia="Times New Roman"/>
                <w:sz w:val="22"/>
                <w:szCs w:val="22"/>
              </w:rPr>
            </w:pPr>
          </w:p>
        </w:tc>
        <w:tc>
          <w:tcPr>
            <w:tcW w:w="932" w:type="pct"/>
            <w:tcBorders>
              <w:top w:val="single" w:sz="12" w:space="0" w:color="auto"/>
              <w:left w:val="single" w:sz="12" w:space="0" w:color="auto"/>
              <w:bottom w:val="single" w:sz="12" w:space="0" w:color="auto"/>
              <w:right w:val="single" w:sz="12" w:space="0" w:color="auto"/>
            </w:tcBorders>
          </w:tcPr>
          <w:p w14:paraId="28D04AD2" w14:textId="77777777" w:rsidR="002B0B10" w:rsidRPr="00763A6D" w:rsidRDefault="002B0B10" w:rsidP="00E76935">
            <w:pPr>
              <w:pStyle w:val="IBMBody"/>
              <w:widowControl w:val="0"/>
              <w:autoSpaceDE w:val="0"/>
              <w:autoSpaceDN w:val="0"/>
              <w:adjustRightInd w:val="0"/>
              <w:rPr>
                <w:rFonts w:eastAsia="Times New Roman"/>
                <w:sz w:val="22"/>
                <w:szCs w:val="22"/>
              </w:rPr>
            </w:pPr>
          </w:p>
        </w:tc>
        <w:tc>
          <w:tcPr>
            <w:tcW w:w="1015" w:type="pct"/>
            <w:tcBorders>
              <w:top w:val="single" w:sz="12" w:space="0" w:color="auto"/>
              <w:left w:val="single" w:sz="12" w:space="0" w:color="auto"/>
              <w:bottom w:val="single" w:sz="12" w:space="0" w:color="auto"/>
              <w:right w:val="single" w:sz="12" w:space="0" w:color="auto"/>
            </w:tcBorders>
          </w:tcPr>
          <w:p w14:paraId="59D32E48" w14:textId="77777777" w:rsidR="002B0B10" w:rsidRPr="00763A6D" w:rsidRDefault="002B0B10" w:rsidP="00E76935">
            <w:pPr>
              <w:pStyle w:val="IBMBody"/>
              <w:widowControl w:val="0"/>
              <w:autoSpaceDE w:val="0"/>
              <w:autoSpaceDN w:val="0"/>
              <w:adjustRightInd w:val="0"/>
              <w:rPr>
                <w:rFonts w:eastAsia="Times New Roman"/>
                <w:sz w:val="22"/>
                <w:szCs w:val="22"/>
              </w:rPr>
            </w:pPr>
          </w:p>
        </w:tc>
        <w:tc>
          <w:tcPr>
            <w:tcW w:w="1506" w:type="pct"/>
            <w:tcBorders>
              <w:top w:val="single" w:sz="12" w:space="0" w:color="auto"/>
              <w:left w:val="single" w:sz="12" w:space="0" w:color="auto"/>
              <w:bottom w:val="single" w:sz="12" w:space="0" w:color="auto"/>
              <w:right w:val="single" w:sz="12" w:space="0" w:color="auto"/>
            </w:tcBorders>
          </w:tcPr>
          <w:p w14:paraId="3A4F9450" w14:textId="77777777" w:rsidR="002B0B10" w:rsidRPr="00763A6D" w:rsidRDefault="002B0B10" w:rsidP="00E76935">
            <w:pPr>
              <w:pStyle w:val="IBMBody"/>
              <w:widowControl w:val="0"/>
              <w:autoSpaceDE w:val="0"/>
              <w:autoSpaceDN w:val="0"/>
              <w:adjustRightInd w:val="0"/>
              <w:rPr>
                <w:rFonts w:eastAsia="Times New Roman"/>
                <w:sz w:val="22"/>
                <w:szCs w:val="22"/>
              </w:rPr>
            </w:pPr>
            <w:r w:rsidRPr="00763A6D">
              <w:rPr>
                <w:rFonts w:eastAsia="Times New Roman"/>
                <w:sz w:val="22"/>
                <w:szCs w:val="22"/>
              </w:rPr>
              <w:t>90 days either after receipt of Supplier's valid invoice or after receipt of the Products or Services, whichever is later</w:t>
            </w:r>
          </w:p>
        </w:tc>
        <w:tc>
          <w:tcPr>
            <w:tcW w:w="640" w:type="pct"/>
            <w:tcBorders>
              <w:top w:val="single" w:sz="12" w:space="0" w:color="auto"/>
              <w:left w:val="single" w:sz="12" w:space="0" w:color="auto"/>
              <w:bottom w:val="single" w:sz="12" w:space="0" w:color="auto"/>
              <w:right w:val="single" w:sz="12" w:space="0" w:color="auto"/>
            </w:tcBorders>
          </w:tcPr>
          <w:p w14:paraId="19F9986E" w14:textId="77777777" w:rsidR="002B0B10" w:rsidRPr="00763A6D" w:rsidRDefault="002B0B10" w:rsidP="00E76935">
            <w:pPr>
              <w:pStyle w:val="IBMBody"/>
              <w:widowControl w:val="0"/>
              <w:autoSpaceDE w:val="0"/>
              <w:autoSpaceDN w:val="0"/>
              <w:adjustRightInd w:val="0"/>
              <w:rPr>
                <w:rFonts w:eastAsia="Times New Roman"/>
                <w:sz w:val="22"/>
                <w:szCs w:val="22"/>
              </w:rPr>
            </w:pPr>
          </w:p>
        </w:tc>
      </w:tr>
      <w:tr w:rsidR="002B0B10" w:rsidRPr="007E59D8" w14:paraId="14A618C8" w14:textId="77777777" w:rsidTr="00763A6D">
        <w:tc>
          <w:tcPr>
            <w:tcW w:w="907" w:type="pct"/>
            <w:tcBorders>
              <w:top w:val="single" w:sz="12" w:space="0" w:color="auto"/>
              <w:left w:val="single" w:sz="12" w:space="0" w:color="auto"/>
              <w:bottom w:val="single" w:sz="12" w:space="0" w:color="auto"/>
              <w:right w:val="single" w:sz="12" w:space="0" w:color="auto"/>
            </w:tcBorders>
          </w:tcPr>
          <w:p w14:paraId="607110DA" w14:textId="77777777" w:rsidR="002B0B10" w:rsidRPr="00763A6D" w:rsidRDefault="002B0B10" w:rsidP="00E76935">
            <w:pPr>
              <w:pStyle w:val="IBMBody"/>
              <w:widowControl w:val="0"/>
              <w:autoSpaceDE w:val="0"/>
              <w:autoSpaceDN w:val="0"/>
              <w:adjustRightInd w:val="0"/>
              <w:rPr>
                <w:rFonts w:eastAsia="Times New Roman"/>
                <w:sz w:val="22"/>
                <w:szCs w:val="22"/>
              </w:rPr>
            </w:pPr>
          </w:p>
        </w:tc>
        <w:tc>
          <w:tcPr>
            <w:tcW w:w="932" w:type="pct"/>
            <w:tcBorders>
              <w:top w:val="single" w:sz="12" w:space="0" w:color="auto"/>
              <w:left w:val="single" w:sz="12" w:space="0" w:color="auto"/>
              <w:bottom w:val="single" w:sz="12" w:space="0" w:color="auto"/>
              <w:right w:val="single" w:sz="12" w:space="0" w:color="auto"/>
            </w:tcBorders>
          </w:tcPr>
          <w:p w14:paraId="6CA0636B" w14:textId="77777777" w:rsidR="002B0B10" w:rsidRPr="00763A6D" w:rsidRDefault="002B0B10" w:rsidP="00E76935">
            <w:pPr>
              <w:pStyle w:val="IBMBody"/>
              <w:widowControl w:val="0"/>
              <w:autoSpaceDE w:val="0"/>
              <w:autoSpaceDN w:val="0"/>
              <w:adjustRightInd w:val="0"/>
              <w:rPr>
                <w:rFonts w:eastAsia="Times New Roman"/>
                <w:sz w:val="22"/>
                <w:szCs w:val="22"/>
              </w:rPr>
            </w:pPr>
          </w:p>
        </w:tc>
        <w:tc>
          <w:tcPr>
            <w:tcW w:w="1015" w:type="pct"/>
            <w:tcBorders>
              <w:top w:val="single" w:sz="12" w:space="0" w:color="auto"/>
              <w:left w:val="single" w:sz="12" w:space="0" w:color="auto"/>
              <w:bottom w:val="single" w:sz="12" w:space="0" w:color="auto"/>
              <w:right w:val="single" w:sz="12" w:space="0" w:color="auto"/>
            </w:tcBorders>
          </w:tcPr>
          <w:p w14:paraId="6012F31C" w14:textId="77777777" w:rsidR="002B0B10" w:rsidRPr="00763A6D" w:rsidRDefault="002B0B10" w:rsidP="00E76935">
            <w:pPr>
              <w:pStyle w:val="IBMBody"/>
              <w:widowControl w:val="0"/>
              <w:autoSpaceDE w:val="0"/>
              <w:autoSpaceDN w:val="0"/>
              <w:adjustRightInd w:val="0"/>
              <w:rPr>
                <w:rFonts w:eastAsia="Times New Roman"/>
                <w:sz w:val="22"/>
                <w:szCs w:val="22"/>
              </w:rPr>
            </w:pPr>
          </w:p>
        </w:tc>
        <w:tc>
          <w:tcPr>
            <w:tcW w:w="1506" w:type="pct"/>
            <w:tcBorders>
              <w:top w:val="single" w:sz="12" w:space="0" w:color="auto"/>
              <w:left w:val="single" w:sz="12" w:space="0" w:color="auto"/>
              <w:bottom w:val="single" w:sz="12" w:space="0" w:color="auto"/>
              <w:right w:val="single" w:sz="12" w:space="0" w:color="auto"/>
            </w:tcBorders>
          </w:tcPr>
          <w:p w14:paraId="336AD373" w14:textId="77777777" w:rsidR="002B0B10" w:rsidRPr="00763A6D" w:rsidRDefault="002B0B10" w:rsidP="00E76935">
            <w:pPr>
              <w:pStyle w:val="IBMBody"/>
              <w:widowControl w:val="0"/>
              <w:autoSpaceDE w:val="0"/>
              <w:autoSpaceDN w:val="0"/>
              <w:adjustRightInd w:val="0"/>
              <w:rPr>
                <w:rFonts w:eastAsia="Times New Roman"/>
                <w:sz w:val="22"/>
                <w:szCs w:val="22"/>
              </w:rPr>
            </w:pPr>
            <w:r w:rsidRPr="00763A6D">
              <w:rPr>
                <w:rFonts w:eastAsia="Times New Roman"/>
                <w:sz w:val="22"/>
                <w:szCs w:val="22"/>
              </w:rPr>
              <w:t>90 days either after receipt of Supplier's valid invoice or after receipt of the Products or Services, whichever is later</w:t>
            </w:r>
          </w:p>
        </w:tc>
        <w:tc>
          <w:tcPr>
            <w:tcW w:w="640" w:type="pct"/>
            <w:tcBorders>
              <w:top w:val="single" w:sz="12" w:space="0" w:color="auto"/>
              <w:left w:val="single" w:sz="12" w:space="0" w:color="auto"/>
              <w:bottom w:val="single" w:sz="12" w:space="0" w:color="auto"/>
              <w:right w:val="single" w:sz="12" w:space="0" w:color="auto"/>
            </w:tcBorders>
          </w:tcPr>
          <w:p w14:paraId="243EB4AD" w14:textId="77777777" w:rsidR="002B0B10" w:rsidRPr="00763A6D" w:rsidRDefault="002B0B10" w:rsidP="00E76935">
            <w:pPr>
              <w:pStyle w:val="IBMBody"/>
              <w:widowControl w:val="0"/>
              <w:autoSpaceDE w:val="0"/>
              <w:autoSpaceDN w:val="0"/>
              <w:adjustRightInd w:val="0"/>
              <w:rPr>
                <w:rFonts w:eastAsia="Times New Roman"/>
                <w:sz w:val="22"/>
                <w:szCs w:val="22"/>
              </w:rPr>
            </w:pPr>
          </w:p>
        </w:tc>
      </w:tr>
      <w:tr w:rsidR="002B0B10" w:rsidRPr="007E59D8" w14:paraId="471B8D39" w14:textId="77777777" w:rsidTr="00763A6D">
        <w:tc>
          <w:tcPr>
            <w:tcW w:w="907" w:type="pct"/>
            <w:tcBorders>
              <w:top w:val="single" w:sz="12" w:space="0" w:color="auto"/>
              <w:left w:val="single" w:sz="12" w:space="0" w:color="auto"/>
              <w:bottom w:val="single" w:sz="12" w:space="0" w:color="auto"/>
              <w:right w:val="single" w:sz="12" w:space="0" w:color="auto"/>
            </w:tcBorders>
          </w:tcPr>
          <w:p w14:paraId="43117285" w14:textId="77777777" w:rsidR="002B0B10" w:rsidRPr="00763A6D" w:rsidRDefault="002B0B10" w:rsidP="00E76935">
            <w:pPr>
              <w:pStyle w:val="IBMBody"/>
              <w:widowControl w:val="0"/>
              <w:autoSpaceDE w:val="0"/>
              <w:autoSpaceDN w:val="0"/>
              <w:adjustRightInd w:val="0"/>
              <w:rPr>
                <w:rFonts w:eastAsia="Times New Roman"/>
                <w:sz w:val="22"/>
                <w:szCs w:val="22"/>
              </w:rPr>
            </w:pPr>
          </w:p>
        </w:tc>
        <w:tc>
          <w:tcPr>
            <w:tcW w:w="932" w:type="pct"/>
            <w:tcBorders>
              <w:top w:val="single" w:sz="12" w:space="0" w:color="auto"/>
              <w:left w:val="single" w:sz="12" w:space="0" w:color="auto"/>
              <w:bottom w:val="single" w:sz="12" w:space="0" w:color="auto"/>
              <w:right w:val="single" w:sz="12" w:space="0" w:color="auto"/>
            </w:tcBorders>
          </w:tcPr>
          <w:p w14:paraId="0F632532" w14:textId="77777777" w:rsidR="002B0B10" w:rsidRPr="00763A6D" w:rsidRDefault="002B0B10" w:rsidP="00E76935">
            <w:pPr>
              <w:pStyle w:val="IBMBody"/>
              <w:widowControl w:val="0"/>
              <w:autoSpaceDE w:val="0"/>
              <w:autoSpaceDN w:val="0"/>
              <w:adjustRightInd w:val="0"/>
              <w:rPr>
                <w:rFonts w:eastAsia="Times New Roman"/>
                <w:sz w:val="22"/>
                <w:szCs w:val="22"/>
              </w:rPr>
            </w:pPr>
          </w:p>
        </w:tc>
        <w:tc>
          <w:tcPr>
            <w:tcW w:w="1015" w:type="pct"/>
            <w:tcBorders>
              <w:top w:val="single" w:sz="12" w:space="0" w:color="auto"/>
              <w:left w:val="single" w:sz="12" w:space="0" w:color="auto"/>
              <w:bottom w:val="single" w:sz="12" w:space="0" w:color="auto"/>
              <w:right w:val="single" w:sz="12" w:space="0" w:color="auto"/>
            </w:tcBorders>
          </w:tcPr>
          <w:p w14:paraId="6996B093" w14:textId="77777777" w:rsidR="002B0B10" w:rsidRPr="00763A6D" w:rsidRDefault="002B0B10" w:rsidP="00E76935">
            <w:pPr>
              <w:pStyle w:val="IBMBody"/>
              <w:widowControl w:val="0"/>
              <w:autoSpaceDE w:val="0"/>
              <w:autoSpaceDN w:val="0"/>
              <w:adjustRightInd w:val="0"/>
              <w:rPr>
                <w:rFonts w:eastAsia="Times New Roman"/>
                <w:sz w:val="22"/>
                <w:szCs w:val="22"/>
              </w:rPr>
            </w:pPr>
          </w:p>
        </w:tc>
        <w:tc>
          <w:tcPr>
            <w:tcW w:w="1506" w:type="pct"/>
            <w:tcBorders>
              <w:top w:val="single" w:sz="12" w:space="0" w:color="auto"/>
              <w:left w:val="single" w:sz="12" w:space="0" w:color="auto"/>
              <w:bottom w:val="single" w:sz="12" w:space="0" w:color="auto"/>
              <w:right w:val="single" w:sz="12" w:space="0" w:color="auto"/>
            </w:tcBorders>
          </w:tcPr>
          <w:p w14:paraId="1EB2434E" w14:textId="77777777" w:rsidR="002B0B10" w:rsidRPr="00763A6D" w:rsidRDefault="002B0B10" w:rsidP="00E76935">
            <w:pPr>
              <w:pStyle w:val="IBMBody"/>
              <w:widowControl w:val="0"/>
              <w:autoSpaceDE w:val="0"/>
              <w:autoSpaceDN w:val="0"/>
              <w:adjustRightInd w:val="0"/>
              <w:rPr>
                <w:rFonts w:eastAsia="Times New Roman"/>
                <w:sz w:val="22"/>
                <w:szCs w:val="22"/>
              </w:rPr>
            </w:pPr>
            <w:r w:rsidRPr="00763A6D">
              <w:rPr>
                <w:rFonts w:eastAsia="Times New Roman"/>
                <w:sz w:val="22"/>
                <w:szCs w:val="22"/>
              </w:rPr>
              <w:t>90 days either after receipt of Supplier's valid invoice or after receipt of the Products or Services, whichever is later</w:t>
            </w:r>
          </w:p>
        </w:tc>
        <w:tc>
          <w:tcPr>
            <w:tcW w:w="640" w:type="pct"/>
            <w:tcBorders>
              <w:top w:val="single" w:sz="12" w:space="0" w:color="auto"/>
              <w:left w:val="single" w:sz="12" w:space="0" w:color="auto"/>
              <w:bottom w:val="single" w:sz="12" w:space="0" w:color="auto"/>
              <w:right w:val="single" w:sz="12" w:space="0" w:color="auto"/>
            </w:tcBorders>
          </w:tcPr>
          <w:p w14:paraId="37CCCE85" w14:textId="77777777" w:rsidR="002B0B10" w:rsidRPr="00763A6D" w:rsidRDefault="002B0B10" w:rsidP="00E76935">
            <w:pPr>
              <w:pStyle w:val="IBMBody"/>
              <w:widowControl w:val="0"/>
              <w:autoSpaceDE w:val="0"/>
              <w:autoSpaceDN w:val="0"/>
              <w:adjustRightInd w:val="0"/>
              <w:rPr>
                <w:rFonts w:eastAsia="Times New Roman"/>
                <w:sz w:val="22"/>
                <w:szCs w:val="22"/>
              </w:rPr>
            </w:pPr>
          </w:p>
        </w:tc>
      </w:tr>
    </w:tbl>
    <w:p w14:paraId="0705936F" w14:textId="77777777" w:rsidR="003313F4" w:rsidRPr="00763A6D" w:rsidRDefault="003313F4" w:rsidP="003313F4">
      <w:pPr>
        <w:pStyle w:val="IBMBody"/>
        <w:rPr>
          <w:sz w:val="22"/>
          <w:szCs w:val="22"/>
        </w:rPr>
      </w:pPr>
    </w:p>
    <w:p w14:paraId="7BF5C6FD" w14:textId="77777777" w:rsidR="003313F4" w:rsidRPr="00763A6D" w:rsidRDefault="003313F4" w:rsidP="003313F4">
      <w:pPr>
        <w:pStyle w:val="IBMBody"/>
        <w:divId w:val="3768706624"/>
        <w:rPr>
          <w:sz w:val="22"/>
          <w:szCs w:val="22"/>
        </w:rPr>
      </w:pPr>
      <w:r w:rsidRPr="00763A6D">
        <w:rPr>
          <w:sz w:val="22"/>
          <w:szCs w:val="22"/>
        </w:rPr>
        <w:t>* Supplier will not invoice Buyer, until after Product delivery.</w:t>
      </w:r>
    </w:p>
    <w:p w14:paraId="1EDFC48F" w14:textId="77777777" w:rsidR="003313F4" w:rsidRPr="00763A6D" w:rsidRDefault="003313F4" w:rsidP="003313F4">
      <w:pPr>
        <w:pStyle w:val="IBMBody"/>
        <w:divId w:val="3768706625"/>
        <w:rPr>
          <w:sz w:val="22"/>
          <w:szCs w:val="22"/>
        </w:rPr>
      </w:pPr>
      <w:r w:rsidRPr="00763A6D">
        <w:rPr>
          <w:sz w:val="22"/>
          <w:szCs w:val="22"/>
        </w:rPr>
        <w:lastRenderedPageBreak/>
        <w:t>** Any increase in the agreed to lead-time must have Buyer's prior written approval.</w:t>
      </w:r>
    </w:p>
    <w:p w14:paraId="42B17778" w14:textId="3F9C67E6" w:rsidR="0022666C" w:rsidRPr="00763A6D" w:rsidRDefault="004C28F1" w:rsidP="004C28F1">
      <w:pPr>
        <w:divId w:val="3768706626"/>
      </w:pPr>
      <w:bookmarkStart w:id="71" w:name="_Hlk97892068"/>
      <w:bookmarkEnd w:id="69"/>
      <w:r>
        <w:rPr>
          <w:rFonts w:eastAsia="Calibri"/>
          <w:i/>
          <w:color w:val="7030A0"/>
          <w:sz w:val="22"/>
          <w:szCs w:val="22"/>
        </w:rPr>
        <w:t xml:space="preserve">GCM needs to negotiate with the supplier the Incoterm and Point of delivery. </w:t>
      </w:r>
      <w:r w:rsidR="0022666C">
        <w:rPr>
          <w:rFonts w:eastAsia="Calibri"/>
          <w:i/>
          <w:color w:val="7030A0"/>
          <w:sz w:val="22"/>
          <w:szCs w:val="22"/>
        </w:rPr>
        <w:t xml:space="preserve">FCA is the preferred </w:t>
      </w:r>
      <w:r>
        <w:rPr>
          <w:rFonts w:eastAsia="Calibri"/>
          <w:i/>
          <w:color w:val="7030A0"/>
          <w:sz w:val="22"/>
          <w:szCs w:val="22"/>
        </w:rPr>
        <w:t xml:space="preserve">one and </w:t>
      </w:r>
      <w:r w:rsidR="0022666C">
        <w:rPr>
          <w:rFonts w:eastAsia="Calibri"/>
          <w:i/>
          <w:color w:val="7030A0"/>
          <w:sz w:val="22"/>
          <w:szCs w:val="22"/>
        </w:rPr>
        <w:t xml:space="preserve">Per Blue Book, Ex Works should be avoided. </w:t>
      </w:r>
      <w:r w:rsidRPr="00564DE8">
        <w:rPr>
          <w:rFonts w:eastAsia="Calibri"/>
          <w:i/>
          <w:iCs/>
          <w:color w:val="7030A0"/>
          <w:sz w:val="22"/>
          <w:szCs w:val="22"/>
        </w:rPr>
        <w:t>GCM can refer to the ICO page an</w:t>
      </w:r>
      <w:r w:rsidR="00516E9C">
        <w:rPr>
          <w:rFonts w:eastAsia="Calibri"/>
          <w:i/>
          <w:iCs/>
          <w:color w:val="7030A0"/>
          <w:sz w:val="22"/>
          <w:szCs w:val="22"/>
        </w:rPr>
        <w:t>d</w:t>
      </w:r>
      <w:r w:rsidRPr="00564DE8">
        <w:rPr>
          <w:rFonts w:eastAsia="Calibri"/>
          <w:i/>
          <w:iCs/>
          <w:color w:val="7030A0"/>
          <w:sz w:val="22"/>
          <w:szCs w:val="22"/>
        </w:rPr>
        <w:t xml:space="preserve"> the Incoterm guidance </w:t>
      </w:r>
      <w:r w:rsidR="00000000">
        <w:fldChar w:fldCharType="begin"/>
      </w:r>
      <w:r w:rsidR="00000000">
        <w:instrText xml:space="preserve"> HYPERLINK "https://w3.ibm.com/w3publisher/ibm-import-compliance-office/incoterms" </w:instrText>
      </w:r>
      <w:ins w:id="72" w:author="Mariana Lomeli" w:date="2022-10-14T12:02:00Z"/>
      <w:r w:rsidR="00000000">
        <w:fldChar w:fldCharType="separate"/>
      </w:r>
      <w:r w:rsidRPr="00564DE8">
        <w:rPr>
          <w:rStyle w:val="Hipervnculo"/>
          <w:rFonts w:eastAsia="Calibri"/>
          <w:i/>
          <w:iCs/>
          <w:color w:val="7030A0"/>
          <w:sz w:val="22"/>
          <w:szCs w:val="22"/>
        </w:rPr>
        <w:t>https://w3.ibm.com/w3publisher/ibm-import-compliance-office/incoterms</w:t>
      </w:r>
      <w:r w:rsidR="00000000">
        <w:rPr>
          <w:rStyle w:val="Hipervnculo"/>
          <w:rFonts w:eastAsia="Calibri"/>
          <w:i/>
          <w:iCs/>
          <w:color w:val="7030A0"/>
          <w:sz w:val="22"/>
          <w:szCs w:val="22"/>
        </w:rPr>
        <w:fldChar w:fldCharType="end"/>
      </w:r>
      <w:r>
        <w:rPr>
          <w:rFonts w:eastAsia="Calibri"/>
          <w:i/>
          <w:iCs/>
          <w:color w:val="7030A0"/>
          <w:sz w:val="22"/>
          <w:szCs w:val="22"/>
        </w:rPr>
        <w:t xml:space="preserve">. </w:t>
      </w:r>
      <w:r>
        <w:rPr>
          <w:rFonts w:eastAsia="Calibri"/>
          <w:i/>
          <w:color w:val="7030A0"/>
          <w:sz w:val="22"/>
          <w:szCs w:val="22"/>
        </w:rPr>
        <w:t xml:space="preserve">The </w:t>
      </w:r>
      <w:r w:rsidR="0022666C">
        <w:rPr>
          <w:rFonts w:eastAsia="Calibri"/>
          <w:i/>
          <w:color w:val="7030A0"/>
          <w:sz w:val="22"/>
          <w:szCs w:val="22"/>
        </w:rPr>
        <w:t>text below is an example:</w:t>
      </w:r>
    </w:p>
    <w:p w14:paraId="317E9279" w14:textId="2DBEA68E" w:rsidR="004C28F1" w:rsidRPr="00763A6D" w:rsidRDefault="0022666C" w:rsidP="00F85BAD">
      <w:pPr>
        <w:divId w:val="3768706627"/>
        <w:rPr>
          <w:rFonts w:eastAsia="Calibri"/>
          <w:sz w:val="22"/>
          <w:szCs w:val="22"/>
        </w:rPr>
      </w:pPr>
      <w:r w:rsidRPr="00763A6D">
        <w:rPr>
          <w:rFonts w:eastAsia="Calibri"/>
          <w:sz w:val="22"/>
          <w:szCs w:val="22"/>
        </w:rPr>
        <w:t>Supplier will deliver Products FCA at______ per INCOTERMS 2010, provided however that title to Products shall pass to Customer together with the transfer of risk of loss or damage only upon clearance for export.</w:t>
      </w:r>
      <w:r w:rsidR="004C28F1" w:rsidRPr="00763A6D">
        <w:rPr>
          <w:rFonts w:eastAsia="Calibri"/>
          <w:sz w:val="22"/>
          <w:szCs w:val="22"/>
        </w:rPr>
        <w:t xml:space="preserve"> </w:t>
      </w:r>
    </w:p>
    <w:bookmarkEnd w:id="71"/>
    <w:p w14:paraId="37016EEC" w14:textId="77777777" w:rsidR="008C2AAC" w:rsidRPr="00763A6D" w:rsidRDefault="008C2AAC" w:rsidP="00763A6D">
      <w:pPr>
        <w:pStyle w:val="AttachmentFirstParagraphHeader"/>
        <w:divId w:val="3768706628"/>
        <w:rPr>
          <w:sz w:val="22"/>
          <w:szCs w:val="22"/>
        </w:rPr>
      </w:pPr>
      <w:r w:rsidRPr="00763A6D">
        <w:rPr>
          <w:sz w:val="22"/>
          <w:szCs w:val="22"/>
        </w:rPr>
        <w:t>Quality Standards</w:t>
      </w:r>
      <w:bookmarkStart w:id="73" w:name="CTS_7af35791218d4b0a96098e8229ca86e5"/>
      <w:bookmarkEnd w:id="73"/>
    </w:p>
    <w:p w14:paraId="18AEEE09" w14:textId="6B0209F8" w:rsidR="008C2AAC" w:rsidRPr="00863925" w:rsidRDefault="008C2AAC" w:rsidP="008C2AAC">
      <w:pPr>
        <w:pStyle w:val="IBMBody"/>
        <w:spacing w:before="120" w:after="0"/>
        <w:divId w:val="3768706629"/>
        <w:rPr>
          <w:i/>
          <w:color w:val="7030A0"/>
          <w:sz w:val="22"/>
          <w:szCs w:val="22"/>
        </w:rPr>
      </w:pPr>
      <w:r w:rsidRPr="00763A6D">
        <w:rPr>
          <w:i/>
          <w:color w:val="7030A0"/>
          <w:sz w:val="22"/>
          <w:szCs w:val="22"/>
        </w:rPr>
        <w:t>Usage Instructions: Buyers should discuss quality requirements with their client/requestor and include in this section any quality requirements that are related to their commodity.</w:t>
      </w:r>
      <w:r w:rsidR="00F85BAD">
        <w:rPr>
          <w:i/>
          <w:color w:val="7030A0"/>
          <w:sz w:val="22"/>
          <w:szCs w:val="22"/>
        </w:rPr>
        <w:t xml:space="preserve"> GCM needs to validate with PQE (Procurement Quality Engineer) to ensure these Quality Standards are aligned to the SQRD requirements.</w:t>
      </w:r>
    </w:p>
    <w:p w14:paraId="09EEA12B" w14:textId="48455A9E" w:rsidR="008C2AAC" w:rsidRPr="00863925" w:rsidRDefault="008C2AAC" w:rsidP="008C2AAC">
      <w:pPr>
        <w:pStyle w:val="IBMBody"/>
        <w:spacing w:before="120" w:after="0"/>
        <w:divId w:val="3768706630"/>
        <w:rPr>
          <w:i/>
          <w:color w:val="7030A0"/>
          <w:sz w:val="22"/>
          <w:szCs w:val="22"/>
        </w:rPr>
      </w:pPr>
      <w:r w:rsidRPr="00863925">
        <w:rPr>
          <w:i/>
          <w:color w:val="7030A0"/>
          <w:sz w:val="22"/>
          <w:szCs w:val="22"/>
        </w:rPr>
        <w:t>If a more generic quality statement is sufficient, an example of such a statement follows</w:t>
      </w:r>
      <w:r w:rsidRPr="00863925">
        <w:rPr>
          <w:iCs/>
          <w:color w:val="7030A0"/>
          <w:sz w:val="22"/>
          <w:szCs w:val="22"/>
        </w:rPr>
        <w:t xml:space="preserve">: </w:t>
      </w:r>
      <w:r w:rsidRPr="00863925">
        <w:rPr>
          <w:iCs/>
          <w:sz w:val="22"/>
          <w:szCs w:val="22"/>
        </w:rPr>
        <w:t>Quality will be measured on a continuous basis and will be reported to Buyer in accordance with a schedule and in a format that is mutually agreed upon between the parties. Business and process controls will be required to prevent defective Products and/or Services from reaching Buyer or its authorized third parties. All quality related problems will require analysis, cause determination and corrective action as defined by the parties. Supplier and its applicable Affiliates, subcontractors and material suppliers must demonstrate that their quality process controls are satisfactory. Supplier shall continuously work to improve the quality of the Products and Services and to reduce defects over time in accordance with annual goals that will be mutually agreed upon between the parties.</w:t>
      </w:r>
    </w:p>
    <w:p w14:paraId="22A9B68E" w14:textId="77777777" w:rsidR="00AE3DB1" w:rsidRPr="00863925" w:rsidRDefault="008C2AAC" w:rsidP="008C2AAC">
      <w:pPr>
        <w:divId w:val="3768706631"/>
        <w:rPr>
          <w:i/>
          <w:color w:val="7030A0"/>
          <w:sz w:val="22"/>
          <w:szCs w:val="22"/>
        </w:rPr>
      </w:pPr>
      <w:r w:rsidRPr="00863925">
        <w:rPr>
          <w:i/>
          <w:color w:val="7030A0"/>
          <w:sz w:val="22"/>
          <w:szCs w:val="22"/>
        </w:rPr>
        <w:t>For additional information regarding quality requirements for your commodity, contact your sourcing council technical designee or your team lead.</w:t>
      </w:r>
    </w:p>
    <w:p w14:paraId="63CD2772" w14:textId="7950C197" w:rsidR="00D610E5" w:rsidRPr="00763A6D" w:rsidRDefault="00D610E5" w:rsidP="00D610E5">
      <w:pPr>
        <w:pStyle w:val="IBMBody"/>
        <w:spacing w:before="120" w:after="0"/>
        <w:divId w:val="3768706632"/>
        <w:rPr>
          <w:color w:val="7030A0"/>
          <w:sz w:val="22"/>
          <w:szCs w:val="22"/>
        </w:rPr>
      </w:pPr>
      <w:bookmarkStart w:id="74" w:name="CLAUSE_cd3e872edb6447ce98154c3c8943b1d7"/>
      <w:r w:rsidRPr="00863925">
        <w:rPr>
          <w:i/>
          <w:color w:val="7030A0"/>
          <w:sz w:val="22"/>
          <w:szCs w:val="22"/>
        </w:rPr>
        <w:t>NOTE: Buyer MUST provide criteria and specifications which sufficiently describe what Products are deemed acceptable (i.e., what is NOT Defective), since the SOW is the only place in which this can be defined.</w:t>
      </w:r>
      <w:r w:rsidR="005D4E1A">
        <w:rPr>
          <w:i/>
          <w:color w:val="7030A0"/>
          <w:sz w:val="22"/>
          <w:szCs w:val="22"/>
        </w:rPr>
        <w:t xml:space="preserve"> This should be validated from the SQRD/PQA or the PQE</w:t>
      </w:r>
      <w:r w:rsidR="00763A6D">
        <w:rPr>
          <w:i/>
          <w:color w:val="7030A0"/>
          <w:sz w:val="22"/>
          <w:szCs w:val="22"/>
        </w:rPr>
        <w:t>.</w:t>
      </w:r>
    </w:p>
    <w:p w14:paraId="506F33A7" w14:textId="77777777" w:rsidR="00D610E5" w:rsidRPr="00763A6D" w:rsidRDefault="00D610E5" w:rsidP="00D610E5">
      <w:pPr>
        <w:pStyle w:val="IBMLevel2"/>
        <w:numPr>
          <w:ilvl w:val="0"/>
          <w:numId w:val="0"/>
        </w:numPr>
        <w:spacing w:before="120"/>
        <w:divId w:val="3768706633"/>
        <w:rPr>
          <w:rFonts w:ascii="Times New Roman" w:hAnsi="Times New Roman"/>
          <w:sz w:val="22"/>
          <w:szCs w:val="22"/>
        </w:rPr>
      </w:pPr>
      <w:bookmarkStart w:id="75" w:name="CLAUSE_c47d046d8ecf48f8980b984e428e3984"/>
      <w:bookmarkEnd w:id="74"/>
      <w:r w:rsidRPr="00763A6D">
        <w:rPr>
          <w:rFonts w:ascii="Times New Roman" w:hAnsi="Times New Roman"/>
          <w:sz w:val="22"/>
          <w:szCs w:val="22"/>
        </w:rPr>
        <w:t>Defective Products and Warranty Period</w:t>
      </w:r>
      <w:bookmarkStart w:id="76" w:name="CTS_c47d046d8ecf48f8980b984e428e3984"/>
      <w:bookmarkEnd w:id="76"/>
    </w:p>
    <w:p w14:paraId="551D7571" w14:textId="612182E4" w:rsidR="00D610E5" w:rsidRDefault="00D610E5" w:rsidP="00763A6D">
      <w:pPr>
        <w:pStyle w:val="IBMBody"/>
        <w:spacing w:before="120"/>
        <w:divId w:val="3768706634"/>
        <w:rPr>
          <w:sz w:val="22"/>
          <w:szCs w:val="22"/>
        </w:rPr>
      </w:pPr>
      <w:r w:rsidRPr="00763A6D">
        <w:rPr>
          <w:sz w:val="22"/>
          <w:szCs w:val="22"/>
        </w:rPr>
        <w:t xml:space="preserve">Defective Products include any Products which fail to comply with the specifications or certifications outlined in the SOW. The warranty term for the Products is </w:t>
      </w:r>
      <w:r w:rsidR="003313F4" w:rsidRPr="00763A6D">
        <w:rPr>
          <w:sz w:val="22"/>
          <w:szCs w:val="22"/>
        </w:rPr>
        <w:t>__</w:t>
      </w:r>
      <w:r w:rsidRPr="00763A6D">
        <w:rPr>
          <w:sz w:val="22"/>
          <w:szCs w:val="22"/>
        </w:rPr>
        <w:t xml:space="preserve"> months from the date of Supplier's shipment of Products</w:t>
      </w:r>
      <w:r w:rsidR="00E2738D">
        <w:rPr>
          <w:sz w:val="22"/>
          <w:szCs w:val="22"/>
        </w:rPr>
        <w:t xml:space="preserve"> </w:t>
      </w:r>
      <w:r w:rsidR="00E2738D" w:rsidRPr="00E2738D">
        <w:rPr>
          <w:sz w:val="22"/>
          <w:szCs w:val="22"/>
        </w:rPr>
        <w:t>or the relevant warranty period set forth in the PUA</w:t>
      </w:r>
      <w:r w:rsidRPr="00763A6D">
        <w:rPr>
          <w:sz w:val="22"/>
          <w:szCs w:val="22"/>
        </w:rPr>
        <w:t>.</w:t>
      </w:r>
    </w:p>
    <w:p w14:paraId="75DA844B" w14:textId="77777777" w:rsidR="009B7A4D" w:rsidRDefault="009B7A4D" w:rsidP="009B7A4D">
      <w:pPr>
        <w:divId w:val="3768706635"/>
        <w:rPr>
          <w:b/>
          <w:bCs/>
          <w:i/>
          <w:iCs/>
          <w:sz w:val="22"/>
          <w:szCs w:val="22"/>
        </w:rPr>
      </w:pPr>
      <w:r w:rsidRPr="007B52A6">
        <w:rPr>
          <w:b/>
          <w:bCs/>
          <w:i/>
          <w:iCs/>
          <w:sz w:val="22"/>
          <w:szCs w:val="22"/>
        </w:rPr>
        <w:t>Additional Provisions</w:t>
      </w:r>
    </w:p>
    <w:p w14:paraId="5B122589" w14:textId="77777777" w:rsidR="009B7A4D" w:rsidRPr="007B52A6" w:rsidRDefault="009B7A4D" w:rsidP="009B7A4D">
      <w:pPr>
        <w:divId w:val="3768706636"/>
        <w:rPr>
          <w:sz w:val="22"/>
          <w:szCs w:val="22"/>
        </w:rPr>
      </w:pPr>
      <w:r w:rsidRPr="007B52A6">
        <w:rPr>
          <w:sz w:val="22"/>
          <w:szCs w:val="22"/>
        </w:rPr>
        <w:t>Attachment 1 “Production Procurement” is hereby incorporated into and made a part of the Agreement.</w:t>
      </w:r>
    </w:p>
    <w:p w14:paraId="6236CF03" w14:textId="325A5CDB" w:rsidR="009B7A4D" w:rsidRPr="00A8678C" w:rsidRDefault="009B7A4D" w:rsidP="009B7A4D">
      <w:pPr>
        <w:divId w:val="3768706637"/>
        <w:rPr>
          <w:b/>
          <w:bCs/>
          <w:i/>
          <w:color w:val="7030A0"/>
          <w:sz w:val="22"/>
          <w:szCs w:val="22"/>
        </w:rPr>
      </w:pPr>
      <w:bookmarkStart w:id="77" w:name="_Hlk97895615"/>
      <w:r>
        <w:rPr>
          <w:i/>
          <w:iCs/>
          <w:color w:val="7030A0"/>
          <w:sz w:val="22"/>
          <w:szCs w:val="22"/>
        </w:rPr>
        <w:t>Attach</w:t>
      </w:r>
      <w:r w:rsidRPr="007B52A6">
        <w:rPr>
          <w:i/>
          <w:iCs/>
          <w:color w:val="7030A0"/>
          <w:sz w:val="22"/>
          <w:szCs w:val="22"/>
        </w:rPr>
        <w:t xml:space="preserve"> </w:t>
      </w:r>
      <w:r>
        <w:rPr>
          <w:i/>
          <w:iCs/>
          <w:color w:val="7030A0"/>
          <w:sz w:val="22"/>
          <w:szCs w:val="22"/>
        </w:rPr>
        <w:t>content from</w:t>
      </w:r>
      <w:r w:rsidRPr="007B52A6">
        <w:rPr>
          <w:i/>
          <w:iCs/>
          <w:color w:val="7030A0"/>
          <w:sz w:val="22"/>
          <w:szCs w:val="22"/>
        </w:rPr>
        <w:t xml:space="preserve"> </w:t>
      </w:r>
      <w:r>
        <w:rPr>
          <w:i/>
          <w:iCs/>
          <w:color w:val="7030A0"/>
          <w:sz w:val="22"/>
          <w:szCs w:val="22"/>
        </w:rPr>
        <w:t>P_SRA_PP</w:t>
      </w:r>
      <w:r w:rsidRPr="007B52A6">
        <w:rPr>
          <w:i/>
          <w:iCs/>
          <w:color w:val="7030A0"/>
          <w:sz w:val="22"/>
          <w:szCs w:val="22"/>
        </w:rPr>
        <w:t xml:space="preserve"> </w:t>
      </w:r>
      <w:r>
        <w:rPr>
          <w:i/>
          <w:iCs/>
          <w:color w:val="7030A0"/>
          <w:sz w:val="22"/>
          <w:szCs w:val="22"/>
        </w:rPr>
        <w:t>to the end of</w:t>
      </w:r>
      <w:r w:rsidRPr="007B52A6">
        <w:rPr>
          <w:i/>
          <w:iCs/>
          <w:color w:val="7030A0"/>
          <w:sz w:val="22"/>
          <w:szCs w:val="22"/>
        </w:rPr>
        <w:t xml:space="preserve"> this SOW</w:t>
      </w:r>
      <w:r>
        <w:rPr>
          <w:i/>
          <w:iCs/>
          <w:color w:val="7030A0"/>
          <w:sz w:val="22"/>
          <w:szCs w:val="22"/>
        </w:rPr>
        <w:t xml:space="preserve">. </w:t>
      </w:r>
      <w:r w:rsidRPr="00A8678C">
        <w:rPr>
          <w:b/>
          <w:bCs/>
          <w:i/>
          <w:iCs/>
          <w:color w:val="7030A0"/>
          <w:sz w:val="22"/>
          <w:szCs w:val="22"/>
        </w:rPr>
        <w:t>Remove the header, the preamble paragraph and signature blocks</w:t>
      </w:r>
      <w:bookmarkEnd w:id="77"/>
      <w:r w:rsidRPr="00A8678C">
        <w:rPr>
          <w:b/>
          <w:bCs/>
          <w:i/>
          <w:iCs/>
          <w:color w:val="7030A0"/>
          <w:sz w:val="22"/>
          <w:szCs w:val="22"/>
        </w:rPr>
        <w:t>.</w:t>
      </w:r>
      <w:r>
        <w:rPr>
          <w:b/>
          <w:bCs/>
          <w:i/>
          <w:iCs/>
          <w:color w:val="7030A0"/>
          <w:sz w:val="22"/>
          <w:szCs w:val="22"/>
        </w:rPr>
        <w:t xml:space="preserve"> </w:t>
      </w:r>
      <w:bookmarkStart w:id="78" w:name="_Hlk97899203"/>
      <w:r>
        <w:rPr>
          <w:b/>
          <w:bCs/>
          <w:i/>
          <w:iCs/>
          <w:color w:val="7030A0"/>
          <w:sz w:val="22"/>
          <w:szCs w:val="22"/>
        </w:rPr>
        <w:t>Insert the title “Attachment I Production Procurement” into the header.</w:t>
      </w:r>
      <w:bookmarkEnd w:id="78"/>
    </w:p>
    <w:p w14:paraId="5DA74D5A" w14:textId="77777777" w:rsidR="009B7A4D" w:rsidRPr="00763A6D" w:rsidRDefault="009B7A4D" w:rsidP="00763A6D">
      <w:pPr>
        <w:pStyle w:val="IBMBody"/>
        <w:spacing w:before="120"/>
        <w:rPr>
          <w:sz w:val="22"/>
          <w:szCs w:val="22"/>
        </w:rPr>
      </w:pPr>
    </w:p>
    <w:bookmarkEnd w:id="75"/>
    <w:p w14:paraId="427CBB9C" w14:textId="77777777" w:rsidR="003313F4" w:rsidRPr="00863925" w:rsidRDefault="003313F4" w:rsidP="003313F4">
      <w:pPr>
        <w:divId w:val="3768706638"/>
        <w:rPr>
          <w:i/>
          <w:color w:val="7030A0"/>
          <w:sz w:val="22"/>
          <w:szCs w:val="22"/>
        </w:rPr>
      </w:pPr>
      <w:r w:rsidRPr="00863925">
        <w:rPr>
          <w:color w:val="7030A0"/>
          <w:sz w:val="22"/>
          <w:szCs w:val="22"/>
        </w:rPr>
        <w:t>***************</w:t>
      </w:r>
      <w:r w:rsidRPr="00863925">
        <w:rPr>
          <w:i/>
          <w:color w:val="7030A0"/>
          <w:sz w:val="22"/>
          <w:szCs w:val="22"/>
        </w:rPr>
        <w:t xml:space="preserve">End of </w:t>
      </w:r>
      <w:r w:rsidRPr="00863925">
        <w:rPr>
          <w:b/>
          <w:i/>
          <w:color w:val="7030A0"/>
          <w:sz w:val="22"/>
          <w:szCs w:val="22"/>
        </w:rPr>
        <w:t>Goods</w:t>
      </w:r>
      <w:r w:rsidRPr="00863925">
        <w:rPr>
          <w:i/>
          <w:color w:val="7030A0"/>
          <w:sz w:val="22"/>
          <w:szCs w:val="22"/>
        </w:rPr>
        <w:t xml:space="preserve"> Section</w:t>
      </w:r>
    </w:p>
    <w:p w14:paraId="24179877" w14:textId="77777777" w:rsidR="007D0219" w:rsidRPr="00863925" w:rsidRDefault="007D0219" w:rsidP="00A711E9">
      <w:pPr>
        <w:pStyle w:val="AttachmentFirstParagraphHeader"/>
        <w:divId w:val="3768706639"/>
        <w:rPr>
          <w:rFonts w:cs="Times New Roman"/>
          <w:sz w:val="22"/>
          <w:szCs w:val="22"/>
        </w:rPr>
      </w:pPr>
      <w:r w:rsidRPr="00863925">
        <w:rPr>
          <w:rFonts w:cs="Times New Roman"/>
          <w:sz w:val="22"/>
          <w:szCs w:val="22"/>
        </w:rPr>
        <w:t>Program License</w:t>
      </w:r>
    </w:p>
    <w:p w14:paraId="3840DCF4" w14:textId="77777777" w:rsidR="007D0219" w:rsidRPr="00863925" w:rsidRDefault="007D0219" w:rsidP="00A711E9">
      <w:pPr>
        <w:pStyle w:val="Instructions"/>
        <w:divId w:val="3768706640"/>
        <w:rPr>
          <w:rFonts w:cs="Times New Roman"/>
          <w:sz w:val="22"/>
          <w:szCs w:val="22"/>
        </w:rPr>
      </w:pPr>
      <w:r w:rsidRPr="00863925">
        <w:rPr>
          <w:rFonts w:cs="Times New Roman"/>
          <w:sz w:val="22"/>
          <w:szCs w:val="22"/>
        </w:rPr>
        <w:t>Use this Section if you ar</w:t>
      </w:r>
      <w:r w:rsidR="004044E7" w:rsidRPr="00863925">
        <w:rPr>
          <w:rFonts w:cs="Times New Roman"/>
          <w:sz w:val="22"/>
          <w:szCs w:val="22"/>
        </w:rPr>
        <w:t>e</w:t>
      </w:r>
      <w:r w:rsidRPr="00863925">
        <w:rPr>
          <w:rFonts w:cs="Times New Roman"/>
          <w:sz w:val="22"/>
          <w:szCs w:val="22"/>
        </w:rPr>
        <w:t xml:space="preserve"> purchasing </w:t>
      </w:r>
      <w:r w:rsidRPr="00863925">
        <w:rPr>
          <w:rFonts w:cs="Times New Roman"/>
          <w:b/>
          <w:sz w:val="22"/>
          <w:szCs w:val="22"/>
          <w:u w:val="single"/>
        </w:rPr>
        <w:t>software licenses</w:t>
      </w:r>
      <w:r w:rsidR="009E17EB" w:rsidRPr="00863925">
        <w:rPr>
          <w:rFonts w:cs="Times New Roman"/>
          <w:b/>
          <w:sz w:val="22"/>
          <w:szCs w:val="22"/>
          <w:u w:val="single"/>
        </w:rPr>
        <w:t xml:space="preserve"> </w:t>
      </w:r>
      <w:r w:rsidR="009E17EB" w:rsidRPr="00863925">
        <w:rPr>
          <w:rFonts w:cs="Times New Roman"/>
          <w:sz w:val="22"/>
          <w:szCs w:val="22"/>
        </w:rPr>
        <w:t xml:space="preserve">(i.e., traditional software license model) or any type of </w:t>
      </w:r>
      <w:r w:rsidR="009E17EB" w:rsidRPr="00863925">
        <w:rPr>
          <w:rFonts w:cs="Times New Roman"/>
          <w:b/>
          <w:sz w:val="22"/>
          <w:szCs w:val="22"/>
        </w:rPr>
        <w:t xml:space="preserve">Software or Service where a variable payment method </w:t>
      </w:r>
      <w:r w:rsidR="009E17EB" w:rsidRPr="00863925">
        <w:rPr>
          <w:rFonts w:cs="Times New Roman"/>
          <w:sz w:val="22"/>
          <w:szCs w:val="22"/>
        </w:rPr>
        <w:t>is required such as royalties or usage based fees</w:t>
      </w:r>
      <w:r w:rsidR="007D57F2" w:rsidRPr="00863925">
        <w:rPr>
          <w:rFonts w:cs="Times New Roman"/>
          <w:sz w:val="22"/>
          <w:szCs w:val="22"/>
        </w:rPr>
        <w:t>.</w:t>
      </w:r>
    </w:p>
    <w:p w14:paraId="2B6960AC" w14:textId="77777777" w:rsidR="007D0219" w:rsidRPr="00863925" w:rsidRDefault="007D0219" w:rsidP="00A711E9">
      <w:pPr>
        <w:pStyle w:val="Instructions"/>
        <w:divId w:val="3768706641"/>
        <w:rPr>
          <w:rFonts w:cs="Times New Roman"/>
          <w:sz w:val="22"/>
          <w:szCs w:val="22"/>
        </w:rPr>
      </w:pPr>
      <w:r w:rsidRPr="00863925">
        <w:rPr>
          <w:rFonts w:cs="Times New Roman"/>
          <w:sz w:val="22"/>
          <w:szCs w:val="22"/>
        </w:rPr>
        <w:t>Mark all of the authorized uses of the Deliverables granted by Supplier</w:t>
      </w:r>
      <w:r w:rsidR="00E03F8C" w:rsidRPr="00863925">
        <w:rPr>
          <w:rFonts w:cs="Times New Roman"/>
          <w:sz w:val="22"/>
          <w:szCs w:val="22"/>
        </w:rPr>
        <w:t xml:space="preserve"> and delete those that do not apply</w:t>
      </w:r>
      <w:r w:rsidRPr="00863925">
        <w:rPr>
          <w:rFonts w:cs="Times New Roman"/>
          <w:sz w:val="22"/>
          <w:szCs w:val="22"/>
        </w:rPr>
        <w:t xml:space="preserve">. In the columns where there are 2 choices separated by “or” e.g., “Survival of Rights,” </w:t>
      </w:r>
      <w:r w:rsidRPr="00863925">
        <w:rPr>
          <w:rFonts w:cs="Times New Roman"/>
          <w:sz w:val="22"/>
          <w:szCs w:val="22"/>
        </w:rPr>
        <w:lastRenderedPageBreak/>
        <w:t>“Deliverable Type,” “Payment Type,” retain the option that applies and delete the option that does NOT apply.</w:t>
      </w:r>
    </w:p>
    <w:tbl>
      <w:tblPr>
        <w:tblW w:w="5000" w:type="pct"/>
        <w:tblInd w:w="-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5" w:type="dxa"/>
          <w:right w:w="0" w:type="dxa"/>
        </w:tblCellMar>
        <w:tblLook w:val="04A0" w:firstRow="1" w:lastRow="0" w:firstColumn="1" w:lastColumn="0" w:noHBand="0" w:noVBand="1"/>
      </w:tblPr>
      <w:tblGrid>
        <w:gridCol w:w="2299"/>
        <w:gridCol w:w="3482"/>
        <w:gridCol w:w="3569"/>
      </w:tblGrid>
      <w:tr w:rsidR="007D0219" w:rsidRPr="007E59D8" w14:paraId="0D71D04D" w14:textId="77777777" w:rsidTr="00077A3C">
        <w:trPr>
          <w:tblHeader/>
        </w:trPr>
        <w:tc>
          <w:tcPr>
            <w:tcW w:w="1884"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04AE6CC5" w14:textId="77777777" w:rsidR="007D0219" w:rsidRPr="00863925" w:rsidRDefault="007D0219" w:rsidP="007D0219">
            <w:pPr>
              <w:ind w:left="360" w:hanging="360"/>
              <w:jc w:val="center"/>
              <w:rPr>
                <w:rFonts w:eastAsia="Calibri"/>
                <w:b/>
                <w:bCs/>
                <w:color w:val="00000A"/>
                <w:sz w:val="22"/>
                <w:szCs w:val="22"/>
                <w:highlight w:val="lightGray"/>
              </w:rPr>
            </w:pPr>
            <w:r w:rsidRPr="00863925">
              <w:rPr>
                <w:rFonts w:eastAsia="Calibri"/>
                <w:b/>
                <w:bCs/>
                <w:color w:val="00000A"/>
                <w:sz w:val="22"/>
                <w:szCs w:val="22"/>
                <w:highlight w:val="lightGray"/>
              </w:rPr>
              <w:t>Authorized Use</w:t>
            </w:r>
          </w:p>
        </w:tc>
        <w:tc>
          <w:tcPr>
            <w:tcW w:w="4370"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328F8394" w14:textId="77777777" w:rsidR="007D0219" w:rsidRPr="00863925" w:rsidRDefault="007D0219" w:rsidP="007D0219">
            <w:pPr>
              <w:ind w:left="360"/>
              <w:jc w:val="center"/>
              <w:rPr>
                <w:rFonts w:eastAsia="Calibri"/>
                <w:b/>
                <w:bCs/>
                <w:color w:val="00000A"/>
                <w:sz w:val="22"/>
                <w:szCs w:val="22"/>
                <w:highlight w:val="lightGray"/>
              </w:rPr>
            </w:pPr>
            <w:r w:rsidRPr="00863925">
              <w:rPr>
                <w:rFonts w:eastAsia="Calibri"/>
                <w:b/>
                <w:bCs/>
                <w:color w:val="00000A"/>
                <w:sz w:val="22"/>
                <w:szCs w:val="22"/>
                <w:highlight w:val="lightGray"/>
              </w:rPr>
              <w:t>Description of Grant</w:t>
            </w:r>
          </w:p>
        </w:tc>
        <w:tc>
          <w:tcPr>
            <w:tcW w:w="4536"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46B79F94" w14:textId="77777777" w:rsidR="007D0219" w:rsidRPr="00863925" w:rsidRDefault="007D0219" w:rsidP="007D0219">
            <w:pPr>
              <w:ind w:left="360"/>
              <w:jc w:val="center"/>
              <w:rPr>
                <w:rFonts w:eastAsia="Calibri"/>
                <w:b/>
                <w:bCs/>
                <w:color w:val="00000A"/>
                <w:sz w:val="22"/>
                <w:szCs w:val="22"/>
              </w:rPr>
            </w:pPr>
            <w:r w:rsidRPr="00863925">
              <w:rPr>
                <w:rFonts w:eastAsia="Calibri"/>
                <w:b/>
                <w:bCs/>
                <w:color w:val="00000A"/>
                <w:sz w:val="22"/>
                <w:szCs w:val="22"/>
                <w:highlight w:val="lightGray"/>
              </w:rPr>
              <w:t>Survival of Rights</w:t>
            </w:r>
          </w:p>
        </w:tc>
      </w:tr>
      <w:tr w:rsidR="007D0219" w:rsidRPr="007E59D8" w14:paraId="413DCD1F" w14:textId="77777777" w:rsidTr="00077A3C">
        <w:tc>
          <w:tcPr>
            <w:tcW w:w="1884"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6250E426" w14:textId="77777777" w:rsidR="007D0219" w:rsidRPr="00DF46FB" w:rsidRDefault="002506C4" w:rsidP="007D0219">
            <w:pPr>
              <w:ind w:left="360" w:hanging="360"/>
              <w:rPr>
                <w:rFonts w:eastAsia="Calibri"/>
                <w:color w:val="00000A"/>
                <w:sz w:val="22"/>
                <w:szCs w:val="22"/>
              </w:rPr>
            </w:pPr>
            <w:r w:rsidRPr="00DF46FB">
              <w:rPr>
                <w:rFonts w:eastAsia="Calibri"/>
                <w:color w:val="00000A"/>
                <w:sz w:val="22"/>
                <w:szCs w:val="22"/>
              </w:rPr>
              <w:fldChar w:fldCharType="begin">
                <w:ffData>
                  <w:name w:val=""/>
                  <w:enabled/>
                  <w:calcOnExit w:val="0"/>
                  <w:checkBox>
                    <w:sizeAuto/>
                    <w:default w:val="0"/>
                  </w:checkBox>
                </w:ffData>
              </w:fldChar>
            </w:r>
            <w:r w:rsidR="007D0219" w:rsidRPr="00DF46FB">
              <w:rPr>
                <w:rFonts w:eastAsia="Calibri"/>
                <w:color w:val="00000A"/>
                <w:sz w:val="22"/>
                <w:szCs w:val="22"/>
              </w:rPr>
              <w:instrText>FORMCHECKBOX</w:instrText>
            </w:r>
            <w:r w:rsidR="00000000">
              <w:rPr>
                <w:rFonts w:eastAsia="Calibri"/>
                <w:color w:val="00000A"/>
                <w:sz w:val="22"/>
                <w:szCs w:val="22"/>
              </w:rPr>
            </w:r>
            <w:r w:rsidR="00000000">
              <w:rPr>
                <w:rFonts w:eastAsia="Calibri"/>
                <w:color w:val="00000A"/>
                <w:sz w:val="22"/>
                <w:szCs w:val="22"/>
              </w:rPr>
              <w:fldChar w:fldCharType="separate"/>
            </w:r>
            <w:bookmarkStart w:id="79" w:name="__Fieldmark__21573_439923709"/>
            <w:bookmarkStart w:id="80" w:name="__Fieldmark__13437_439923709"/>
            <w:bookmarkStart w:id="81" w:name="Check1"/>
            <w:bookmarkEnd w:id="79"/>
            <w:bookmarkEnd w:id="80"/>
            <w:r w:rsidRPr="00DF46FB">
              <w:rPr>
                <w:rFonts w:eastAsia="Calibri"/>
                <w:color w:val="00000A"/>
                <w:sz w:val="22"/>
                <w:szCs w:val="22"/>
              </w:rPr>
              <w:fldChar w:fldCharType="end"/>
            </w:r>
            <w:bookmarkEnd w:id="81"/>
            <w:r w:rsidR="007D0219" w:rsidRPr="00DF46FB">
              <w:rPr>
                <w:rFonts w:eastAsia="Calibri"/>
                <w:b/>
                <w:color w:val="00000A"/>
                <w:sz w:val="22"/>
                <w:szCs w:val="22"/>
              </w:rPr>
              <w:t xml:space="preserve"> </w:t>
            </w:r>
            <w:r w:rsidR="007D0219" w:rsidRPr="00DF46FB">
              <w:rPr>
                <w:rFonts w:eastAsia="Calibri"/>
                <w:b/>
                <w:color w:val="00000A"/>
                <w:sz w:val="22"/>
                <w:szCs w:val="22"/>
              </w:rPr>
              <w:tab/>
              <w:t>Internal use by IBM for developing or testing Compatible products</w:t>
            </w:r>
          </w:p>
        </w:tc>
        <w:tc>
          <w:tcPr>
            <w:tcW w:w="4370"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544D7F43" w14:textId="77777777" w:rsidR="007D0219" w:rsidRPr="00DF46FB" w:rsidRDefault="007D0219" w:rsidP="007D0219">
            <w:pPr>
              <w:ind w:left="360"/>
              <w:rPr>
                <w:rFonts w:eastAsia="Calibri"/>
                <w:color w:val="00000A"/>
                <w:sz w:val="22"/>
                <w:szCs w:val="22"/>
              </w:rPr>
            </w:pPr>
            <w:r w:rsidRPr="00DF46FB">
              <w:rPr>
                <w:rFonts w:eastAsia="Calibri"/>
                <w:color w:val="00000A"/>
                <w:sz w:val="22"/>
                <w:szCs w:val="22"/>
              </w:rPr>
              <w:t xml:space="preserve">The IPR grant from Supplier authorizes IBM to utilize the Deliverables to develop Compatible software for internal use or licensing to Customers and to support and debug that Compatible software (including the right to inspect the Deliverables as necessary to identify programming errors or other program failures).  </w:t>
            </w:r>
          </w:p>
        </w:tc>
        <w:tc>
          <w:tcPr>
            <w:tcW w:w="4536"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3C18180A" w14:textId="77777777" w:rsidR="007D0219" w:rsidRPr="00DF46FB" w:rsidRDefault="007D0219" w:rsidP="007D0219">
            <w:pPr>
              <w:ind w:left="360"/>
              <w:rPr>
                <w:rFonts w:eastAsia="Calibri"/>
                <w:color w:val="00000A"/>
                <w:sz w:val="22"/>
                <w:szCs w:val="22"/>
              </w:rPr>
            </w:pPr>
            <w:r w:rsidRPr="00DF46FB">
              <w:rPr>
                <w:rFonts w:eastAsia="Calibri"/>
                <w:color w:val="00000A"/>
                <w:sz w:val="22"/>
                <w:szCs w:val="22"/>
              </w:rPr>
              <w:t>[The rights granted hereunder are perpetual and survive termination of the SOW.]</w:t>
            </w:r>
          </w:p>
          <w:p w14:paraId="035F044A" w14:textId="77777777" w:rsidR="007D0219" w:rsidRPr="00DF46FB" w:rsidRDefault="007D0219" w:rsidP="007D0219">
            <w:pPr>
              <w:ind w:left="360"/>
              <w:jc w:val="center"/>
              <w:rPr>
                <w:rFonts w:eastAsia="Calibri"/>
                <w:color w:val="00000A"/>
                <w:sz w:val="22"/>
                <w:szCs w:val="22"/>
              </w:rPr>
            </w:pPr>
            <w:r w:rsidRPr="00DF46FB">
              <w:rPr>
                <w:rFonts w:eastAsia="Calibri"/>
                <w:color w:val="00000A"/>
                <w:sz w:val="22"/>
                <w:szCs w:val="22"/>
              </w:rPr>
              <w:t>or</w:t>
            </w:r>
          </w:p>
          <w:p w14:paraId="6F343763" w14:textId="77777777" w:rsidR="007D0219" w:rsidRPr="00DF46FB" w:rsidRDefault="007D0219" w:rsidP="007D0219">
            <w:pPr>
              <w:ind w:left="360"/>
              <w:rPr>
                <w:rFonts w:eastAsia="Calibri"/>
                <w:color w:val="00000A"/>
                <w:sz w:val="22"/>
                <w:szCs w:val="22"/>
              </w:rPr>
            </w:pPr>
            <w:r w:rsidRPr="00DF46FB">
              <w:rPr>
                <w:rFonts w:eastAsia="Calibri"/>
                <w:color w:val="00000A"/>
                <w:sz w:val="22"/>
                <w:szCs w:val="22"/>
              </w:rPr>
              <w:t xml:space="preserve">[The right to use the Deliverables to develop Compatible software terminates with the SOW.  All other rights granted for this Authorized Use are perpetual and survive termination of the SOW.  Termination of this </w:t>
            </w:r>
            <w:r w:rsidR="00370CF4" w:rsidRPr="00DF46FB">
              <w:rPr>
                <w:rFonts w:eastAsia="Calibri"/>
                <w:color w:val="00000A"/>
                <w:sz w:val="22"/>
                <w:szCs w:val="22"/>
              </w:rPr>
              <w:t xml:space="preserve">SOW </w:t>
            </w:r>
            <w:r w:rsidRPr="00DF46FB">
              <w:rPr>
                <w:rFonts w:eastAsia="Calibri"/>
                <w:color w:val="00000A"/>
                <w:sz w:val="22"/>
                <w:szCs w:val="22"/>
              </w:rPr>
              <w:t>shall have no effect on IBM's right to continue to license and support its Compatible software internally or with Customers.]</w:t>
            </w:r>
          </w:p>
        </w:tc>
      </w:tr>
      <w:tr w:rsidR="007D0219" w:rsidRPr="007E59D8" w14:paraId="062C2004" w14:textId="77777777" w:rsidTr="00077A3C">
        <w:tc>
          <w:tcPr>
            <w:tcW w:w="1884"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7AF2F759" w14:textId="77777777" w:rsidR="007D0219" w:rsidRPr="00DF46FB" w:rsidRDefault="002506C4" w:rsidP="007D0219">
            <w:pPr>
              <w:ind w:left="360" w:hanging="360"/>
              <w:rPr>
                <w:rFonts w:eastAsia="Calibri"/>
                <w:color w:val="00000A"/>
                <w:sz w:val="22"/>
                <w:szCs w:val="22"/>
              </w:rPr>
            </w:pPr>
            <w:r w:rsidRPr="00DF46FB">
              <w:rPr>
                <w:rFonts w:eastAsia="Calibri"/>
                <w:color w:val="00000A"/>
                <w:sz w:val="22"/>
                <w:szCs w:val="22"/>
              </w:rPr>
              <w:fldChar w:fldCharType="begin">
                <w:ffData>
                  <w:name w:val=""/>
                  <w:enabled/>
                  <w:calcOnExit w:val="0"/>
                  <w:checkBox>
                    <w:sizeAuto/>
                    <w:default w:val="0"/>
                  </w:checkBox>
                </w:ffData>
              </w:fldChar>
            </w:r>
            <w:r w:rsidR="007D0219" w:rsidRPr="00DF46FB">
              <w:rPr>
                <w:rFonts w:eastAsia="Calibri"/>
                <w:color w:val="00000A"/>
                <w:sz w:val="22"/>
                <w:szCs w:val="22"/>
              </w:rPr>
              <w:instrText>FORMCHECKBOX</w:instrText>
            </w:r>
            <w:r w:rsidR="00000000">
              <w:rPr>
                <w:rFonts w:eastAsia="Calibri"/>
                <w:color w:val="00000A"/>
                <w:sz w:val="22"/>
                <w:szCs w:val="22"/>
              </w:rPr>
            </w:r>
            <w:r w:rsidR="00000000">
              <w:rPr>
                <w:rFonts w:eastAsia="Calibri"/>
                <w:color w:val="00000A"/>
                <w:sz w:val="22"/>
                <w:szCs w:val="22"/>
              </w:rPr>
              <w:fldChar w:fldCharType="separate"/>
            </w:r>
            <w:bookmarkStart w:id="82" w:name="__Fieldmark__21606_439923709"/>
            <w:bookmarkStart w:id="83" w:name="__Fieldmark__13465_439923709"/>
            <w:bookmarkStart w:id="84" w:name="Check2"/>
            <w:bookmarkEnd w:id="82"/>
            <w:bookmarkEnd w:id="83"/>
            <w:r w:rsidRPr="00DF46FB">
              <w:rPr>
                <w:rFonts w:eastAsia="Calibri"/>
                <w:color w:val="00000A"/>
                <w:sz w:val="22"/>
                <w:szCs w:val="22"/>
              </w:rPr>
              <w:fldChar w:fldCharType="end"/>
            </w:r>
            <w:bookmarkEnd w:id="84"/>
            <w:r w:rsidR="007D0219" w:rsidRPr="00DF46FB">
              <w:rPr>
                <w:rFonts w:eastAsia="Calibri"/>
                <w:b/>
                <w:color w:val="00000A"/>
                <w:sz w:val="22"/>
                <w:szCs w:val="22"/>
              </w:rPr>
              <w:t xml:space="preserve"> </w:t>
            </w:r>
            <w:r w:rsidR="007D0219" w:rsidRPr="00DF46FB">
              <w:rPr>
                <w:rFonts w:eastAsia="Calibri"/>
                <w:b/>
                <w:color w:val="00000A"/>
                <w:sz w:val="22"/>
                <w:szCs w:val="22"/>
              </w:rPr>
              <w:tab/>
              <w:t>Internal productive use by IBM</w:t>
            </w:r>
          </w:p>
        </w:tc>
        <w:tc>
          <w:tcPr>
            <w:tcW w:w="4370"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56081069" w14:textId="77777777" w:rsidR="007D0219" w:rsidRPr="00DF46FB" w:rsidRDefault="007D0219" w:rsidP="007D0219">
            <w:pPr>
              <w:ind w:left="360"/>
              <w:rPr>
                <w:rFonts w:eastAsia="Calibri"/>
                <w:color w:val="00000A"/>
                <w:sz w:val="22"/>
                <w:szCs w:val="22"/>
              </w:rPr>
            </w:pPr>
            <w:r w:rsidRPr="00DF46FB">
              <w:rPr>
                <w:rFonts w:eastAsia="Calibri"/>
                <w:color w:val="00000A"/>
                <w:sz w:val="22"/>
                <w:szCs w:val="22"/>
              </w:rPr>
              <w:t>The IPR grant from Supplier authorizes IBM to utilize the Deliverables internally within IBM to run its various businesses, including those portions of its business that provide services to Customers, but does not authorize IBM to expose the functionality of the Deliverables to its Customers, such as would be done by hosting it as a SaaS offering or running it in a service bureau.</w:t>
            </w:r>
          </w:p>
        </w:tc>
        <w:tc>
          <w:tcPr>
            <w:tcW w:w="4536"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0E6A6862" w14:textId="77777777" w:rsidR="007D0219" w:rsidRPr="00DF46FB" w:rsidRDefault="007D0219" w:rsidP="007D0219">
            <w:pPr>
              <w:ind w:left="360"/>
              <w:rPr>
                <w:rFonts w:eastAsia="Calibri"/>
                <w:color w:val="00000A"/>
                <w:sz w:val="22"/>
                <w:szCs w:val="22"/>
              </w:rPr>
            </w:pPr>
            <w:r w:rsidRPr="00DF46FB">
              <w:rPr>
                <w:rFonts w:eastAsia="Calibri"/>
                <w:color w:val="00000A"/>
                <w:sz w:val="22"/>
                <w:szCs w:val="22"/>
              </w:rPr>
              <w:t>[The rights granted for this Authorized Use are perpetual and survive termination of the SOW.]</w:t>
            </w:r>
          </w:p>
          <w:p w14:paraId="23334215" w14:textId="77777777" w:rsidR="007D0219" w:rsidRPr="00DF46FB" w:rsidRDefault="007D0219" w:rsidP="007D0219">
            <w:pPr>
              <w:ind w:left="360"/>
              <w:jc w:val="center"/>
              <w:rPr>
                <w:rFonts w:eastAsia="Calibri"/>
                <w:color w:val="00000A"/>
                <w:sz w:val="22"/>
                <w:szCs w:val="22"/>
              </w:rPr>
            </w:pPr>
            <w:r w:rsidRPr="00DF46FB">
              <w:rPr>
                <w:rFonts w:eastAsia="Calibri"/>
                <w:color w:val="00000A"/>
                <w:sz w:val="22"/>
                <w:szCs w:val="22"/>
              </w:rPr>
              <w:t>or</w:t>
            </w:r>
          </w:p>
          <w:p w14:paraId="007AE83D" w14:textId="77777777" w:rsidR="007D0219" w:rsidRPr="00DF46FB" w:rsidRDefault="007D0219" w:rsidP="007D0219">
            <w:pPr>
              <w:ind w:left="360"/>
              <w:rPr>
                <w:rFonts w:eastAsia="Calibri"/>
                <w:color w:val="00000A"/>
                <w:sz w:val="22"/>
                <w:szCs w:val="22"/>
              </w:rPr>
            </w:pPr>
            <w:r w:rsidRPr="00DF46FB">
              <w:rPr>
                <w:rFonts w:eastAsia="Calibri"/>
                <w:color w:val="00000A"/>
                <w:sz w:val="22"/>
                <w:szCs w:val="22"/>
              </w:rPr>
              <w:t>[The rights granted for this Authorized Use terminate with the SOW.]</w:t>
            </w:r>
          </w:p>
        </w:tc>
      </w:tr>
      <w:tr w:rsidR="007D0219" w:rsidRPr="007E59D8" w14:paraId="2CFC3EAE" w14:textId="77777777" w:rsidTr="00077A3C">
        <w:tc>
          <w:tcPr>
            <w:tcW w:w="1884"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65D4E13D" w14:textId="77777777" w:rsidR="007D0219" w:rsidRPr="00DF46FB" w:rsidRDefault="002506C4" w:rsidP="009E17EB">
            <w:pPr>
              <w:ind w:left="360" w:hanging="360"/>
              <w:rPr>
                <w:rFonts w:eastAsia="Calibri"/>
                <w:color w:val="00000A"/>
                <w:sz w:val="22"/>
                <w:szCs w:val="22"/>
              </w:rPr>
            </w:pPr>
            <w:r w:rsidRPr="00DF46FB">
              <w:rPr>
                <w:rFonts w:eastAsia="Calibri"/>
                <w:color w:val="00000A"/>
                <w:sz w:val="22"/>
                <w:szCs w:val="22"/>
              </w:rPr>
              <w:fldChar w:fldCharType="begin">
                <w:ffData>
                  <w:name w:val=""/>
                  <w:enabled/>
                  <w:calcOnExit w:val="0"/>
                  <w:checkBox>
                    <w:sizeAuto/>
                    <w:default w:val="0"/>
                  </w:checkBox>
                </w:ffData>
              </w:fldChar>
            </w:r>
            <w:r w:rsidR="007D0219" w:rsidRPr="00DF46FB">
              <w:rPr>
                <w:rFonts w:eastAsia="Calibri"/>
                <w:color w:val="00000A"/>
                <w:sz w:val="22"/>
                <w:szCs w:val="22"/>
              </w:rPr>
              <w:instrText>FORMCHECKBOX</w:instrText>
            </w:r>
            <w:r w:rsidR="00000000">
              <w:rPr>
                <w:rFonts w:eastAsia="Calibri"/>
                <w:color w:val="00000A"/>
                <w:sz w:val="22"/>
                <w:szCs w:val="22"/>
              </w:rPr>
            </w:r>
            <w:r w:rsidR="00000000">
              <w:rPr>
                <w:rFonts w:eastAsia="Calibri"/>
                <w:color w:val="00000A"/>
                <w:sz w:val="22"/>
                <w:szCs w:val="22"/>
              </w:rPr>
              <w:fldChar w:fldCharType="separate"/>
            </w:r>
            <w:bookmarkStart w:id="85" w:name="__Fieldmark__21633_439923709"/>
            <w:bookmarkStart w:id="86" w:name="__Fieldmark__13487_439923709"/>
            <w:bookmarkStart w:id="87" w:name="Check3"/>
            <w:bookmarkEnd w:id="85"/>
            <w:bookmarkEnd w:id="86"/>
            <w:r w:rsidRPr="00DF46FB">
              <w:rPr>
                <w:rFonts w:eastAsia="Calibri"/>
                <w:color w:val="00000A"/>
                <w:sz w:val="22"/>
                <w:szCs w:val="22"/>
              </w:rPr>
              <w:fldChar w:fldCharType="end"/>
            </w:r>
            <w:bookmarkEnd w:id="87"/>
            <w:r w:rsidR="007D0219" w:rsidRPr="00DF46FB">
              <w:rPr>
                <w:rFonts w:eastAsia="Calibri"/>
                <w:b/>
                <w:color w:val="00000A"/>
                <w:sz w:val="22"/>
                <w:szCs w:val="22"/>
              </w:rPr>
              <w:t xml:space="preserve"> </w:t>
            </w:r>
            <w:r w:rsidR="007D0219" w:rsidRPr="00DF46FB">
              <w:rPr>
                <w:rFonts w:eastAsia="Calibri"/>
                <w:b/>
                <w:color w:val="00000A"/>
                <w:sz w:val="22"/>
                <w:szCs w:val="22"/>
              </w:rPr>
              <w:tab/>
            </w:r>
            <w:r w:rsidR="009E17EB" w:rsidRPr="00DF46FB">
              <w:rPr>
                <w:rFonts w:eastAsia="Calibri"/>
                <w:b/>
                <w:color w:val="00000A"/>
                <w:sz w:val="22"/>
                <w:szCs w:val="22"/>
              </w:rPr>
              <w:t>Distribution to Customers via IBM Service Agreements</w:t>
            </w:r>
          </w:p>
        </w:tc>
        <w:tc>
          <w:tcPr>
            <w:tcW w:w="4370"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32D1D7CE" w14:textId="77777777" w:rsidR="007D0219" w:rsidRPr="00DF46FB" w:rsidRDefault="007D0219" w:rsidP="007D0219">
            <w:pPr>
              <w:ind w:left="360"/>
              <w:rPr>
                <w:rFonts w:eastAsia="Calibri"/>
                <w:color w:val="00000A"/>
                <w:sz w:val="22"/>
                <w:szCs w:val="22"/>
              </w:rPr>
            </w:pPr>
            <w:r w:rsidRPr="00DF46FB">
              <w:rPr>
                <w:rFonts w:eastAsia="Calibri"/>
                <w:color w:val="00000A"/>
                <w:sz w:val="22"/>
                <w:szCs w:val="22"/>
              </w:rPr>
              <w:t>The IPR grant from Supplier authorizes IBM to utilize the Programs on IBM-owned or IBM-controlled hardware to provide Customers the benefit of the Programs, such as in a SaaS or service bureau offering.</w:t>
            </w:r>
          </w:p>
        </w:tc>
        <w:tc>
          <w:tcPr>
            <w:tcW w:w="4536"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3750D0FA" w14:textId="77777777" w:rsidR="007D0219" w:rsidRPr="00DF46FB" w:rsidRDefault="007D0219" w:rsidP="007D0219">
            <w:pPr>
              <w:ind w:left="360"/>
              <w:rPr>
                <w:rFonts w:eastAsia="Calibri"/>
                <w:color w:val="00000A"/>
                <w:sz w:val="22"/>
                <w:szCs w:val="22"/>
              </w:rPr>
            </w:pPr>
            <w:r w:rsidRPr="00DF46FB">
              <w:rPr>
                <w:rFonts w:eastAsia="Calibri"/>
                <w:color w:val="00000A"/>
                <w:sz w:val="22"/>
                <w:szCs w:val="22"/>
              </w:rPr>
              <w:t>[The rights granted for this Authorized Use are perpetual and survive termination of the SOW.]</w:t>
            </w:r>
          </w:p>
          <w:p w14:paraId="326DEA2D" w14:textId="77777777" w:rsidR="007D0219" w:rsidRPr="00DF46FB" w:rsidRDefault="007D0219" w:rsidP="007D0219">
            <w:pPr>
              <w:ind w:left="360"/>
              <w:jc w:val="center"/>
              <w:rPr>
                <w:rFonts w:eastAsia="Calibri"/>
                <w:color w:val="00000A"/>
                <w:sz w:val="22"/>
                <w:szCs w:val="22"/>
              </w:rPr>
            </w:pPr>
            <w:r w:rsidRPr="00DF46FB">
              <w:rPr>
                <w:rFonts w:eastAsia="Calibri"/>
                <w:color w:val="00000A"/>
                <w:sz w:val="22"/>
                <w:szCs w:val="22"/>
              </w:rPr>
              <w:t>or</w:t>
            </w:r>
          </w:p>
          <w:p w14:paraId="3DBD94A4" w14:textId="77777777" w:rsidR="007D0219" w:rsidRPr="00DF46FB" w:rsidRDefault="007D0219" w:rsidP="007D0219">
            <w:pPr>
              <w:ind w:left="360"/>
              <w:rPr>
                <w:rFonts w:eastAsia="Calibri"/>
                <w:color w:val="00000A"/>
                <w:sz w:val="22"/>
                <w:szCs w:val="22"/>
              </w:rPr>
            </w:pPr>
            <w:r w:rsidRPr="00DF46FB">
              <w:rPr>
                <w:rFonts w:eastAsia="Calibri"/>
                <w:color w:val="00000A"/>
                <w:sz w:val="22"/>
                <w:szCs w:val="22"/>
              </w:rPr>
              <w:t>[The rights granted for this Authorized Use terminate with the SOW.]</w:t>
            </w:r>
          </w:p>
        </w:tc>
      </w:tr>
      <w:tr w:rsidR="007D0219" w:rsidRPr="007E59D8" w14:paraId="028AA70A" w14:textId="77777777" w:rsidTr="00077A3C">
        <w:tc>
          <w:tcPr>
            <w:tcW w:w="1884"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63FD70A6" w14:textId="77777777" w:rsidR="007D0219" w:rsidRPr="00DF46FB" w:rsidRDefault="002506C4" w:rsidP="009E17EB">
            <w:pPr>
              <w:ind w:left="360" w:hanging="360"/>
              <w:rPr>
                <w:rFonts w:eastAsia="Calibri"/>
                <w:color w:val="00000A"/>
                <w:sz w:val="22"/>
                <w:szCs w:val="22"/>
              </w:rPr>
            </w:pPr>
            <w:r w:rsidRPr="00DF46FB">
              <w:rPr>
                <w:rFonts w:eastAsia="Calibri"/>
                <w:color w:val="00000A"/>
                <w:sz w:val="22"/>
                <w:szCs w:val="22"/>
              </w:rPr>
              <w:fldChar w:fldCharType="begin">
                <w:ffData>
                  <w:name w:val=""/>
                  <w:enabled/>
                  <w:calcOnExit w:val="0"/>
                  <w:checkBox>
                    <w:sizeAuto/>
                    <w:default w:val="0"/>
                  </w:checkBox>
                </w:ffData>
              </w:fldChar>
            </w:r>
            <w:r w:rsidR="007D0219" w:rsidRPr="00DF46FB">
              <w:rPr>
                <w:rFonts w:eastAsia="Calibri"/>
                <w:color w:val="00000A"/>
                <w:sz w:val="22"/>
                <w:szCs w:val="22"/>
              </w:rPr>
              <w:instrText>FORMCHECKBOX</w:instrText>
            </w:r>
            <w:r w:rsidR="00000000">
              <w:rPr>
                <w:rFonts w:eastAsia="Calibri"/>
                <w:color w:val="00000A"/>
                <w:sz w:val="22"/>
                <w:szCs w:val="22"/>
              </w:rPr>
            </w:r>
            <w:r w:rsidR="00000000">
              <w:rPr>
                <w:rFonts w:eastAsia="Calibri"/>
                <w:color w:val="00000A"/>
                <w:sz w:val="22"/>
                <w:szCs w:val="22"/>
              </w:rPr>
              <w:fldChar w:fldCharType="separate"/>
            </w:r>
            <w:bookmarkStart w:id="88" w:name="__Fieldmark__21663_439923709"/>
            <w:bookmarkStart w:id="89" w:name="__Fieldmark__13512_439923709"/>
            <w:bookmarkStart w:id="90" w:name="Check4"/>
            <w:bookmarkStart w:id="91" w:name="__DdeLink__47494_439923709"/>
            <w:bookmarkEnd w:id="88"/>
            <w:bookmarkEnd w:id="89"/>
            <w:r w:rsidRPr="00DF46FB">
              <w:rPr>
                <w:rFonts w:eastAsia="Calibri"/>
                <w:color w:val="00000A"/>
                <w:sz w:val="22"/>
                <w:szCs w:val="22"/>
              </w:rPr>
              <w:fldChar w:fldCharType="end"/>
            </w:r>
            <w:bookmarkEnd w:id="90"/>
            <w:r w:rsidR="007D0219" w:rsidRPr="00DF46FB">
              <w:rPr>
                <w:rFonts w:eastAsia="Calibri"/>
                <w:b/>
                <w:color w:val="00000A"/>
                <w:sz w:val="22"/>
                <w:szCs w:val="22"/>
              </w:rPr>
              <w:t xml:space="preserve"> </w:t>
            </w:r>
            <w:bookmarkEnd w:id="91"/>
            <w:r w:rsidR="007D0219" w:rsidRPr="00DF46FB">
              <w:rPr>
                <w:rFonts w:eastAsia="Calibri"/>
                <w:b/>
                <w:color w:val="00000A"/>
                <w:sz w:val="22"/>
                <w:szCs w:val="22"/>
              </w:rPr>
              <w:tab/>
              <w:t xml:space="preserve">Distribution to Customers in IBM </w:t>
            </w:r>
            <w:r w:rsidR="009E17EB" w:rsidRPr="00DF46FB">
              <w:rPr>
                <w:rFonts w:eastAsia="Calibri"/>
                <w:b/>
                <w:color w:val="00000A"/>
                <w:sz w:val="22"/>
                <w:szCs w:val="22"/>
              </w:rPr>
              <w:t>Offerings</w:t>
            </w:r>
          </w:p>
        </w:tc>
        <w:tc>
          <w:tcPr>
            <w:tcW w:w="4370"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0CD78F89" w14:textId="77777777" w:rsidR="007D0219" w:rsidRPr="00DF46FB" w:rsidRDefault="007D0219" w:rsidP="007D0219">
            <w:pPr>
              <w:ind w:left="360"/>
              <w:rPr>
                <w:rFonts w:eastAsia="Calibri"/>
                <w:color w:val="00000A"/>
                <w:sz w:val="22"/>
                <w:szCs w:val="22"/>
              </w:rPr>
            </w:pPr>
            <w:r w:rsidRPr="00DF46FB">
              <w:rPr>
                <w:rFonts w:eastAsia="Calibri"/>
                <w:color w:val="00000A"/>
                <w:sz w:val="22"/>
                <w:szCs w:val="22"/>
              </w:rPr>
              <w:t>The IPR grant from Supplier authorizes IBM to sublicense and distribute the Programs to Customers as part of an IBM product or offering.</w:t>
            </w:r>
          </w:p>
        </w:tc>
        <w:tc>
          <w:tcPr>
            <w:tcW w:w="4536"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44AA3E94" w14:textId="77777777" w:rsidR="007D0219" w:rsidRPr="00DF46FB" w:rsidRDefault="007D0219" w:rsidP="007D0219">
            <w:pPr>
              <w:ind w:left="360"/>
              <w:rPr>
                <w:rFonts w:eastAsia="Calibri"/>
                <w:color w:val="00000A"/>
                <w:sz w:val="22"/>
                <w:szCs w:val="22"/>
              </w:rPr>
            </w:pPr>
            <w:r w:rsidRPr="00DF46FB">
              <w:rPr>
                <w:rFonts w:eastAsia="Calibri"/>
                <w:color w:val="00000A"/>
                <w:sz w:val="22"/>
                <w:szCs w:val="22"/>
              </w:rPr>
              <w:t>[The rights granted for this Authorized Use are perpetual and survive termination of the SOW.]</w:t>
            </w:r>
          </w:p>
          <w:p w14:paraId="522F9C5D" w14:textId="77777777" w:rsidR="007D0219" w:rsidRPr="00DF46FB" w:rsidRDefault="007D0219" w:rsidP="007D0219">
            <w:pPr>
              <w:ind w:left="360"/>
              <w:jc w:val="center"/>
              <w:rPr>
                <w:rFonts w:eastAsia="Calibri"/>
                <w:color w:val="00000A"/>
                <w:sz w:val="22"/>
                <w:szCs w:val="22"/>
              </w:rPr>
            </w:pPr>
            <w:r w:rsidRPr="00DF46FB">
              <w:rPr>
                <w:rFonts w:eastAsia="Calibri"/>
                <w:color w:val="00000A"/>
                <w:sz w:val="22"/>
                <w:szCs w:val="22"/>
              </w:rPr>
              <w:t>or</w:t>
            </w:r>
          </w:p>
          <w:p w14:paraId="078E8B82" w14:textId="77777777" w:rsidR="007D0219" w:rsidRPr="00DF46FB" w:rsidRDefault="007D0219" w:rsidP="007D0219">
            <w:pPr>
              <w:ind w:left="360"/>
              <w:rPr>
                <w:rFonts w:eastAsia="Calibri"/>
                <w:color w:val="00000A"/>
                <w:sz w:val="22"/>
                <w:szCs w:val="22"/>
              </w:rPr>
            </w:pPr>
            <w:r w:rsidRPr="00DF46FB">
              <w:rPr>
                <w:rFonts w:eastAsia="Calibri"/>
                <w:color w:val="00000A"/>
                <w:sz w:val="22"/>
                <w:szCs w:val="22"/>
              </w:rPr>
              <w:lastRenderedPageBreak/>
              <w:t>[The rights granted for this Authorized Use terminate with the SOW.]</w:t>
            </w:r>
          </w:p>
        </w:tc>
      </w:tr>
      <w:tr w:rsidR="007D0219" w:rsidRPr="007E59D8" w14:paraId="25772342" w14:textId="77777777" w:rsidTr="00077A3C">
        <w:tc>
          <w:tcPr>
            <w:tcW w:w="1884"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1C36CF93" w14:textId="77777777" w:rsidR="007D0219" w:rsidRPr="00DF46FB" w:rsidRDefault="002506C4" w:rsidP="007D0219">
            <w:pPr>
              <w:ind w:left="360" w:hanging="360"/>
              <w:rPr>
                <w:rFonts w:eastAsia="Calibri"/>
                <w:color w:val="00000A"/>
                <w:sz w:val="22"/>
                <w:szCs w:val="22"/>
              </w:rPr>
            </w:pPr>
            <w:r w:rsidRPr="00DF46FB">
              <w:rPr>
                <w:rFonts w:eastAsia="Calibri"/>
                <w:color w:val="00000A"/>
                <w:sz w:val="22"/>
                <w:szCs w:val="22"/>
              </w:rPr>
              <w:lastRenderedPageBreak/>
              <w:fldChar w:fldCharType="begin">
                <w:ffData>
                  <w:name w:val=""/>
                  <w:enabled/>
                  <w:calcOnExit w:val="0"/>
                  <w:checkBox>
                    <w:sizeAuto/>
                    <w:default w:val="0"/>
                  </w:checkBox>
                </w:ffData>
              </w:fldChar>
            </w:r>
            <w:r w:rsidR="007D0219" w:rsidRPr="00DF46FB">
              <w:rPr>
                <w:rFonts w:eastAsia="Calibri"/>
                <w:color w:val="00000A"/>
                <w:sz w:val="22"/>
                <w:szCs w:val="22"/>
              </w:rPr>
              <w:instrText>FORMCHECKBOX</w:instrText>
            </w:r>
            <w:r w:rsidR="00000000">
              <w:rPr>
                <w:rFonts w:eastAsia="Calibri"/>
                <w:color w:val="00000A"/>
                <w:sz w:val="22"/>
                <w:szCs w:val="22"/>
              </w:rPr>
            </w:r>
            <w:r w:rsidR="00000000">
              <w:rPr>
                <w:rFonts w:eastAsia="Calibri"/>
                <w:color w:val="00000A"/>
                <w:sz w:val="22"/>
                <w:szCs w:val="22"/>
              </w:rPr>
              <w:fldChar w:fldCharType="separate"/>
            </w:r>
            <w:r w:rsidRPr="00DF46FB">
              <w:rPr>
                <w:rFonts w:eastAsia="Calibri"/>
                <w:color w:val="00000A"/>
                <w:sz w:val="22"/>
                <w:szCs w:val="22"/>
              </w:rPr>
              <w:fldChar w:fldCharType="end"/>
            </w:r>
            <w:r w:rsidR="007D0219" w:rsidRPr="00DF46FB">
              <w:rPr>
                <w:rFonts w:eastAsia="Calibri"/>
                <w:color w:val="00000A"/>
                <w:sz w:val="22"/>
                <w:szCs w:val="22"/>
              </w:rPr>
              <w:tab/>
            </w:r>
            <w:r w:rsidRPr="00DF46FB">
              <w:rPr>
                <w:rFonts w:eastAsia="Calibri"/>
                <w:color w:val="00000A"/>
                <w:sz w:val="22"/>
                <w:szCs w:val="22"/>
              </w:rPr>
              <w:fldChar w:fldCharType="begin"/>
            </w:r>
            <w:bookmarkStart w:id="92" w:name="Check41"/>
            <w:r w:rsidRPr="00DF46FB">
              <w:rPr>
                <w:rFonts w:eastAsia="Calibri"/>
                <w:color w:val="00000A"/>
                <w:sz w:val="22"/>
                <w:szCs w:val="22"/>
              </w:rPr>
              <w:fldChar w:fldCharType="end"/>
            </w:r>
            <w:bookmarkEnd w:id="92"/>
            <w:r w:rsidR="007D0219" w:rsidRPr="00DF46FB">
              <w:rPr>
                <w:rFonts w:eastAsia="Calibri"/>
                <w:b/>
                <w:color w:val="00000A"/>
                <w:sz w:val="22"/>
                <w:szCs w:val="22"/>
              </w:rPr>
              <w:t>Resale</w:t>
            </w:r>
            <w:r w:rsidR="00370CF4" w:rsidRPr="00DF46FB">
              <w:rPr>
                <w:rFonts w:eastAsia="Calibri"/>
                <w:b/>
                <w:color w:val="00000A"/>
                <w:sz w:val="22"/>
                <w:szCs w:val="22"/>
              </w:rPr>
              <w:t>/</w:t>
            </w:r>
            <w:r w:rsidR="007D0219" w:rsidRPr="00DF46FB">
              <w:rPr>
                <w:rFonts w:eastAsia="Calibri"/>
                <w:b/>
                <w:color w:val="00000A"/>
                <w:sz w:val="22"/>
                <w:szCs w:val="22"/>
              </w:rPr>
              <w:t>Distribution</w:t>
            </w:r>
          </w:p>
        </w:tc>
        <w:tc>
          <w:tcPr>
            <w:tcW w:w="4370"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7DC602EF" w14:textId="77777777" w:rsidR="007D0219" w:rsidRPr="00DF46FB" w:rsidRDefault="007D0219" w:rsidP="007D0219">
            <w:pPr>
              <w:ind w:left="360"/>
              <w:rPr>
                <w:rFonts w:eastAsia="Calibri"/>
                <w:color w:val="00000A"/>
                <w:sz w:val="22"/>
                <w:szCs w:val="22"/>
              </w:rPr>
            </w:pPr>
            <w:r w:rsidRPr="00DF46FB">
              <w:rPr>
                <w:rFonts w:eastAsia="Calibri"/>
                <w:color w:val="00000A"/>
                <w:sz w:val="22"/>
                <w:szCs w:val="22"/>
              </w:rPr>
              <w:t>The IPR grant from Supplier authorizes IBM to distribute the Programs to Customers with or without value add under the Supplier's standard end user license agreement.</w:t>
            </w:r>
          </w:p>
        </w:tc>
        <w:tc>
          <w:tcPr>
            <w:tcW w:w="4536"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306B7513" w14:textId="77777777" w:rsidR="007D0219" w:rsidRPr="00DF46FB" w:rsidRDefault="007D0219" w:rsidP="007D0219">
            <w:pPr>
              <w:ind w:left="360"/>
              <w:rPr>
                <w:rFonts w:eastAsia="Calibri"/>
                <w:color w:val="00000A"/>
                <w:sz w:val="22"/>
                <w:szCs w:val="22"/>
              </w:rPr>
            </w:pPr>
            <w:r w:rsidRPr="00DF46FB">
              <w:rPr>
                <w:rFonts w:eastAsia="Calibri"/>
                <w:color w:val="00000A"/>
                <w:sz w:val="22"/>
                <w:szCs w:val="22"/>
              </w:rPr>
              <w:t>The rights granted for this Authorized Use terminate with the SOW.</w:t>
            </w:r>
          </w:p>
        </w:tc>
      </w:tr>
      <w:tr w:rsidR="007D0219" w:rsidRPr="007E59D8" w14:paraId="20FDE9A3" w14:textId="77777777" w:rsidTr="00077A3C">
        <w:tc>
          <w:tcPr>
            <w:tcW w:w="1884"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66906E25" w14:textId="77777777" w:rsidR="007D0219" w:rsidRPr="00DF46FB" w:rsidRDefault="002506C4" w:rsidP="007D0219">
            <w:pPr>
              <w:ind w:left="360" w:hanging="360"/>
              <w:rPr>
                <w:rFonts w:eastAsia="Calibri"/>
                <w:color w:val="00000A"/>
                <w:sz w:val="22"/>
                <w:szCs w:val="22"/>
              </w:rPr>
            </w:pPr>
            <w:r w:rsidRPr="00DF46FB">
              <w:rPr>
                <w:rFonts w:eastAsia="Calibri"/>
                <w:color w:val="00000A"/>
                <w:sz w:val="22"/>
                <w:szCs w:val="22"/>
              </w:rPr>
              <w:fldChar w:fldCharType="begin">
                <w:ffData>
                  <w:name w:val=""/>
                  <w:enabled/>
                  <w:calcOnExit w:val="0"/>
                  <w:checkBox>
                    <w:sizeAuto/>
                    <w:default w:val="0"/>
                  </w:checkBox>
                </w:ffData>
              </w:fldChar>
            </w:r>
            <w:r w:rsidR="007D0219" w:rsidRPr="00DF46FB">
              <w:rPr>
                <w:rFonts w:eastAsia="Calibri"/>
                <w:color w:val="00000A"/>
                <w:sz w:val="22"/>
                <w:szCs w:val="22"/>
              </w:rPr>
              <w:instrText>FORMCHECKBOX</w:instrText>
            </w:r>
            <w:r w:rsidR="00000000">
              <w:rPr>
                <w:rFonts w:eastAsia="Calibri"/>
                <w:color w:val="00000A"/>
                <w:sz w:val="22"/>
                <w:szCs w:val="22"/>
              </w:rPr>
            </w:r>
            <w:r w:rsidR="00000000">
              <w:rPr>
                <w:rFonts w:eastAsia="Calibri"/>
                <w:color w:val="00000A"/>
                <w:sz w:val="22"/>
                <w:szCs w:val="22"/>
              </w:rPr>
              <w:fldChar w:fldCharType="separate"/>
            </w:r>
            <w:bookmarkStart w:id="93" w:name="__Fieldmark__21691_439923709"/>
            <w:bookmarkStart w:id="94" w:name="__Fieldmark__13534_439923709"/>
            <w:bookmarkStart w:id="95" w:name="Check5"/>
            <w:bookmarkEnd w:id="93"/>
            <w:bookmarkEnd w:id="94"/>
            <w:r w:rsidRPr="00DF46FB">
              <w:rPr>
                <w:rFonts w:eastAsia="Calibri"/>
                <w:color w:val="00000A"/>
                <w:sz w:val="22"/>
                <w:szCs w:val="22"/>
              </w:rPr>
              <w:fldChar w:fldCharType="end"/>
            </w:r>
            <w:bookmarkEnd w:id="95"/>
            <w:r w:rsidR="007D0219" w:rsidRPr="00DF46FB">
              <w:rPr>
                <w:rFonts w:eastAsia="Calibri"/>
                <w:b/>
                <w:color w:val="00000A"/>
                <w:sz w:val="22"/>
                <w:szCs w:val="22"/>
              </w:rPr>
              <w:tab/>
              <w:t>Additional rights as described</w:t>
            </w:r>
          </w:p>
        </w:tc>
        <w:tc>
          <w:tcPr>
            <w:tcW w:w="4370"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4DDE731B" w14:textId="77777777" w:rsidR="007D0219" w:rsidRPr="00DF46FB" w:rsidRDefault="007D0219" w:rsidP="007D0219">
            <w:pPr>
              <w:ind w:left="360"/>
              <w:rPr>
                <w:rFonts w:eastAsia="Calibri"/>
                <w:color w:val="00000A"/>
                <w:sz w:val="22"/>
                <w:szCs w:val="22"/>
              </w:rPr>
            </w:pPr>
            <w:bookmarkStart w:id="96" w:name="__DdeLink__804_726728599"/>
            <w:r w:rsidRPr="00DF46FB">
              <w:rPr>
                <w:rFonts w:eastAsia="Calibri"/>
                <w:color w:val="00000A"/>
                <w:sz w:val="22"/>
                <w:szCs w:val="22"/>
              </w:rPr>
              <w:t>[complete if appropriate</w:t>
            </w:r>
            <w:bookmarkEnd w:id="96"/>
            <w:r w:rsidRPr="00DF46FB">
              <w:rPr>
                <w:rFonts w:eastAsia="Calibri"/>
                <w:color w:val="00000A"/>
                <w:sz w:val="22"/>
                <w:szCs w:val="22"/>
              </w:rPr>
              <w:t xml:space="preserve"> or delete row]</w:t>
            </w:r>
          </w:p>
        </w:tc>
        <w:tc>
          <w:tcPr>
            <w:tcW w:w="4536" w:type="dxa"/>
            <w:tcBorders>
              <w:top w:val="single" w:sz="4" w:space="0" w:color="00000A"/>
              <w:left w:val="single" w:sz="4" w:space="0" w:color="00000A"/>
              <w:bottom w:val="single" w:sz="4" w:space="0" w:color="00000A"/>
              <w:right w:val="single" w:sz="4" w:space="0" w:color="00000A"/>
            </w:tcBorders>
            <w:shd w:val="clear" w:color="auto" w:fill="auto"/>
            <w:tcMar>
              <w:left w:w="-5" w:type="dxa"/>
            </w:tcMar>
            <w:vAlign w:val="center"/>
          </w:tcPr>
          <w:p w14:paraId="69F2C1B3" w14:textId="77777777" w:rsidR="007D0219" w:rsidRPr="00DF46FB" w:rsidRDefault="007D0219" w:rsidP="007D0219">
            <w:pPr>
              <w:ind w:left="360"/>
              <w:rPr>
                <w:rFonts w:eastAsia="Calibri"/>
                <w:color w:val="00000A"/>
                <w:sz w:val="22"/>
                <w:szCs w:val="22"/>
              </w:rPr>
            </w:pPr>
            <w:r w:rsidRPr="00DF46FB">
              <w:rPr>
                <w:rFonts w:eastAsia="Calibri"/>
                <w:color w:val="00000A"/>
                <w:sz w:val="22"/>
                <w:szCs w:val="22"/>
              </w:rPr>
              <w:t>[complete if appropriate or delete row]</w:t>
            </w:r>
          </w:p>
        </w:tc>
      </w:tr>
    </w:tbl>
    <w:p w14:paraId="47F8E47C" w14:textId="77777777" w:rsidR="007D0219" w:rsidRPr="00DF46FB" w:rsidRDefault="007D0219" w:rsidP="007D0219">
      <w:pPr>
        <w:widowControl w:val="0"/>
        <w:spacing w:after="240"/>
        <w:divId w:val="3768706642"/>
        <w:rPr>
          <w:rFonts w:eastAsia="Calibri"/>
          <w:b/>
          <w:color w:val="00000A"/>
          <w:sz w:val="22"/>
          <w:szCs w:val="22"/>
        </w:rPr>
      </w:pPr>
      <w:r w:rsidRPr="00DF46FB">
        <w:rPr>
          <w:rFonts w:eastAsia="Calibri"/>
          <w:b/>
          <w:color w:val="00000A"/>
          <w:sz w:val="22"/>
          <w:szCs w:val="22"/>
        </w:rPr>
        <w:t xml:space="preserve">Payment </w:t>
      </w:r>
    </w:p>
    <w:p w14:paraId="326253D2" w14:textId="77777777" w:rsidR="00E03F8C" w:rsidRPr="00DF46FB" w:rsidRDefault="00E03F8C" w:rsidP="007D0219">
      <w:pPr>
        <w:widowControl w:val="0"/>
        <w:spacing w:after="240"/>
        <w:divId w:val="3768706643"/>
        <w:rPr>
          <w:rFonts w:eastAsia="Calibri"/>
          <w:color w:val="00000A"/>
          <w:sz w:val="22"/>
          <w:szCs w:val="22"/>
        </w:rPr>
      </w:pPr>
      <w:r w:rsidRPr="00DF46FB">
        <w:rPr>
          <w:i/>
          <w:color w:val="7030A0"/>
          <w:sz w:val="22"/>
          <w:szCs w:val="22"/>
        </w:rPr>
        <w:t>Retain the payment option that applies and delete those that do not apply.</w:t>
      </w:r>
    </w:p>
    <w:p w14:paraId="013672EA" w14:textId="77777777" w:rsidR="007D0219" w:rsidRPr="00DF46FB" w:rsidRDefault="007D0219" w:rsidP="007D0219">
      <w:pPr>
        <w:widowControl w:val="0"/>
        <w:spacing w:after="240"/>
        <w:divId w:val="3768706644"/>
        <w:rPr>
          <w:rFonts w:eastAsia="Calibri"/>
          <w:color w:val="00000A"/>
          <w:sz w:val="22"/>
          <w:szCs w:val="22"/>
        </w:rPr>
      </w:pPr>
      <w:r w:rsidRPr="00DF46FB">
        <w:rPr>
          <w:rFonts w:eastAsia="Calibri"/>
          <w:color w:val="00000A"/>
          <w:sz w:val="22"/>
          <w:szCs w:val="22"/>
        </w:rPr>
        <w:t xml:space="preserve">The following payment types are applicable to a Program license. The payment type selected by IBM shall be indicated below.  </w:t>
      </w:r>
    </w:p>
    <w:p w14:paraId="20E32365" w14:textId="77777777" w:rsidR="007D0219" w:rsidRPr="00DF46FB" w:rsidRDefault="007D0219" w:rsidP="0029479F">
      <w:pPr>
        <w:widowControl w:val="0"/>
        <w:numPr>
          <w:ilvl w:val="0"/>
          <w:numId w:val="4"/>
        </w:numPr>
        <w:divId w:val="3768706645"/>
        <w:rPr>
          <w:rFonts w:eastAsia="Calibri"/>
          <w:color w:val="00000A"/>
          <w:sz w:val="22"/>
          <w:szCs w:val="22"/>
        </w:rPr>
      </w:pPr>
      <w:r w:rsidRPr="00DF46FB">
        <w:rPr>
          <w:rFonts w:eastAsia="Calibri"/>
          <w:b/>
          <w:color w:val="00000A"/>
          <w:sz w:val="22"/>
          <w:szCs w:val="22"/>
        </w:rPr>
        <w:t>One Time</w:t>
      </w:r>
      <w:r w:rsidRPr="00DF46FB">
        <w:rPr>
          <w:rFonts w:eastAsia="Calibri"/>
          <w:color w:val="00000A"/>
          <w:sz w:val="22"/>
          <w:szCs w:val="22"/>
        </w:rPr>
        <w:t xml:space="preserve"> – a single payment by IBM, due as indicated, for fully paid-up and royalty-free rights to the Deliverable.  The payment is independent of the quantity of Deliverable used and/or distributed by IBM.</w:t>
      </w:r>
    </w:p>
    <w:p w14:paraId="44D1AFDC" w14:textId="77777777" w:rsidR="007D0219" w:rsidRPr="00DF46FB" w:rsidRDefault="007D0219" w:rsidP="0029479F">
      <w:pPr>
        <w:widowControl w:val="0"/>
        <w:numPr>
          <w:ilvl w:val="0"/>
          <w:numId w:val="4"/>
        </w:numPr>
        <w:divId w:val="3768706646"/>
        <w:rPr>
          <w:rFonts w:eastAsia="Calibri"/>
          <w:color w:val="00000A"/>
          <w:sz w:val="22"/>
          <w:szCs w:val="22"/>
        </w:rPr>
      </w:pPr>
      <w:r w:rsidRPr="00DF46FB">
        <w:rPr>
          <w:rFonts w:eastAsia="Calibri"/>
          <w:b/>
          <w:color w:val="00000A"/>
          <w:sz w:val="22"/>
          <w:szCs w:val="22"/>
        </w:rPr>
        <w:t>Periodic</w:t>
      </w:r>
      <w:r w:rsidRPr="00DF46FB">
        <w:rPr>
          <w:rFonts w:eastAsia="Calibri"/>
          <w:color w:val="00000A"/>
          <w:sz w:val="22"/>
          <w:szCs w:val="22"/>
        </w:rPr>
        <w:t xml:space="preserve"> – multiple payments by IBM, due as indicated, for </w:t>
      </w:r>
      <w:r w:rsidR="009E17EB" w:rsidRPr="00DF46FB">
        <w:rPr>
          <w:rFonts w:eastAsia="Calibri"/>
          <w:color w:val="00000A"/>
          <w:sz w:val="22"/>
          <w:szCs w:val="22"/>
        </w:rPr>
        <w:t xml:space="preserve">fully paid up, </w:t>
      </w:r>
      <w:r w:rsidRPr="00DF46FB">
        <w:rPr>
          <w:rFonts w:eastAsia="Calibri"/>
          <w:color w:val="00000A"/>
          <w:sz w:val="22"/>
          <w:szCs w:val="22"/>
        </w:rPr>
        <w:t>royalty-free rights to the Deliverable.  The payment is independent of the quantity of Deliverable used and/or distributed by IBM during each period.  Payments will be made as set forth in the SOW.</w:t>
      </w:r>
    </w:p>
    <w:p w14:paraId="3B546BEB" w14:textId="77777777" w:rsidR="00937A20" w:rsidRPr="00DF46FB" w:rsidRDefault="00937A20" w:rsidP="0029479F">
      <w:pPr>
        <w:ind w:left="360"/>
        <w:divId w:val="3768706647"/>
        <w:rPr>
          <w:rFonts w:eastAsia="Calibri"/>
          <w:b/>
          <w:i/>
          <w:color w:val="7030A0"/>
          <w:sz w:val="22"/>
          <w:szCs w:val="22"/>
        </w:rPr>
      </w:pPr>
      <w:r w:rsidRPr="00DF46FB">
        <w:rPr>
          <w:b/>
          <w:i/>
          <w:color w:val="7030A0"/>
          <w:sz w:val="22"/>
          <w:szCs w:val="22"/>
        </w:rPr>
        <w:t>Percentage of Revenue.</w:t>
      </w:r>
      <w:r w:rsidRPr="00DF46FB">
        <w:rPr>
          <w:i/>
          <w:color w:val="7030A0"/>
          <w:sz w:val="22"/>
          <w:szCs w:val="22"/>
        </w:rPr>
        <w:t xml:space="preserve"> The objective is to limit the payments to the license activity and have the royalty rate decline over time leading to a “paid-up” license.  If/when, the supplier requires payments on maintenance revenue it needs to be clear that the license payments include basic enhancements and bug fixes and error </w:t>
      </w:r>
      <w:proofErr w:type="gramStart"/>
      <w:r w:rsidRPr="00DF46FB">
        <w:rPr>
          <w:i/>
          <w:color w:val="7030A0"/>
          <w:sz w:val="22"/>
          <w:szCs w:val="22"/>
        </w:rPr>
        <w:t>corrections</w:t>
      </w:r>
      <w:proofErr w:type="gramEnd"/>
      <w:r w:rsidRPr="00DF46FB">
        <w:rPr>
          <w:i/>
          <w:color w:val="7030A0"/>
          <w:sz w:val="22"/>
          <w:szCs w:val="22"/>
        </w:rPr>
        <w:t xml:space="preserve"> but major enhancements require an additional payment based on “subscription” revenue.  This rate should decline over time and since the effort required by the supplier to maintain the offering is expected to decline over time.  If the supplier requires a payment for “support” revenue, the rate should be based on the type and amount.</w:t>
      </w:r>
    </w:p>
    <w:p w14:paraId="0ED5EB8B" w14:textId="77777777" w:rsidR="00083547" w:rsidRDefault="00083547" w:rsidP="00083547">
      <w:pPr>
        <w:pStyle w:val="Prrafodelista"/>
        <w:numPr>
          <w:ilvl w:val="0"/>
          <w:numId w:val="4"/>
        </w:numPr>
        <w:divId w:val="3768706648"/>
        <w:rPr>
          <w:rFonts w:eastAsia="Calibri"/>
          <w:bCs/>
          <w:color w:val="00000A"/>
          <w:sz w:val="22"/>
          <w:szCs w:val="22"/>
        </w:rPr>
      </w:pPr>
      <w:r w:rsidRPr="00F75347">
        <w:rPr>
          <w:rFonts w:eastAsia="Calibri"/>
          <w:b/>
          <w:color w:val="00000A"/>
          <w:sz w:val="22"/>
          <w:szCs w:val="22"/>
        </w:rPr>
        <w:t>Percentage of Revenue</w:t>
      </w:r>
      <w:r w:rsidRPr="00AA2399">
        <w:rPr>
          <w:rFonts w:eastAsia="Calibri"/>
          <w:b/>
          <w:color w:val="00000A"/>
          <w:sz w:val="22"/>
          <w:szCs w:val="22"/>
        </w:rPr>
        <w:t xml:space="preserve"> – </w:t>
      </w:r>
      <w:r w:rsidRPr="00AA2399">
        <w:rPr>
          <w:rFonts w:eastAsia="Calibri"/>
          <w:bCs/>
          <w:color w:val="00000A"/>
          <w:sz w:val="22"/>
          <w:szCs w:val="22"/>
        </w:rPr>
        <w:t xml:space="preserve">payments by IBM based on the Net Revenue recognized by IBM in accordance with its standard accounting principles for IBM Offerings during that time that the most currently released build incorporates the Program and/or Service.  The Supplier acknowledges that this means that IBM may be paying royalties for initial transactions where the Customer is expanding the use of an old build of the IBM Offering that does not contain the Program and/or Service.  Similarly, when IBM removes the Program and/or Service from the most current build of the IBM Offering, IBM will no longer pay royalties for transactions even if the Customer may be expanding the use of an old build of the Offering that, in fact, contains the Program and/or Service. </w:t>
      </w:r>
    </w:p>
    <w:p w14:paraId="3FB9F68F" w14:textId="77777777" w:rsidR="00083547" w:rsidRPr="00AA2399" w:rsidRDefault="00083547" w:rsidP="00083547">
      <w:pPr>
        <w:ind w:left="360"/>
        <w:divId w:val="3768706649"/>
        <w:rPr>
          <w:rFonts w:eastAsia="Calibri"/>
          <w:bCs/>
          <w:color w:val="00000A"/>
          <w:sz w:val="22"/>
          <w:szCs w:val="22"/>
        </w:rPr>
      </w:pPr>
      <w:r w:rsidRPr="00C45A4A">
        <w:rPr>
          <w:rFonts w:eastAsia="Calibri"/>
          <w:bCs/>
          <w:color w:val="00000A"/>
          <w:sz w:val="22"/>
          <w:szCs w:val="22"/>
        </w:rPr>
        <w:t xml:space="preserve">Royalty payments are generated automatically based on revenue recognized by IBM in the relevant calendar quarter. Each royalty period starts on the first day of the calendar quarter and ends on the last day of the calendar quarter. Quarterly Royalty Payments will be made in U.S. dollars and are due on the last day of the second month following the close of each royalty period (calendar quarter), unless </w:t>
      </w:r>
      <w:r w:rsidRPr="00C45A4A">
        <w:rPr>
          <w:rFonts w:eastAsia="Calibri"/>
          <w:bCs/>
          <w:color w:val="00000A"/>
          <w:sz w:val="22"/>
          <w:szCs w:val="22"/>
        </w:rPr>
        <w:lastRenderedPageBreak/>
        <w:t>such date falls on a weekend or holiday, in which case the payment will be due on the next business day</w:t>
      </w:r>
      <w:r>
        <w:rPr>
          <w:rFonts w:eastAsia="Calibri"/>
          <w:bCs/>
          <w:color w:val="00000A"/>
          <w:sz w:val="22"/>
          <w:szCs w:val="22"/>
        </w:rPr>
        <w:t>.</w:t>
      </w:r>
    </w:p>
    <w:p w14:paraId="593E9179" w14:textId="77777777" w:rsidR="00937A20" w:rsidRPr="00DF46FB" w:rsidRDefault="00937A20" w:rsidP="00937A20">
      <w:pPr>
        <w:numPr>
          <w:ilvl w:val="0"/>
          <w:numId w:val="4"/>
        </w:numPr>
        <w:contextualSpacing/>
        <w:divId w:val="3768706650"/>
        <w:rPr>
          <w:rFonts w:eastAsia="Calibri"/>
          <w:b/>
          <w:color w:val="00000A"/>
          <w:sz w:val="22"/>
          <w:szCs w:val="22"/>
        </w:rPr>
      </w:pPr>
      <w:r w:rsidRPr="00DF46FB">
        <w:rPr>
          <w:rFonts w:eastAsia="Calibri"/>
          <w:b/>
          <w:color w:val="00000A"/>
          <w:sz w:val="22"/>
          <w:szCs w:val="22"/>
        </w:rPr>
        <w:t xml:space="preserve">Percentage of Billings </w:t>
      </w:r>
      <w:r w:rsidRPr="00DF46FB">
        <w:rPr>
          <w:rFonts w:eastAsia="Calibri"/>
          <w:color w:val="00000A"/>
          <w:sz w:val="22"/>
          <w:szCs w:val="22"/>
        </w:rPr>
        <w:t xml:space="preserve">– payments by IBM based on the billings recognized by IBM in accordance with its standard accounting principles for IBM </w:t>
      </w:r>
      <w:r w:rsidR="00560892" w:rsidRPr="00DF46FB">
        <w:rPr>
          <w:rFonts w:eastAsia="Calibri"/>
          <w:color w:val="00000A"/>
          <w:sz w:val="22"/>
          <w:szCs w:val="22"/>
        </w:rPr>
        <w:t>O</w:t>
      </w:r>
      <w:r w:rsidRPr="00DF46FB">
        <w:rPr>
          <w:rFonts w:eastAsia="Calibri"/>
          <w:color w:val="00000A"/>
          <w:sz w:val="22"/>
          <w:szCs w:val="22"/>
        </w:rPr>
        <w:t>fferings</w:t>
      </w:r>
      <w:r w:rsidR="001A4160" w:rsidRPr="00DF46FB">
        <w:rPr>
          <w:rFonts w:eastAsia="Calibri"/>
          <w:color w:val="00000A"/>
          <w:sz w:val="22"/>
          <w:szCs w:val="22"/>
        </w:rPr>
        <w:t xml:space="preserve"> </w:t>
      </w:r>
      <w:r w:rsidRPr="00DF46FB">
        <w:rPr>
          <w:rFonts w:eastAsia="Calibri"/>
          <w:color w:val="00000A"/>
          <w:sz w:val="22"/>
          <w:szCs w:val="22"/>
        </w:rPr>
        <w:t xml:space="preserve">during that time that the most currently released build incorporates the </w:t>
      </w:r>
      <w:r w:rsidRPr="00DF46FB">
        <w:rPr>
          <w:rFonts w:eastAsia="Calibri"/>
          <w:sz w:val="22"/>
          <w:szCs w:val="22"/>
        </w:rPr>
        <w:t>Program and/or Service</w:t>
      </w:r>
      <w:r w:rsidR="00AE2B16" w:rsidRPr="00DF46FB">
        <w:rPr>
          <w:rFonts w:eastAsia="Calibri"/>
          <w:sz w:val="22"/>
          <w:szCs w:val="22"/>
        </w:rPr>
        <w:t>.</w:t>
      </w:r>
      <w:r w:rsidRPr="00DF46FB">
        <w:rPr>
          <w:rFonts w:eastAsia="Calibri"/>
          <w:color w:val="00000A"/>
          <w:sz w:val="22"/>
          <w:szCs w:val="22"/>
        </w:rPr>
        <w:t xml:space="preserve">  The Supplier acknowledges that this means that IBM may be paying royalties for initial transactions where the Customer is expanding the use of an old build of the IBM </w:t>
      </w:r>
      <w:r w:rsidR="00560892" w:rsidRPr="00DF46FB">
        <w:rPr>
          <w:rFonts w:eastAsia="Calibri"/>
          <w:color w:val="00000A"/>
          <w:sz w:val="22"/>
          <w:szCs w:val="22"/>
        </w:rPr>
        <w:t>Offering</w:t>
      </w:r>
      <w:r w:rsidRPr="00DF46FB">
        <w:rPr>
          <w:rFonts w:eastAsia="Calibri"/>
          <w:color w:val="00000A"/>
          <w:sz w:val="22"/>
          <w:szCs w:val="22"/>
        </w:rPr>
        <w:t xml:space="preserve"> that does not contain the </w:t>
      </w:r>
      <w:r w:rsidR="00AE2B16" w:rsidRPr="00DF46FB">
        <w:rPr>
          <w:rFonts w:eastAsia="Calibri"/>
          <w:sz w:val="22"/>
          <w:szCs w:val="22"/>
        </w:rPr>
        <w:t>Program and/or Service</w:t>
      </w:r>
      <w:r w:rsidRPr="00DF46FB">
        <w:rPr>
          <w:rFonts w:eastAsia="Calibri"/>
          <w:color w:val="00000A"/>
          <w:sz w:val="22"/>
          <w:szCs w:val="22"/>
        </w:rPr>
        <w:t xml:space="preserve">.  Similarly, when IBM removes the </w:t>
      </w:r>
      <w:r w:rsidR="00AE2B16" w:rsidRPr="00DF46FB">
        <w:rPr>
          <w:rFonts w:eastAsia="Calibri"/>
          <w:sz w:val="22"/>
          <w:szCs w:val="22"/>
        </w:rPr>
        <w:t>Program and/or Service</w:t>
      </w:r>
      <w:r w:rsidR="00AE2B16" w:rsidRPr="00DF46FB">
        <w:rPr>
          <w:rFonts w:eastAsia="Calibri"/>
          <w:color w:val="7030A0"/>
          <w:sz w:val="22"/>
          <w:szCs w:val="22"/>
        </w:rPr>
        <w:t xml:space="preserve"> </w:t>
      </w:r>
      <w:r w:rsidRPr="00DF46FB">
        <w:rPr>
          <w:rFonts w:eastAsia="Calibri"/>
          <w:color w:val="00000A"/>
          <w:sz w:val="22"/>
          <w:szCs w:val="22"/>
        </w:rPr>
        <w:t xml:space="preserve">from the most current build of the IBM </w:t>
      </w:r>
      <w:r w:rsidR="00560892" w:rsidRPr="00DF46FB">
        <w:rPr>
          <w:rFonts w:eastAsia="Calibri"/>
          <w:color w:val="00000A"/>
          <w:sz w:val="22"/>
          <w:szCs w:val="22"/>
        </w:rPr>
        <w:t>Offering</w:t>
      </w:r>
      <w:r w:rsidRPr="00DF46FB">
        <w:rPr>
          <w:rFonts w:eastAsia="Calibri"/>
          <w:color w:val="00000A"/>
          <w:sz w:val="22"/>
          <w:szCs w:val="22"/>
        </w:rPr>
        <w:t xml:space="preserve">, IBM will no longer pay royalties for transactions even if the Customer may be expanding the use of an old build of the </w:t>
      </w:r>
      <w:r w:rsidR="00560892" w:rsidRPr="00DF46FB">
        <w:rPr>
          <w:rFonts w:eastAsia="Calibri"/>
          <w:color w:val="00000A"/>
          <w:sz w:val="22"/>
          <w:szCs w:val="22"/>
        </w:rPr>
        <w:t>O</w:t>
      </w:r>
      <w:r w:rsidRPr="00DF46FB">
        <w:rPr>
          <w:rFonts w:eastAsia="Calibri"/>
          <w:color w:val="00000A"/>
          <w:sz w:val="22"/>
          <w:szCs w:val="22"/>
        </w:rPr>
        <w:t xml:space="preserve">ffering that, in fact, contains the </w:t>
      </w:r>
      <w:r w:rsidR="00AE2B16" w:rsidRPr="00DF46FB">
        <w:rPr>
          <w:rFonts w:eastAsia="Calibri"/>
          <w:sz w:val="22"/>
          <w:szCs w:val="22"/>
        </w:rPr>
        <w:t>Program and/or Service</w:t>
      </w:r>
      <w:r w:rsidRPr="00DF46FB">
        <w:rPr>
          <w:rFonts w:eastAsia="Calibri"/>
          <w:color w:val="00000A"/>
          <w:sz w:val="22"/>
          <w:szCs w:val="22"/>
        </w:rPr>
        <w:t>.  Payments will be made within 60 days after the close of each royalty payment quarter, as scheduled by IBM</w:t>
      </w:r>
      <w:r w:rsidR="00E92BD6" w:rsidRPr="00DF46FB">
        <w:rPr>
          <w:rFonts w:eastAsia="Calibri"/>
          <w:color w:val="00000A"/>
          <w:sz w:val="22"/>
          <w:szCs w:val="22"/>
        </w:rPr>
        <w:t>.</w:t>
      </w:r>
    </w:p>
    <w:p w14:paraId="505FABB8" w14:textId="77777777" w:rsidR="00937A20" w:rsidRPr="00DF46FB" w:rsidRDefault="00937A20" w:rsidP="0029479F">
      <w:pPr>
        <w:pStyle w:val="Prrafodelista"/>
        <w:numPr>
          <w:ilvl w:val="0"/>
          <w:numId w:val="4"/>
        </w:numPr>
        <w:divId w:val="3768706651"/>
        <w:rPr>
          <w:rFonts w:eastAsia="Calibri"/>
          <w:b/>
          <w:color w:val="00000A"/>
          <w:sz w:val="22"/>
          <w:szCs w:val="22"/>
        </w:rPr>
      </w:pPr>
      <w:r w:rsidRPr="00DF46FB">
        <w:rPr>
          <w:rFonts w:eastAsia="Calibri"/>
          <w:b/>
          <w:color w:val="00000A"/>
          <w:sz w:val="22"/>
          <w:szCs w:val="22"/>
        </w:rPr>
        <w:t>Usage Based Payment</w:t>
      </w:r>
      <w:r w:rsidRPr="00DF46FB">
        <w:rPr>
          <w:rFonts w:eastAsia="Calibri"/>
          <w:color w:val="00000A"/>
          <w:sz w:val="22"/>
          <w:szCs w:val="22"/>
        </w:rPr>
        <w:t xml:space="preserve"> – payments made by IBM based on the </w:t>
      </w:r>
      <w:r w:rsidR="00370CF4" w:rsidRPr="00DF46FB">
        <w:rPr>
          <w:rFonts w:eastAsia="Calibri"/>
          <w:color w:val="00000A"/>
          <w:sz w:val="22"/>
          <w:szCs w:val="22"/>
        </w:rPr>
        <w:t xml:space="preserve">Service </w:t>
      </w:r>
      <w:r w:rsidRPr="00DF46FB">
        <w:rPr>
          <w:rFonts w:eastAsia="Calibri"/>
          <w:color w:val="00000A"/>
          <w:sz w:val="22"/>
          <w:szCs w:val="22"/>
        </w:rPr>
        <w:t xml:space="preserve">usage as tracked and reported by IBM during that time that the most currently released build incorporates the </w:t>
      </w:r>
      <w:r w:rsidRPr="00DF46FB">
        <w:rPr>
          <w:rFonts w:eastAsia="Calibri"/>
          <w:sz w:val="22"/>
          <w:szCs w:val="22"/>
        </w:rPr>
        <w:t>Service</w:t>
      </w:r>
      <w:r w:rsidRPr="00DF46FB">
        <w:rPr>
          <w:rFonts w:eastAsia="Calibri"/>
          <w:color w:val="00000A"/>
          <w:sz w:val="22"/>
          <w:szCs w:val="22"/>
        </w:rPr>
        <w:t>.  Payments will be made within 60 days after the close of each royalty payment quarter, as scheduled by IBM</w:t>
      </w:r>
      <w:r w:rsidR="001A4160" w:rsidRPr="00DF46FB">
        <w:rPr>
          <w:rFonts w:eastAsia="Calibri"/>
          <w:color w:val="00000A"/>
          <w:sz w:val="22"/>
          <w:szCs w:val="22"/>
        </w:rPr>
        <w:t>.</w:t>
      </w:r>
    </w:p>
    <w:tbl>
      <w:tblPr>
        <w:tblpPr w:leftFromText="180" w:rightFromText="180" w:vertAnchor="text" w:horzAnchor="margin" w:tblpY="353"/>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88" w:type="dxa"/>
        </w:tblCellMar>
        <w:tblLook w:val="01E0" w:firstRow="1" w:lastRow="1" w:firstColumn="1" w:lastColumn="1" w:noHBand="0" w:noVBand="0"/>
      </w:tblPr>
      <w:tblGrid>
        <w:gridCol w:w="1236"/>
        <w:gridCol w:w="1197"/>
        <w:gridCol w:w="1162"/>
        <w:gridCol w:w="1162"/>
        <w:gridCol w:w="1003"/>
        <w:gridCol w:w="1060"/>
        <w:gridCol w:w="1197"/>
        <w:gridCol w:w="1333"/>
      </w:tblGrid>
      <w:tr w:rsidR="00DD48E7" w:rsidRPr="007E59D8" w14:paraId="3A6B0396" w14:textId="77777777" w:rsidTr="00DE7241">
        <w:trPr>
          <w:tblHeader/>
        </w:trPr>
        <w:tc>
          <w:tcPr>
            <w:tcW w:w="1374"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014B86BE" w14:textId="77777777" w:rsidR="00DD48E7" w:rsidRPr="00DF46FB" w:rsidRDefault="00DD48E7" w:rsidP="00DD48E7">
            <w:pPr>
              <w:widowControl w:val="0"/>
              <w:jc w:val="center"/>
              <w:rPr>
                <w:rFonts w:eastAsia="Calibri"/>
                <w:b/>
                <w:color w:val="00000A"/>
                <w:sz w:val="22"/>
                <w:szCs w:val="22"/>
              </w:rPr>
            </w:pPr>
            <w:r w:rsidRPr="00DF46FB">
              <w:rPr>
                <w:rFonts w:eastAsia="Calibri"/>
                <w:b/>
                <w:color w:val="00000A"/>
                <w:sz w:val="22"/>
                <w:szCs w:val="22"/>
              </w:rPr>
              <w:t>Program or Service</w:t>
            </w:r>
          </w:p>
        </w:tc>
        <w:tc>
          <w:tcPr>
            <w:tcW w:w="1076" w:type="dxa"/>
            <w:tcBorders>
              <w:top w:val="single" w:sz="4" w:space="0" w:color="00000A"/>
              <w:left w:val="single" w:sz="4" w:space="0" w:color="00000A"/>
              <w:bottom w:val="single" w:sz="4" w:space="0" w:color="00000A"/>
              <w:right w:val="single" w:sz="4" w:space="0" w:color="00000A"/>
            </w:tcBorders>
          </w:tcPr>
          <w:p w14:paraId="497CD2C8" w14:textId="77777777" w:rsidR="00DD48E7" w:rsidRPr="00DF46FB" w:rsidRDefault="00DD48E7" w:rsidP="00DD48E7">
            <w:pPr>
              <w:widowControl w:val="0"/>
              <w:jc w:val="center"/>
              <w:rPr>
                <w:rFonts w:eastAsia="Calibri"/>
                <w:b/>
                <w:color w:val="00000A"/>
                <w:sz w:val="22"/>
                <w:szCs w:val="22"/>
              </w:rPr>
            </w:pPr>
            <w:r w:rsidRPr="00DF46FB">
              <w:rPr>
                <w:rFonts w:eastAsia="Calibri"/>
                <w:b/>
                <w:bCs/>
                <w:color w:val="00000A"/>
                <w:sz w:val="22"/>
                <w:szCs w:val="22"/>
              </w:rPr>
              <w:t>Deliverable Type</w:t>
            </w:r>
          </w:p>
        </w:tc>
        <w:tc>
          <w:tcPr>
            <w:tcW w:w="1152"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54AF1F7E" w14:textId="77777777" w:rsidR="00DD48E7" w:rsidRPr="00DF46FB" w:rsidRDefault="00DD48E7" w:rsidP="00DD48E7">
            <w:pPr>
              <w:widowControl w:val="0"/>
              <w:jc w:val="center"/>
              <w:rPr>
                <w:rFonts w:eastAsia="Calibri"/>
                <w:b/>
                <w:color w:val="00000A"/>
                <w:sz w:val="22"/>
                <w:szCs w:val="22"/>
              </w:rPr>
            </w:pPr>
            <w:r w:rsidRPr="00DF46FB">
              <w:rPr>
                <w:rFonts w:eastAsia="Calibri"/>
                <w:b/>
                <w:color w:val="00000A"/>
                <w:sz w:val="22"/>
                <w:szCs w:val="22"/>
              </w:rPr>
              <w:t>Payment Type</w:t>
            </w:r>
          </w:p>
        </w:tc>
        <w:tc>
          <w:tcPr>
            <w:tcW w:w="1060"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5D580C19" w14:textId="77777777" w:rsidR="00DD48E7" w:rsidRPr="00DF46FB" w:rsidRDefault="00DD48E7" w:rsidP="00DD48E7">
            <w:pPr>
              <w:widowControl w:val="0"/>
              <w:jc w:val="center"/>
              <w:rPr>
                <w:rFonts w:eastAsia="Calibri"/>
                <w:b/>
                <w:color w:val="00000A"/>
                <w:sz w:val="22"/>
                <w:szCs w:val="22"/>
              </w:rPr>
            </w:pPr>
            <w:r w:rsidRPr="00DF46FB">
              <w:rPr>
                <w:rFonts w:eastAsia="Calibri"/>
                <w:b/>
                <w:color w:val="00000A"/>
                <w:sz w:val="22"/>
                <w:szCs w:val="22"/>
              </w:rPr>
              <w:t>Amount</w:t>
            </w:r>
          </w:p>
        </w:tc>
        <w:tc>
          <w:tcPr>
            <w:tcW w:w="982"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15D5076E" w14:textId="77777777" w:rsidR="00DD48E7" w:rsidRPr="00DF46FB" w:rsidRDefault="00DD48E7" w:rsidP="00DD48E7">
            <w:pPr>
              <w:widowControl w:val="0"/>
              <w:jc w:val="center"/>
              <w:rPr>
                <w:rFonts w:eastAsia="Calibri"/>
                <w:b/>
                <w:color w:val="00000A"/>
                <w:sz w:val="22"/>
                <w:szCs w:val="22"/>
              </w:rPr>
            </w:pPr>
            <w:r w:rsidRPr="00DF46FB">
              <w:rPr>
                <w:rFonts w:eastAsia="Calibri"/>
                <w:b/>
                <w:color w:val="00000A"/>
                <w:sz w:val="22"/>
                <w:szCs w:val="22"/>
              </w:rPr>
              <w:t>Due Date</w:t>
            </w:r>
          </w:p>
        </w:tc>
        <w:tc>
          <w:tcPr>
            <w:tcW w:w="1101" w:type="dxa"/>
            <w:tcBorders>
              <w:top w:val="single" w:sz="4" w:space="0" w:color="00000A"/>
              <w:left w:val="single" w:sz="4" w:space="0" w:color="00000A"/>
              <w:bottom w:val="single" w:sz="4" w:space="0" w:color="00000A"/>
              <w:right w:val="single" w:sz="4" w:space="0" w:color="00000A"/>
            </w:tcBorders>
          </w:tcPr>
          <w:p w14:paraId="288AD377" w14:textId="77777777" w:rsidR="00DD48E7" w:rsidRPr="00DF46FB" w:rsidRDefault="00DD48E7" w:rsidP="00DD48E7">
            <w:pPr>
              <w:widowControl w:val="0"/>
              <w:jc w:val="center"/>
              <w:rPr>
                <w:rFonts w:eastAsia="Calibri"/>
                <w:b/>
                <w:color w:val="00000A"/>
                <w:sz w:val="22"/>
                <w:szCs w:val="22"/>
              </w:rPr>
            </w:pPr>
            <w:r w:rsidRPr="00DF46FB">
              <w:rPr>
                <w:rFonts w:eastAsia="Calibri"/>
                <w:b/>
                <w:bCs/>
                <w:color w:val="00000A"/>
                <w:sz w:val="22"/>
                <w:szCs w:val="22"/>
              </w:rPr>
              <w:t>Delivery Schedule</w:t>
            </w:r>
          </w:p>
        </w:tc>
        <w:tc>
          <w:tcPr>
            <w:tcW w:w="1096" w:type="dxa"/>
            <w:tcBorders>
              <w:top w:val="single" w:sz="4" w:space="0" w:color="00000A"/>
              <w:left w:val="single" w:sz="4" w:space="0" w:color="00000A"/>
              <w:bottom w:val="single" w:sz="4" w:space="0" w:color="00000A"/>
              <w:right w:val="single" w:sz="4" w:space="0" w:color="00000A"/>
            </w:tcBorders>
          </w:tcPr>
          <w:p w14:paraId="70DF4129" w14:textId="77777777" w:rsidR="00DD48E7" w:rsidRPr="00DF46FB" w:rsidRDefault="00DD48E7" w:rsidP="00DD48E7">
            <w:pPr>
              <w:widowControl w:val="0"/>
              <w:jc w:val="center"/>
              <w:rPr>
                <w:rFonts w:eastAsia="Calibri"/>
                <w:b/>
                <w:color w:val="00000A"/>
                <w:sz w:val="22"/>
                <w:szCs w:val="22"/>
              </w:rPr>
            </w:pPr>
            <w:r w:rsidRPr="00DF46FB">
              <w:rPr>
                <w:rFonts w:eastAsia="Calibri"/>
                <w:b/>
                <w:bCs/>
                <w:color w:val="00000A"/>
                <w:sz w:val="22"/>
                <w:szCs w:val="22"/>
              </w:rPr>
              <w:t>Acceptance Period</w:t>
            </w:r>
          </w:p>
        </w:tc>
        <w:tc>
          <w:tcPr>
            <w:tcW w:w="1509" w:type="dxa"/>
            <w:tcBorders>
              <w:top w:val="single" w:sz="4" w:space="0" w:color="00000A"/>
              <w:left w:val="single" w:sz="4" w:space="0" w:color="00000A"/>
              <w:bottom w:val="single" w:sz="4" w:space="0" w:color="00000A"/>
              <w:right w:val="single" w:sz="4" w:space="0" w:color="00000A"/>
            </w:tcBorders>
          </w:tcPr>
          <w:p w14:paraId="3FD3C64B" w14:textId="77777777" w:rsidR="00DD48E7" w:rsidRPr="00DF46FB" w:rsidRDefault="00DD48E7" w:rsidP="00DD48E7">
            <w:pPr>
              <w:widowControl w:val="0"/>
              <w:jc w:val="center"/>
              <w:rPr>
                <w:rFonts w:eastAsia="Calibri"/>
                <w:b/>
                <w:color w:val="00000A"/>
                <w:sz w:val="22"/>
                <w:szCs w:val="22"/>
              </w:rPr>
            </w:pPr>
            <w:r w:rsidRPr="00DF46FB">
              <w:rPr>
                <w:rFonts w:eastAsia="Calibri"/>
                <w:b/>
                <w:color w:val="00000A"/>
                <w:sz w:val="22"/>
                <w:szCs w:val="22"/>
              </w:rPr>
              <w:t>Maintenance Fee</w:t>
            </w:r>
          </w:p>
        </w:tc>
      </w:tr>
      <w:tr w:rsidR="00DD48E7" w:rsidRPr="007E59D8" w14:paraId="6911D9A1" w14:textId="77777777" w:rsidTr="00DE7241">
        <w:trPr>
          <w:tblHeader/>
        </w:trPr>
        <w:tc>
          <w:tcPr>
            <w:tcW w:w="1374"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36757140" w14:textId="77777777" w:rsidR="00DD48E7" w:rsidRPr="00DF46FB" w:rsidRDefault="00DD48E7" w:rsidP="00DD48E7">
            <w:pPr>
              <w:pStyle w:val="Prrafodelista"/>
              <w:widowControl w:val="0"/>
              <w:numPr>
                <w:ilvl w:val="0"/>
                <w:numId w:val="4"/>
              </w:numPr>
              <w:rPr>
                <w:rFonts w:eastAsia="Calibri"/>
                <w:color w:val="00000A"/>
                <w:sz w:val="22"/>
                <w:szCs w:val="22"/>
              </w:rPr>
            </w:pPr>
            <w:r w:rsidRPr="00DF46FB">
              <w:rPr>
                <w:rFonts w:eastAsia="Calibri"/>
                <w:color w:val="00000A"/>
                <w:sz w:val="22"/>
                <w:szCs w:val="22"/>
              </w:rPr>
              <w:t>[name of Program and/or Service]</w:t>
            </w:r>
          </w:p>
        </w:tc>
        <w:tc>
          <w:tcPr>
            <w:tcW w:w="1076" w:type="dxa"/>
            <w:tcBorders>
              <w:top w:val="single" w:sz="4" w:space="0" w:color="00000A"/>
              <w:left w:val="single" w:sz="4" w:space="0" w:color="00000A"/>
              <w:bottom w:val="single" w:sz="4" w:space="0" w:color="00000A"/>
              <w:right w:val="single" w:sz="4" w:space="0" w:color="00000A"/>
            </w:tcBorders>
          </w:tcPr>
          <w:p w14:paraId="52868355" w14:textId="77777777" w:rsidR="00DD48E7" w:rsidRPr="00DF46FB" w:rsidRDefault="00DD48E7" w:rsidP="00DD48E7">
            <w:pPr>
              <w:widowControl w:val="0"/>
              <w:rPr>
                <w:rFonts w:eastAsia="Calibri"/>
                <w:color w:val="00000A"/>
                <w:sz w:val="22"/>
                <w:szCs w:val="22"/>
              </w:rPr>
            </w:pPr>
            <w:r w:rsidRPr="00DF46FB">
              <w:rPr>
                <w:rFonts w:eastAsia="Calibri"/>
                <w:color w:val="00000A"/>
                <w:sz w:val="22"/>
                <w:szCs w:val="22"/>
              </w:rPr>
              <w:t>[Source and Object Code]</w:t>
            </w:r>
          </w:p>
          <w:p w14:paraId="0D6940FA" w14:textId="77777777" w:rsidR="00DD48E7" w:rsidRPr="00DF46FB" w:rsidRDefault="00DD48E7" w:rsidP="00DD48E7">
            <w:pPr>
              <w:widowControl w:val="0"/>
              <w:rPr>
                <w:rFonts w:eastAsia="Calibri"/>
                <w:color w:val="00000A"/>
                <w:sz w:val="22"/>
                <w:szCs w:val="22"/>
              </w:rPr>
            </w:pPr>
            <w:r w:rsidRPr="00DF46FB">
              <w:rPr>
                <w:rFonts w:eastAsia="Calibri"/>
                <w:color w:val="00000A"/>
                <w:sz w:val="22"/>
                <w:szCs w:val="22"/>
              </w:rPr>
              <w:t>[Object Code Only]</w:t>
            </w:r>
          </w:p>
          <w:p w14:paraId="19EE7C48" w14:textId="77777777" w:rsidR="00DD48E7" w:rsidRPr="00DF46FB" w:rsidRDefault="00DD48E7" w:rsidP="00DD48E7">
            <w:pPr>
              <w:widowControl w:val="0"/>
              <w:rPr>
                <w:rFonts w:eastAsia="Calibri"/>
                <w:color w:val="00000A"/>
                <w:sz w:val="22"/>
                <w:szCs w:val="22"/>
              </w:rPr>
            </w:pPr>
            <w:r w:rsidRPr="00DF46FB">
              <w:rPr>
                <w:rFonts w:eastAsia="Calibri"/>
                <w:color w:val="00000A"/>
                <w:sz w:val="22"/>
                <w:szCs w:val="22"/>
              </w:rPr>
              <w:t>[Managed Service]</w:t>
            </w:r>
          </w:p>
        </w:tc>
        <w:tc>
          <w:tcPr>
            <w:tcW w:w="1152"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6D22983E" w14:textId="77777777" w:rsidR="00DD48E7" w:rsidRPr="00DF46FB" w:rsidRDefault="00DD48E7" w:rsidP="00DD48E7">
            <w:pPr>
              <w:widowControl w:val="0"/>
              <w:rPr>
                <w:rFonts w:eastAsia="Calibri"/>
                <w:color w:val="00000A"/>
                <w:sz w:val="22"/>
                <w:szCs w:val="22"/>
              </w:rPr>
            </w:pPr>
            <w:r w:rsidRPr="00DF46FB">
              <w:rPr>
                <w:rFonts w:eastAsia="Calibri"/>
                <w:color w:val="00000A"/>
                <w:sz w:val="22"/>
                <w:szCs w:val="22"/>
              </w:rPr>
              <w:t>[One Time – due ______]</w:t>
            </w:r>
          </w:p>
          <w:p w14:paraId="6337644E" w14:textId="77777777" w:rsidR="00DD48E7" w:rsidRPr="00DF46FB" w:rsidRDefault="00DD48E7" w:rsidP="00DD48E7">
            <w:pPr>
              <w:widowControl w:val="0"/>
              <w:rPr>
                <w:rFonts w:eastAsia="Calibri"/>
                <w:color w:val="00000A"/>
                <w:sz w:val="22"/>
                <w:szCs w:val="22"/>
              </w:rPr>
            </w:pPr>
            <w:r w:rsidRPr="00DF46FB">
              <w:rPr>
                <w:rFonts w:eastAsia="Calibri"/>
                <w:color w:val="00000A"/>
                <w:sz w:val="22"/>
                <w:szCs w:val="22"/>
              </w:rPr>
              <w:t>[Periodic]</w:t>
            </w:r>
          </w:p>
          <w:p w14:paraId="5F0FDFD2" w14:textId="77777777" w:rsidR="00DD48E7" w:rsidRPr="00DF46FB" w:rsidRDefault="00DD48E7" w:rsidP="00DD48E7">
            <w:pPr>
              <w:widowControl w:val="0"/>
              <w:rPr>
                <w:rFonts w:eastAsia="Calibri"/>
                <w:color w:val="00000A"/>
                <w:sz w:val="22"/>
                <w:szCs w:val="22"/>
              </w:rPr>
            </w:pPr>
            <w:r w:rsidRPr="00DF46FB">
              <w:rPr>
                <w:rFonts w:eastAsia="Calibri"/>
                <w:color w:val="00000A"/>
                <w:sz w:val="22"/>
                <w:szCs w:val="22"/>
              </w:rPr>
              <w:t>[Percentage of Revenue]</w:t>
            </w:r>
          </w:p>
          <w:p w14:paraId="7F0A732C" w14:textId="77777777" w:rsidR="00DD48E7" w:rsidRPr="00DF46FB" w:rsidRDefault="00DD48E7" w:rsidP="00DD48E7">
            <w:pPr>
              <w:widowControl w:val="0"/>
              <w:rPr>
                <w:rFonts w:eastAsia="Calibri"/>
                <w:color w:val="00000A"/>
                <w:sz w:val="22"/>
                <w:szCs w:val="22"/>
              </w:rPr>
            </w:pPr>
            <w:r w:rsidRPr="00DF46FB">
              <w:rPr>
                <w:rFonts w:eastAsia="Calibri"/>
                <w:color w:val="00000A"/>
                <w:sz w:val="22"/>
                <w:szCs w:val="22"/>
              </w:rPr>
              <w:t>[Percentage of Billings]</w:t>
            </w:r>
          </w:p>
          <w:p w14:paraId="4EF150CD" w14:textId="77777777" w:rsidR="00DD48E7" w:rsidRPr="00DF46FB" w:rsidRDefault="00DD48E7" w:rsidP="00DD48E7">
            <w:pPr>
              <w:widowControl w:val="0"/>
              <w:rPr>
                <w:rFonts w:eastAsia="Calibri"/>
                <w:color w:val="00000A"/>
                <w:sz w:val="22"/>
                <w:szCs w:val="22"/>
              </w:rPr>
            </w:pPr>
            <w:r w:rsidRPr="00DF46FB">
              <w:rPr>
                <w:rFonts w:eastAsia="Calibri"/>
                <w:color w:val="00000A"/>
                <w:sz w:val="22"/>
                <w:szCs w:val="22"/>
              </w:rPr>
              <w:t>[Usage Based Payment]</w:t>
            </w:r>
          </w:p>
        </w:tc>
        <w:tc>
          <w:tcPr>
            <w:tcW w:w="1060"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1AB59F04" w14:textId="77777777" w:rsidR="00DD48E7" w:rsidRPr="00DF46FB" w:rsidRDefault="00DD48E7" w:rsidP="00DD48E7">
            <w:pPr>
              <w:widowControl w:val="0"/>
              <w:rPr>
                <w:rFonts w:eastAsia="Calibri"/>
                <w:color w:val="00000A"/>
                <w:sz w:val="22"/>
                <w:szCs w:val="22"/>
              </w:rPr>
            </w:pPr>
            <w:r w:rsidRPr="00DF46FB">
              <w:rPr>
                <w:rFonts w:eastAsia="Calibri"/>
                <w:color w:val="00000A"/>
                <w:sz w:val="22"/>
                <w:szCs w:val="22"/>
              </w:rPr>
              <w:t>[US dollar amount (if one-time or periodic)]</w:t>
            </w:r>
          </w:p>
          <w:p w14:paraId="44A22E6D" w14:textId="77777777" w:rsidR="00DD48E7" w:rsidRPr="00DF46FB" w:rsidRDefault="00DD48E7" w:rsidP="00DD48E7">
            <w:pPr>
              <w:widowControl w:val="0"/>
              <w:rPr>
                <w:rFonts w:eastAsia="Calibri"/>
                <w:color w:val="00000A"/>
                <w:sz w:val="22"/>
                <w:szCs w:val="22"/>
              </w:rPr>
            </w:pPr>
            <w:r w:rsidRPr="00DF46FB">
              <w:rPr>
                <w:rFonts w:eastAsia="Calibri"/>
                <w:color w:val="00000A"/>
                <w:sz w:val="22"/>
                <w:szCs w:val="22"/>
              </w:rPr>
              <w:t>[Percentage (if percentage of revenue or percentage of billings)]</w:t>
            </w:r>
          </w:p>
          <w:p w14:paraId="1CDBDA80" w14:textId="77777777" w:rsidR="00DD48E7" w:rsidRPr="00DF46FB" w:rsidRDefault="00DD48E7" w:rsidP="00DD48E7">
            <w:pPr>
              <w:widowControl w:val="0"/>
              <w:rPr>
                <w:rFonts w:eastAsia="Calibri"/>
                <w:color w:val="00000A"/>
                <w:sz w:val="22"/>
                <w:szCs w:val="22"/>
              </w:rPr>
            </w:pPr>
            <w:r w:rsidRPr="00DF46FB">
              <w:rPr>
                <w:rFonts w:eastAsia="Calibri"/>
                <w:color w:val="00000A"/>
                <w:sz w:val="22"/>
                <w:szCs w:val="22"/>
              </w:rPr>
              <w:t>[Usage rate (if usage based payment)]</w:t>
            </w:r>
          </w:p>
        </w:tc>
        <w:tc>
          <w:tcPr>
            <w:tcW w:w="982"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395A1E3E" w14:textId="77777777" w:rsidR="00DD48E7" w:rsidRPr="00DF46FB" w:rsidRDefault="00DD48E7" w:rsidP="00DD48E7">
            <w:pPr>
              <w:widowControl w:val="0"/>
              <w:rPr>
                <w:rFonts w:eastAsia="Calibri"/>
                <w:color w:val="00000A"/>
                <w:sz w:val="22"/>
                <w:szCs w:val="22"/>
              </w:rPr>
            </w:pPr>
            <w:r w:rsidRPr="00DF46FB">
              <w:rPr>
                <w:rFonts w:eastAsia="Calibri"/>
                <w:color w:val="00000A"/>
                <w:sz w:val="22"/>
                <w:szCs w:val="22"/>
              </w:rPr>
              <w:t>[Date (if one-time or periodic)]</w:t>
            </w:r>
          </w:p>
        </w:tc>
        <w:tc>
          <w:tcPr>
            <w:tcW w:w="1101" w:type="dxa"/>
            <w:tcBorders>
              <w:top w:val="single" w:sz="4" w:space="0" w:color="00000A"/>
              <w:left w:val="single" w:sz="4" w:space="0" w:color="00000A"/>
              <w:bottom w:val="single" w:sz="4" w:space="0" w:color="00000A"/>
              <w:right w:val="single" w:sz="4" w:space="0" w:color="00000A"/>
            </w:tcBorders>
          </w:tcPr>
          <w:p w14:paraId="5146FDC6" w14:textId="77777777" w:rsidR="00DD48E7" w:rsidRPr="00DF46FB" w:rsidRDefault="00DD48E7" w:rsidP="00DD48E7">
            <w:pPr>
              <w:widowControl w:val="0"/>
              <w:rPr>
                <w:rFonts w:eastAsia="Calibri"/>
                <w:color w:val="00000A"/>
                <w:sz w:val="22"/>
                <w:szCs w:val="22"/>
              </w:rPr>
            </w:pPr>
            <w:r w:rsidRPr="00DF46FB">
              <w:rPr>
                <w:rFonts w:eastAsia="Calibri"/>
                <w:color w:val="00000A"/>
                <w:sz w:val="22"/>
                <w:szCs w:val="22"/>
              </w:rPr>
              <w:t>[upon execution]</w:t>
            </w:r>
          </w:p>
          <w:p w14:paraId="2B82792F" w14:textId="77777777" w:rsidR="00DD48E7" w:rsidRPr="00DF46FB" w:rsidRDefault="00DD48E7" w:rsidP="00DD48E7">
            <w:pPr>
              <w:widowControl w:val="0"/>
              <w:rPr>
                <w:rFonts w:eastAsia="Calibri"/>
                <w:color w:val="00000A"/>
                <w:sz w:val="22"/>
                <w:szCs w:val="22"/>
              </w:rPr>
            </w:pPr>
            <w:r w:rsidRPr="00DF46FB">
              <w:rPr>
                <w:rFonts w:eastAsia="Calibri"/>
                <w:color w:val="00000A"/>
                <w:sz w:val="22"/>
                <w:szCs w:val="22"/>
              </w:rPr>
              <w:t>[date]</w:t>
            </w:r>
          </w:p>
        </w:tc>
        <w:tc>
          <w:tcPr>
            <w:tcW w:w="1096" w:type="dxa"/>
            <w:tcBorders>
              <w:top w:val="single" w:sz="4" w:space="0" w:color="00000A"/>
              <w:left w:val="single" w:sz="4" w:space="0" w:color="00000A"/>
              <w:bottom w:val="single" w:sz="4" w:space="0" w:color="00000A"/>
              <w:right w:val="single" w:sz="4" w:space="0" w:color="00000A"/>
            </w:tcBorders>
          </w:tcPr>
          <w:p w14:paraId="476FDB43" w14:textId="77777777" w:rsidR="00DD48E7" w:rsidRPr="00DF46FB" w:rsidRDefault="00DD48E7" w:rsidP="00DD48E7">
            <w:pPr>
              <w:widowControl w:val="0"/>
              <w:rPr>
                <w:rFonts w:eastAsia="Calibri"/>
                <w:color w:val="00000A"/>
                <w:sz w:val="22"/>
                <w:szCs w:val="22"/>
              </w:rPr>
            </w:pPr>
          </w:p>
        </w:tc>
        <w:tc>
          <w:tcPr>
            <w:tcW w:w="1509" w:type="dxa"/>
            <w:tcBorders>
              <w:top w:val="single" w:sz="4" w:space="0" w:color="00000A"/>
              <w:left w:val="single" w:sz="4" w:space="0" w:color="00000A"/>
              <w:bottom w:val="single" w:sz="4" w:space="0" w:color="00000A"/>
              <w:right w:val="single" w:sz="4" w:space="0" w:color="00000A"/>
            </w:tcBorders>
          </w:tcPr>
          <w:p w14:paraId="293B755A" w14:textId="77777777" w:rsidR="00DD48E7" w:rsidRPr="00DF46FB" w:rsidRDefault="00DD48E7" w:rsidP="00DD48E7">
            <w:pPr>
              <w:widowControl w:val="0"/>
              <w:rPr>
                <w:rFonts w:eastAsia="Calibri"/>
                <w:color w:val="00000A"/>
                <w:sz w:val="22"/>
                <w:szCs w:val="22"/>
              </w:rPr>
            </w:pPr>
          </w:p>
        </w:tc>
      </w:tr>
      <w:tr w:rsidR="00DD48E7" w:rsidRPr="007E59D8" w14:paraId="65900809" w14:textId="77777777" w:rsidTr="00DE7241">
        <w:tc>
          <w:tcPr>
            <w:tcW w:w="1374"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6CD6F0D1" w14:textId="77777777" w:rsidR="00DD48E7" w:rsidRPr="00DF46FB" w:rsidRDefault="00DD48E7" w:rsidP="00DD48E7">
            <w:pPr>
              <w:widowControl w:val="0"/>
              <w:rPr>
                <w:rFonts w:eastAsia="Calibri"/>
                <w:color w:val="00000A"/>
                <w:sz w:val="22"/>
                <w:szCs w:val="22"/>
              </w:rPr>
            </w:pPr>
          </w:p>
        </w:tc>
        <w:tc>
          <w:tcPr>
            <w:tcW w:w="1076" w:type="dxa"/>
            <w:tcBorders>
              <w:top w:val="single" w:sz="4" w:space="0" w:color="00000A"/>
              <w:left w:val="single" w:sz="4" w:space="0" w:color="00000A"/>
              <w:bottom w:val="single" w:sz="4" w:space="0" w:color="00000A"/>
              <w:right w:val="single" w:sz="4" w:space="0" w:color="00000A"/>
            </w:tcBorders>
          </w:tcPr>
          <w:p w14:paraId="0CE18162" w14:textId="77777777" w:rsidR="00DD48E7" w:rsidRPr="00DF46FB" w:rsidRDefault="00DD48E7" w:rsidP="00DD48E7">
            <w:pPr>
              <w:widowControl w:val="0"/>
              <w:rPr>
                <w:rFonts w:eastAsia="Calibri"/>
                <w:color w:val="00000A"/>
                <w:sz w:val="22"/>
                <w:szCs w:val="22"/>
              </w:rPr>
            </w:pPr>
          </w:p>
        </w:tc>
        <w:tc>
          <w:tcPr>
            <w:tcW w:w="1152"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422D3F07" w14:textId="77777777" w:rsidR="00DD48E7" w:rsidRPr="00DF46FB" w:rsidRDefault="00DD48E7" w:rsidP="00DD48E7">
            <w:pPr>
              <w:widowControl w:val="0"/>
              <w:rPr>
                <w:rFonts w:eastAsia="Calibri"/>
                <w:color w:val="00000A"/>
                <w:sz w:val="22"/>
                <w:szCs w:val="22"/>
              </w:rPr>
            </w:pPr>
          </w:p>
        </w:tc>
        <w:tc>
          <w:tcPr>
            <w:tcW w:w="1060"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5CD7D2BF" w14:textId="77777777" w:rsidR="00DD48E7" w:rsidRPr="00DF46FB" w:rsidRDefault="00DD48E7" w:rsidP="00DD48E7">
            <w:pPr>
              <w:widowControl w:val="0"/>
              <w:rPr>
                <w:rFonts w:eastAsia="Calibri"/>
                <w:color w:val="00000A"/>
                <w:sz w:val="22"/>
                <w:szCs w:val="22"/>
              </w:rPr>
            </w:pPr>
          </w:p>
        </w:tc>
        <w:tc>
          <w:tcPr>
            <w:tcW w:w="982"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5EBCD61B" w14:textId="77777777" w:rsidR="00DD48E7" w:rsidRPr="00DF46FB" w:rsidRDefault="00DD48E7" w:rsidP="00DD48E7">
            <w:pPr>
              <w:widowControl w:val="0"/>
              <w:rPr>
                <w:rFonts w:eastAsia="Calibri"/>
                <w:color w:val="00000A"/>
                <w:sz w:val="22"/>
                <w:szCs w:val="22"/>
              </w:rPr>
            </w:pPr>
          </w:p>
        </w:tc>
        <w:tc>
          <w:tcPr>
            <w:tcW w:w="1101" w:type="dxa"/>
            <w:tcBorders>
              <w:top w:val="single" w:sz="4" w:space="0" w:color="00000A"/>
              <w:left w:val="single" w:sz="4" w:space="0" w:color="00000A"/>
              <w:bottom w:val="single" w:sz="4" w:space="0" w:color="00000A"/>
              <w:right w:val="single" w:sz="4" w:space="0" w:color="00000A"/>
            </w:tcBorders>
          </w:tcPr>
          <w:p w14:paraId="0D6EB928" w14:textId="77777777" w:rsidR="00DD48E7" w:rsidRPr="00DF46FB" w:rsidRDefault="00DD48E7" w:rsidP="00DD48E7">
            <w:pPr>
              <w:widowControl w:val="0"/>
              <w:rPr>
                <w:rFonts w:eastAsia="Calibri"/>
                <w:color w:val="00000A"/>
                <w:sz w:val="22"/>
                <w:szCs w:val="22"/>
              </w:rPr>
            </w:pPr>
          </w:p>
        </w:tc>
        <w:tc>
          <w:tcPr>
            <w:tcW w:w="1096" w:type="dxa"/>
            <w:tcBorders>
              <w:top w:val="single" w:sz="4" w:space="0" w:color="00000A"/>
              <w:left w:val="single" w:sz="4" w:space="0" w:color="00000A"/>
              <w:bottom w:val="single" w:sz="4" w:space="0" w:color="00000A"/>
              <w:right w:val="single" w:sz="4" w:space="0" w:color="00000A"/>
            </w:tcBorders>
          </w:tcPr>
          <w:p w14:paraId="6BC1E3DC" w14:textId="77777777" w:rsidR="00DD48E7" w:rsidRPr="00DF46FB" w:rsidRDefault="00DD48E7" w:rsidP="00DD48E7">
            <w:pPr>
              <w:widowControl w:val="0"/>
              <w:rPr>
                <w:rFonts w:eastAsia="Calibri"/>
                <w:color w:val="00000A"/>
                <w:sz w:val="22"/>
                <w:szCs w:val="22"/>
              </w:rPr>
            </w:pPr>
          </w:p>
        </w:tc>
        <w:tc>
          <w:tcPr>
            <w:tcW w:w="1509" w:type="dxa"/>
            <w:tcBorders>
              <w:top w:val="single" w:sz="4" w:space="0" w:color="00000A"/>
              <w:left w:val="single" w:sz="4" w:space="0" w:color="00000A"/>
              <w:bottom w:val="single" w:sz="4" w:space="0" w:color="00000A"/>
              <w:right w:val="single" w:sz="4" w:space="0" w:color="00000A"/>
            </w:tcBorders>
          </w:tcPr>
          <w:p w14:paraId="084F4ED5" w14:textId="77777777" w:rsidR="00DD48E7" w:rsidRPr="00DF46FB" w:rsidRDefault="00DD48E7" w:rsidP="00DD48E7">
            <w:pPr>
              <w:widowControl w:val="0"/>
              <w:rPr>
                <w:rFonts w:eastAsia="Calibri"/>
                <w:color w:val="00000A"/>
                <w:sz w:val="22"/>
                <w:szCs w:val="22"/>
              </w:rPr>
            </w:pPr>
          </w:p>
        </w:tc>
      </w:tr>
      <w:tr w:rsidR="00DD48E7" w:rsidRPr="007E59D8" w14:paraId="07406551" w14:textId="77777777" w:rsidTr="00DE7241">
        <w:tc>
          <w:tcPr>
            <w:tcW w:w="1374"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6191261F" w14:textId="77777777" w:rsidR="00DD48E7" w:rsidRPr="00DF46FB" w:rsidRDefault="00DD48E7" w:rsidP="00DD48E7">
            <w:pPr>
              <w:widowControl w:val="0"/>
              <w:rPr>
                <w:rFonts w:eastAsia="Calibri"/>
                <w:color w:val="00000A"/>
                <w:sz w:val="22"/>
                <w:szCs w:val="22"/>
              </w:rPr>
            </w:pPr>
          </w:p>
        </w:tc>
        <w:tc>
          <w:tcPr>
            <w:tcW w:w="1076" w:type="dxa"/>
            <w:tcBorders>
              <w:top w:val="single" w:sz="4" w:space="0" w:color="00000A"/>
              <w:left w:val="single" w:sz="4" w:space="0" w:color="00000A"/>
              <w:bottom w:val="single" w:sz="4" w:space="0" w:color="00000A"/>
              <w:right w:val="single" w:sz="4" w:space="0" w:color="00000A"/>
            </w:tcBorders>
          </w:tcPr>
          <w:p w14:paraId="18705FD6" w14:textId="77777777" w:rsidR="00DD48E7" w:rsidRPr="00DF46FB" w:rsidRDefault="00DD48E7" w:rsidP="00DD48E7">
            <w:pPr>
              <w:widowControl w:val="0"/>
              <w:rPr>
                <w:rFonts w:eastAsia="Calibri"/>
                <w:color w:val="00000A"/>
                <w:sz w:val="22"/>
                <w:szCs w:val="22"/>
              </w:rPr>
            </w:pPr>
          </w:p>
        </w:tc>
        <w:tc>
          <w:tcPr>
            <w:tcW w:w="1152"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2A194FCA" w14:textId="77777777" w:rsidR="00DD48E7" w:rsidRPr="00DF46FB" w:rsidRDefault="00DD48E7" w:rsidP="00DD48E7">
            <w:pPr>
              <w:widowControl w:val="0"/>
              <w:rPr>
                <w:rFonts w:eastAsia="Calibri"/>
                <w:color w:val="00000A"/>
                <w:sz w:val="22"/>
                <w:szCs w:val="22"/>
              </w:rPr>
            </w:pPr>
          </w:p>
        </w:tc>
        <w:tc>
          <w:tcPr>
            <w:tcW w:w="1060"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2816B0F5" w14:textId="77777777" w:rsidR="00DD48E7" w:rsidRPr="00DF46FB" w:rsidRDefault="00DD48E7" w:rsidP="00DD48E7">
            <w:pPr>
              <w:widowControl w:val="0"/>
              <w:rPr>
                <w:rFonts w:eastAsia="Calibri"/>
                <w:color w:val="00000A"/>
                <w:sz w:val="22"/>
                <w:szCs w:val="22"/>
              </w:rPr>
            </w:pPr>
          </w:p>
        </w:tc>
        <w:tc>
          <w:tcPr>
            <w:tcW w:w="982"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098F5FCE" w14:textId="77777777" w:rsidR="00DD48E7" w:rsidRPr="00DF46FB" w:rsidRDefault="00DD48E7" w:rsidP="00DD48E7">
            <w:pPr>
              <w:widowControl w:val="0"/>
              <w:rPr>
                <w:rFonts w:eastAsia="Calibri"/>
                <w:color w:val="00000A"/>
                <w:sz w:val="22"/>
                <w:szCs w:val="22"/>
              </w:rPr>
            </w:pPr>
          </w:p>
        </w:tc>
        <w:tc>
          <w:tcPr>
            <w:tcW w:w="1101" w:type="dxa"/>
            <w:tcBorders>
              <w:top w:val="single" w:sz="4" w:space="0" w:color="00000A"/>
              <w:left w:val="single" w:sz="4" w:space="0" w:color="00000A"/>
              <w:bottom w:val="single" w:sz="4" w:space="0" w:color="00000A"/>
              <w:right w:val="single" w:sz="4" w:space="0" w:color="00000A"/>
            </w:tcBorders>
          </w:tcPr>
          <w:p w14:paraId="5C5B092C" w14:textId="77777777" w:rsidR="00DD48E7" w:rsidRPr="00DF46FB" w:rsidRDefault="00DD48E7" w:rsidP="00DD48E7">
            <w:pPr>
              <w:widowControl w:val="0"/>
              <w:rPr>
                <w:rFonts w:eastAsia="Calibri"/>
                <w:color w:val="00000A"/>
                <w:sz w:val="22"/>
                <w:szCs w:val="22"/>
              </w:rPr>
            </w:pPr>
          </w:p>
        </w:tc>
        <w:tc>
          <w:tcPr>
            <w:tcW w:w="1096" w:type="dxa"/>
            <w:tcBorders>
              <w:top w:val="single" w:sz="4" w:space="0" w:color="00000A"/>
              <w:left w:val="single" w:sz="4" w:space="0" w:color="00000A"/>
              <w:bottom w:val="single" w:sz="4" w:space="0" w:color="00000A"/>
              <w:right w:val="single" w:sz="4" w:space="0" w:color="00000A"/>
            </w:tcBorders>
          </w:tcPr>
          <w:p w14:paraId="2B7BC4B0" w14:textId="77777777" w:rsidR="00DD48E7" w:rsidRPr="00DF46FB" w:rsidRDefault="00DD48E7" w:rsidP="00DD48E7">
            <w:pPr>
              <w:widowControl w:val="0"/>
              <w:rPr>
                <w:rFonts w:eastAsia="Calibri"/>
                <w:color w:val="00000A"/>
                <w:sz w:val="22"/>
                <w:szCs w:val="22"/>
              </w:rPr>
            </w:pPr>
          </w:p>
        </w:tc>
        <w:tc>
          <w:tcPr>
            <w:tcW w:w="1509" w:type="dxa"/>
            <w:tcBorders>
              <w:top w:val="single" w:sz="4" w:space="0" w:color="00000A"/>
              <w:left w:val="single" w:sz="4" w:space="0" w:color="00000A"/>
              <w:bottom w:val="single" w:sz="4" w:space="0" w:color="00000A"/>
              <w:right w:val="single" w:sz="4" w:space="0" w:color="00000A"/>
            </w:tcBorders>
          </w:tcPr>
          <w:p w14:paraId="46355666" w14:textId="77777777" w:rsidR="00DD48E7" w:rsidRPr="00DF46FB" w:rsidRDefault="00DD48E7" w:rsidP="00DD48E7">
            <w:pPr>
              <w:widowControl w:val="0"/>
              <w:rPr>
                <w:rFonts w:eastAsia="Calibri"/>
                <w:color w:val="00000A"/>
                <w:sz w:val="22"/>
                <w:szCs w:val="22"/>
              </w:rPr>
            </w:pPr>
          </w:p>
        </w:tc>
      </w:tr>
    </w:tbl>
    <w:p w14:paraId="4C7B9B3C" w14:textId="77777777" w:rsidR="00937A20" w:rsidRPr="00DF46FB" w:rsidRDefault="006E70DD" w:rsidP="0029479F">
      <w:pPr>
        <w:divId w:val="3768706652"/>
        <w:rPr>
          <w:rFonts w:eastAsia="Calibri"/>
          <w:b/>
          <w:color w:val="00000A"/>
          <w:sz w:val="22"/>
          <w:szCs w:val="22"/>
        </w:rPr>
      </w:pPr>
      <w:r w:rsidRPr="00DF46FB">
        <w:rPr>
          <w:rFonts w:eastAsia="Calibri"/>
          <w:b/>
          <w:color w:val="00000A"/>
          <w:sz w:val="22"/>
          <w:szCs w:val="22"/>
        </w:rPr>
        <w:t>Program and/or Service Payment</w:t>
      </w:r>
    </w:p>
    <w:p w14:paraId="3CFF1939" w14:textId="77777777" w:rsidR="006E70DD" w:rsidRPr="00DF46FB" w:rsidRDefault="006E70DD" w:rsidP="0029479F">
      <w:pPr>
        <w:rPr>
          <w:rFonts w:eastAsia="Calibri"/>
          <w:b/>
          <w:color w:val="00000A"/>
          <w:sz w:val="22"/>
          <w:szCs w:val="22"/>
        </w:rPr>
      </w:pPr>
    </w:p>
    <w:p w14:paraId="2177840A" w14:textId="77777777" w:rsidR="006E70DD" w:rsidRPr="00DF46FB" w:rsidRDefault="006E70DD" w:rsidP="007D0219">
      <w:pPr>
        <w:widowControl w:val="0"/>
        <w:spacing w:after="240"/>
        <w:divId w:val="3768706653"/>
        <w:rPr>
          <w:rFonts w:eastAsia="Calibri"/>
          <w:b/>
          <w:color w:val="00000A"/>
          <w:sz w:val="22"/>
          <w:szCs w:val="22"/>
        </w:rPr>
      </w:pPr>
      <w:r w:rsidRPr="00DF46FB">
        <w:rPr>
          <w:rFonts w:eastAsia="Calibri"/>
          <w:b/>
          <w:color w:val="00000A"/>
          <w:sz w:val="22"/>
          <w:szCs w:val="22"/>
        </w:rPr>
        <w:t>Tools</w:t>
      </w:r>
    </w:p>
    <w:tbl>
      <w:tblPr>
        <w:tblW w:w="5052" w:type="pct"/>
        <w:tblInd w:w="-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88" w:type="dxa"/>
        </w:tblCellMar>
        <w:tblLook w:val="01E0" w:firstRow="1" w:lastRow="1" w:firstColumn="1" w:lastColumn="1" w:noHBand="0" w:noVBand="0"/>
      </w:tblPr>
      <w:tblGrid>
        <w:gridCol w:w="2543"/>
        <w:gridCol w:w="1751"/>
        <w:gridCol w:w="1711"/>
        <w:gridCol w:w="1721"/>
        <w:gridCol w:w="1721"/>
      </w:tblGrid>
      <w:tr w:rsidR="007D0219" w:rsidRPr="007E59D8" w14:paraId="278EAAB2" w14:textId="77777777" w:rsidTr="0029479F">
        <w:trPr>
          <w:tblHeader/>
        </w:trPr>
        <w:tc>
          <w:tcPr>
            <w:tcW w:w="2544"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01112F6E" w14:textId="77777777" w:rsidR="007D0219" w:rsidRPr="00DF46FB" w:rsidRDefault="007D0219" w:rsidP="007D0219">
            <w:pPr>
              <w:widowControl w:val="0"/>
              <w:jc w:val="center"/>
              <w:rPr>
                <w:rFonts w:eastAsia="Calibri"/>
                <w:color w:val="00000A"/>
                <w:sz w:val="22"/>
                <w:szCs w:val="22"/>
              </w:rPr>
            </w:pPr>
            <w:r w:rsidRPr="00DF46FB">
              <w:rPr>
                <w:rFonts w:eastAsia="Calibri"/>
                <w:b/>
                <w:bCs/>
                <w:color w:val="00000A"/>
                <w:sz w:val="22"/>
                <w:szCs w:val="22"/>
              </w:rPr>
              <w:t>Tools</w:t>
            </w:r>
          </w:p>
        </w:tc>
        <w:tc>
          <w:tcPr>
            <w:tcW w:w="1751"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0B55407E" w14:textId="77777777" w:rsidR="007D0219" w:rsidRPr="00DF46FB" w:rsidRDefault="007D0219" w:rsidP="007D0219">
            <w:pPr>
              <w:widowControl w:val="0"/>
              <w:jc w:val="center"/>
              <w:rPr>
                <w:rFonts w:eastAsia="Calibri"/>
                <w:b/>
                <w:bCs/>
                <w:color w:val="00000A"/>
                <w:sz w:val="22"/>
                <w:szCs w:val="22"/>
              </w:rPr>
            </w:pPr>
            <w:r w:rsidRPr="00DF46FB">
              <w:rPr>
                <w:rFonts w:eastAsia="Calibri"/>
                <w:b/>
                <w:bCs/>
                <w:color w:val="00000A"/>
                <w:sz w:val="22"/>
                <w:szCs w:val="22"/>
              </w:rPr>
              <w:t>Deliverable Type</w:t>
            </w:r>
          </w:p>
        </w:tc>
        <w:tc>
          <w:tcPr>
            <w:tcW w:w="1711"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6097D7B9" w14:textId="77777777" w:rsidR="007D0219" w:rsidRPr="00DF46FB" w:rsidRDefault="007D0219" w:rsidP="007D0219">
            <w:pPr>
              <w:widowControl w:val="0"/>
              <w:jc w:val="center"/>
              <w:rPr>
                <w:rFonts w:eastAsia="Calibri"/>
                <w:color w:val="00000A"/>
                <w:sz w:val="22"/>
                <w:szCs w:val="22"/>
              </w:rPr>
            </w:pPr>
            <w:r w:rsidRPr="00DF46FB">
              <w:rPr>
                <w:rFonts w:eastAsia="Calibri"/>
                <w:b/>
                <w:bCs/>
                <w:color w:val="00000A"/>
                <w:sz w:val="22"/>
                <w:szCs w:val="22"/>
              </w:rPr>
              <w:t>Payment Type</w:t>
            </w:r>
          </w:p>
        </w:tc>
        <w:tc>
          <w:tcPr>
            <w:tcW w:w="1721"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3C3BB128" w14:textId="77777777" w:rsidR="007D0219" w:rsidRPr="00DF46FB" w:rsidRDefault="007D0219" w:rsidP="007D0219">
            <w:pPr>
              <w:widowControl w:val="0"/>
              <w:jc w:val="center"/>
              <w:rPr>
                <w:rFonts w:eastAsia="Calibri"/>
                <w:color w:val="00000A"/>
                <w:sz w:val="22"/>
                <w:szCs w:val="22"/>
              </w:rPr>
            </w:pPr>
            <w:r w:rsidRPr="00DF46FB">
              <w:rPr>
                <w:rFonts w:eastAsia="Calibri"/>
                <w:b/>
                <w:bCs/>
                <w:color w:val="00000A"/>
                <w:sz w:val="22"/>
                <w:szCs w:val="22"/>
              </w:rPr>
              <w:t>Total Number of Units</w:t>
            </w:r>
          </w:p>
        </w:tc>
        <w:tc>
          <w:tcPr>
            <w:tcW w:w="1721"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59081EB3" w14:textId="77777777" w:rsidR="007D0219" w:rsidRPr="00DF46FB" w:rsidRDefault="007D0219" w:rsidP="007D0219">
            <w:pPr>
              <w:widowControl w:val="0"/>
              <w:jc w:val="center"/>
              <w:rPr>
                <w:rFonts w:eastAsia="Calibri"/>
                <w:color w:val="00000A"/>
                <w:sz w:val="22"/>
                <w:szCs w:val="22"/>
              </w:rPr>
            </w:pPr>
            <w:r w:rsidRPr="00DF46FB">
              <w:rPr>
                <w:rFonts w:eastAsia="Calibri"/>
                <w:b/>
                <w:bCs/>
                <w:color w:val="00000A"/>
                <w:sz w:val="22"/>
                <w:szCs w:val="22"/>
              </w:rPr>
              <w:t>Delivery Schedule</w:t>
            </w:r>
          </w:p>
        </w:tc>
      </w:tr>
      <w:tr w:rsidR="007D0219" w:rsidRPr="007E59D8" w14:paraId="5FABA5A0" w14:textId="77777777" w:rsidTr="0029479F">
        <w:tc>
          <w:tcPr>
            <w:tcW w:w="2544"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27373732" w14:textId="77777777" w:rsidR="007D0219" w:rsidRPr="00DF46FB" w:rsidRDefault="007D0219" w:rsidP="007D0219">
            <w:pPr>
              <w:widowControl w:val="0"/>
              <w:rPr>
                <w:rFonts w:eastAsia="Calibri"/>
                <w:color w:val="00000A"/>
                <w:sz w:val="22"/>
                <w:szCs w:val="22"/>
              </w:rPr>
            </w:pPr>
            <w:r w:rsidRPr="00DF46FB">
              <w:rPr>
                <w:rFonts w:eastAsia="Calibri"/>
                <w:color w:val="00000A"/>
                <w:sz w:val="22"/>
                <w:szCs w:val="22"/>
              </w:rPr>
              <w:t xml:space="preserve">[name of </w:t>
            </w:r>
            <w:r w:rsidR="0032015E" w:rsidRPr="00DF46FB">
              <w:rPr>
                <w:rFonts w:eastAsia="Calibri"/>
                <w:color w:val="00000A"/>
                <w:sz w:val="22"/>
                <w:szCs w:val="22"/>
              </w:rPr>
              <w:t>T</w:t>
            </w:r>
            <w:r w:rsidRPr="00DF46FB">
              <w:rPr>
                <w:rFonts w:eastAsia="Calibri"/>
                <w:color w:val="00000A"/>
                <w:sz w:val="22"/>
                <w:szCs w:val="22"/>
              </w:rPr>
              <w:t>ool]</w:t>
            </w:r>
          </w:p>
        </w:tc>
        <w:tc>
          <w:tcPr>
            <w:tcW w:w="1751"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0C4D4C6A" w14:textId="77777777" w:rsidR="007D0219" w:rsidRPr="00DF46FB" w:rsidRDefault="007D0219" w:rsidP="007D0219">
            <w:pPr>
              <w:widowControl w:val="0"/>
              <w:rPr>
                <w:rFonts w:eastAsia="Calibri"/>
                <w:color w:val="00000A"/>
                <w:sz w:val="22"/>
                <w:szCs w:val="22"/>
              </w:rPr>
            </w:pPr>
            <w:r w:rsidRPr="00DF46FB">
              <w:rPr>
                <w:rFonts w:eastAsia="Calibri"/>
                <w:color w:val="00000A"/>
                <w:sz w:val="22"/>
                <w:szCs w:val="22"/>
              </w:rPr>
              <w:t xml:space="preserve">[Source and </w:t>
            </w:r>
            <w:r w:rsidRPr="00DF46FB">
              <w:rPr>
                <w:rFonts w:eastAsia="Calibri"/>
                <w:color w:val="00000A"/>
                <w:sz w:val="22"/>
                <w:szCs w:val="22"/>
              </w:rPr>
              <w:lastRenderedPageBreak/>
              <w:t>Object Code]</w:t>
            </w:r>
          </w:p>
          <w:p w14:paraId="0C792A6B" w14:textId="77777777" w:rsidR="007D0219" w:rsidRPr="00DF46FB" w:rsidRDefault="007D0219" w:rsidP="007D0219">
            <w:pPr>
              <w:widowControl w:val="0"/>
              <w:rPr>
                <w:rFonts w:eastAsia="Calibri"/>
                <w:color w:val="00000A"/>
                <w:sz w:val="22"/>
                <w:szCs w:val="22"/>
              </w:rPr>
            </w:pPr>
            <w:r w:rsidRPr="00DF46FB">
              <w:rPr>
                <w:rFonts w:eastAsia="Calibri"/>
                <w:color w:val="00000A"/>
                <w:sz w:val="22"/>
                <w:szCs w:val="22"/>
              </w:rPr>
              <w:t>[Object Code Only]</w:t>
            </w:r>
          </w:p>
        </w:tc>
        <w:tc>
          <w:tcPr>
            <w:tcW w:w="1711"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1F5D0F48" w14:textId="77777777" w:rsidR="007D0219" w:rsidRPr="00DF46FB" w:rsidRDefault="007D0219" w:rsidP="007D0219">
            <w:pPr>
              <w:widowControl w:val="0"/>
              <w:rPr>
                <w:rFonts w:eastAsia="Calibri"/>
                <w:color w:val="00000A"/>
                <w:sz w:val="22"/>
                <w:szCs w:val="22"/>
              </w:rPr>
            </w:pPr>
            <w:r w:rsidRPr="00DF46FB">
              <w:rPr>
                <w:rFonts w:eastAsia="Calibri"/>
                <w:color w:val="00000A"/>
                <w:sz w:val="22"/>
                <w:szCs w:val="22"/>
              </w:rPr>
              <w:lastRenderedPageBreak/>
              <w:t>[No Charge]</w:t>
            </w:r>
          </w:p>
          <w:p w14:paraId="502010C7" w14:textId="77777777" w:rsidR="007D0219" w:rsidRPr="00DF46FB" w:rsidRDefault="007D0219" w:rsidP="007D0219">
            <w:pPr>
              <w:widowControl w:val="0"/>
              <w:rPr>
                <w:rFonts w:eastAsia="Calibri"/>
                <w:color w:val="00000A"/>
                <w:sz w:val="22"/>
                <w:szCs w:val="22"/>
              </w:rPr>
            </w:pPr>
            <w:r w:rsidRPr="00DF46FB">
              <w:rPr>
                <w:rFonts w:eastAsia="Calibri"/>
                <w:color w:val="00000A"/>
                <w:sz w:val="22"/>
                <w:szCs w:val="22"/>
              </w:rPr>
              <w:lastRenderedPageBreak/>
              <w:t>[One Time, due _______]</w:t>
            </w:r>
          </w:p>
          <w:p w14:paraId="7930710A" w14:textId="77777777" w:rsidR="007D0219" w:rsidRPr="00DF46FB" w:rsidRDefault="007D0219" w:rsidP="007D0219">
            <w:pPr>
              <w:widowControl w:val="0"/>
              <w:rPr>
                <w:rFonts w:eastAsia="Calibri"/>
                <w:color w:val="00000A"/>
                <w:sz w:val="22"/>
                <w:szCs w:val="22"/>
              </w:rPr>
            </w:pPr>
            <w:r w:rsidRPr="00DF46FB">
              <w:rPr>
                <w:rFonts w:eastAsia="Calibri"/>
                <w:color w:val="00000A"/>
                <w:sz w:val="22"/>
                <w:szCs w:val="22"/>
              </w:rPr>
              <w:t>[Periodic]</w:t>
            </w:r>
          </w:p>
        </w:tc>
        <w:tc>
          <w:tcPr>
            <w:tcW w:w="1721"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526D892A" w14:textId="77777777" w:rsidR="007D0219" w:rsidRPr="00DF46FB" w:rsidRDefault="007D0219" w:rsidP="007D0219">
            <w:pPr>
              <w:widowControl w:val="0"/>
              <w:rPr>
                <w:rFonts w:eastAsia="Calibri"/>
                <w:color w:val="00000A"/>
                <w:sz w:val="22"/>
                <w:szCs w:val="22"/>
              </w:rPr>
            </w:pPr>
            <w:r w:rsidRPr="00DF46FB">
              <w:rPr>
                <w:rFonts w:eastAsia="Calibri"/>
                <w:color w:val="00000A"/>
                <w:sz w:val="22"/>
                <w:szCs w:val="22"/>
              </w:rPr>
              <w:lastRenderedPageBreak/>
              <w:t xml:space="preserve">[volume limits, </w:t>
            </w:r>
            <w:r w:rsidRPr="00DF46FB">
              <w:rPr>
                <w:rFonts w:eastAsia="Calibri"/>
                <w:color w:val="00000A"/>
                <w:sz w:val="22"/>
                <w:szCs w:val="22"/>
              </w:rPr>
              <w:lastRenderedPageBreak/>
              <w:t>if necessary]</w:t>
            </w:r>
          </w:p>
        </w:tc>
        <w:tc>
          <w:tcPr>
            <w:tcW w:w="1721"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4F33E5E6" w14:textId="77777777" w:rsidR="007D0219" w:rsidRPr="00DF46FB" w:rsidRDefault="007D0219" w:rsidP="007D0219">
            <w:pPr>
              <w:widowControl w:val="0"/>
              <w:rPr>
                <w:rFonts w:eastAsia="Calibri"/>
                <w:color w:val="00000A"/>
                <w:sz w:val="22"/>
                <w:szCs w:val="22"/>
              </w:rPr>
            </w:pPr>
            <w:r w:rsidRPr="00DF46FB">
              <w:rPr>
                <w:rFonts w:eastAsia="Calibri"/>
                <w:color w:val="00000A"/>
                <w:sz w:val="22"/>
                <w:szCs w:val="22"/>
              </w:rPr>
              <w:lastRenderedPageBreak/>
              <w:t>[upon execution]</w:t>
            </w:r>
          </w:p>
          <w:p w14:paraId="15079A00" w14:textId="77777777" w:rsidR="007D0219" w:rsidRPr="00DF46FB" w:rsidRDefault="007D0219" w:rsidP="007D0219">
            <w:pPr>
              <w:widowControl w:val="0"/>
              <w:rPr>
                <w:rFonts w:eastAsia="Calibri"/>
                <w:color w:val="00000A"/>
                <w:sz w:val="22"/>
                <w:szCs w:val="22"/>
              </w:rPr>
            </w:pPr>
            <w:r w:rsidRPr="00DF46FB">
              <w:rPr>
                <w:rFonts w:eastAsia="Calibri"/>
                <w:color w:val="00000A"/>
                <w:sz w:val="22"/>
                <w:szCs w:val="22"/>
              </w:rPr>
              <w:lastRenderedPageBreak/>
              <w:t>[date]</w:t>
            </w:r>
          </w:p>
        </w:tc>
      </w:tr>
      <w:tr w:rsidR="007D0219" w:rsidRPr="007E59D8" w14:paraId="2097B157" w14:textId="77777777" w:rsidTr="0029479F">
        <w:tc>
          <w:tcPr>
            <w:tcW w:w="2544"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56FDCABC" w14:textId="77777777" w:rsidR="007D0219" w:rsidRPr="00DF46FB" w:rsidRDefault="007D0219" w:rsidP="007D0219">
            <w:pPr>
              <w:widowControl w:val="0"/>
              <w:rPr>
                <w:rFonts w:eastAsia="Calibri"/>
                <w:color w:val="00000A"/>
                <w:sz w:val="22"/>
                <w:szCs w:val="22"/>
              </w:rPr>
            </w:pPr>
          </w:p>
        </w:tc>
        <w:tc>
          <w:tcPr>
            <w:tcW w:w="1751"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61575F71" w14:textId="77777777" w:rsidR="007D0219" w:rsidRPr="00DF46FB" w:rsidRDefault="007D0219" w:rsidP="007D0219">
            <w:pPr>
              <w:widowControl w:val="0"/>
              <w:rPr>
                <w:rFonts w:eastAsia="Calibri"/>
                <w:color w:val="00000A"/>
                <w:sz w:val="22"/>
                <w:szCs w:val="22"/>
              </w:rPr>
            </w:pPr>
          </w:p>
        </w:tc>
        <w:tc>
          <w:tcPr>
            <w:tcW w:w="1711"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6FF56763" w14:textId="77777777" w:rsidR="007D0219" w:rsidRPr="00DF46FB" w:rsidRDefault="007D0219" w:rsidP="007D0219">
            <w:pPr>
              <w:widowControl w:val="0"/>
              <w:rPr>
                <w:rFonts w:eastAsia="Calibri"/>
                <w:color w:val="00000A"/>
                <w:sz w:val="22"/>
                <w:szCs w:val="22"/>
              </w:rPr>
            </w:pPr>
          </w:p>
        </w:tc>
        <w:tc>
          <w:tcPr>
            <w:tcW w:w="1721"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348C2C0A" w14:textId="77777777" w:rsidR="007D0219" w:rsidRPr="00DF46FB" w:rsidRDefault="007D0219" w:rsidP="007D0219">
            <w:pPr>
              <w:widowControl w:val="0"/>
              <w:rPr>
                <w:rFonts w:eastAsia="Calibri"/>
                <w:color w:val="00000A"/>
                <w:sz w:val="22"/>
                <w:szCs w:val="22"/>
              </w:rPr>
            </w:pPr>
          </w:p>
        </w:tc>
        <w:tc>
          <w:tcPr>
            <w:tcW w:w="1721"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008244D8" w14:textId="77777777" w:rsidR="007D0219" w:rsidRPr="00DF46FB" w:rsidRDefault="007D0219" w:rsidP="007D0219">
            <w:pPr>
              <w:widowControl w:val="0"/>
              <w:rPr>
                <w:rFonts w:eastAsia="Calibri"/>
                <w:color w:val="00000A"/>
                <w:sz w:val="22"/>
                <w:szCs w:val="22"/>
              </w:rPr>
            </w:pPr>
          </w:p>
        </w:tc>
      </w:tr>
      <w:tr w:rsidR="007D0219" w:rsidRPr="007E59D8" w14:paraId="4C475309" w14:textId="77777777" w:rsidTr="0029479F">
        <w:tc>
          <w:tcPr>
            <w:tcW w:w="2544"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767B2A26" w14:textId="77777777" w:rsidR="007D0219" w:rsidRPr="00DF46FB" w:rsidRDefault="007D0219" w:rsidP="007D0219">
            <w:pPr>
              <w:widowControl w:val="0"/>
              <w:rPr>
                <w:rFonts w:eastAsia="Calibri"/>
                <w:color w:val="00000A"/>
                <w:sz w:val="22"/>
                <w:szCs w:val="22"/>
              </w:rPr>
            </w:pPr>
          </w:p>
        </w:tc>
        <w:tc>
          <w:tcPr>
            <w:tcW w:w="1751"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6E0CED73" w14:textId="77777777" w:rsidR="007D0219" w:rsidRPr="00DF46FB" w:rsidRDefault="007D0219" w:rsidP="007D0219">
            <w:pPr>
              <w:widowControl w:val="0"/>
              <w:rPr>
                <w:rFonts w:eastAsia="Calibri"/>
                <w:color w:val="00000A"/>
                <w:sz w:val="22"/>
                <w:szCs w:val="22"/>
              </w:rPr>
            </w:pPr>
          </w:p>
        </w:tc>
        <w:tc>
          <w:tcPr>
            <w:tcW w:w="1711"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00FE3DC2" w14:textId="77777777" w:rsidR="007D0219" w:rsidRPr="00DF46FB" w:rsidRDefault="007D0219" w:rsidP="007D0219">
            <w:pPr>
              <w:widowControl w:val="0"/>
              <w:rPr>
                <w:rFonts w:eastAsia="Calibri"/>
                <w:color w:val="00000A"/>
                <w:sz w:val="22"/>
                <w:szCs w:val="22"/>
              </w:rPr>
            </w:pPr>
          </w:p>
        </w:tc>
        <w:tc>
          <w:tcPr>
            <w:tcW w:w="1721"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3493DB06" w14:textId="77777777" w:rsidR="007D0219" w:rsidRPr="00DF46FB" w:rsidRDefault="007D0219" w:rsidP="007D0219">
            <w:pPr>
              <w:widowControl w:val="0"/>
              <w:rPr>
                <w:rFonts w:eastAsia="Calibri"/>
                <w:color w:val="00000A"/>
                <w:sz w:val="22"/>
                <w:szCs w:val="22"/>
              </w:rPr>
            </w:pPr>
          </w:p>
        </w:tc>
        <w:tc>
          <w:tcPr>
            <w:tcW w:w="1721" w:type="dxa"/>
            <w:tcBorders>
              <w:top w:val="single" w:sz="4" w:space="0" w:color="00000A"/>
              <w:left w:val="single" w:sz="4" w:space="0" w:color="00000A"/>
              <w:bottom w:val="single" w:sz="4" w:space="0" w:color="00000A"/>
              <w:right w:val="single" w:sz="4" w:space="0" w:color="00000A"/>
            </w:tcBorders>
            <w:shd w:val="clear" w:color="auto" w:fill="auto"/>
            <w:tcMar>
              <w:left w:w="88" w:type="dxa"/>
            </w:tcMar>
          </w:tcPr>
          <w:p w14:paraId="27463AB7" w14:textId="77777777" w:rsidR="007D0219" w:rsidRPr="00DF46FB" w:rsidRDefault="007D0219" w:rsidP="007D0219">
            <w:pPr>
              <w:widowControl w:val="0"/>
              <w:rPr>
                <w:rFonts w:eastAsia="Calibri"/>
                <w:color w:val="00000A"/>
                <w:sz w:val="22"/>
                <w:szCs w:val="22"/>
              </w:rPr>
            </w:pPr>
          </w:p>
        </w:tc>
      </w:tr>
    </w:tbl>
    <w:p w14:paraId="67496C94" w14:textId="77777777" w:rsidR="007D0219" w:rsidRPr="00DF46FB" w:rsidRDefault="007D0219" w:rsidP="007D0219">
      <w:pPr>
        <w:divId w:val="3768706654"/>
        <w:rPr>
          <w:i/>
          <w:color w:val="7030A0"/>
          <w:sz w:val="22"/>
          <w:szCs w:val="22"/>
        </w:rPr>
      </w:pPr>
      <w:r w:rsidRPr="00DF46FB">
        <w:rPr>
          <w:color w:val="7030A0"/>
          <w:sz w:val="22"/>
          <w:szCs w:val="22"/>
        </w:rPr>
        <w:t>***************</w:t>
      </w:r>
      <w:r w:rsidRPr="00DF46FB">
        <w:rPr>
          <w:i/>
          <w:color w:val="7030A0"/>
          <w:sz w:val="22"/>
          <w:szCs w:val="22"/>
        </w:rPr>
        <w:t>End of Program License Section</w:t>
      </w:r>
    </w:p>
    <w:p w14:paraId="06D745EE" w14:textId="77777777" w:rsidR="007D0219" w:rsidRPr="00DF46FB" w:rsidRDefault="007D0219" w:rsidP="007D0219">
      <w:pPr>
        <w:widowControl w:val="0"/>
        <w:autoSpaceDE w:val="0"/>
        <w:autoSpaceDN w:val="0"/>
        <w:adjustRightInd w:val="0"/>
        <w:spacing w:after="0"/>
        <w:outlineLvl w:val="0"/>
        <w:divId w:val="3768706655"/>
        <w:rPr>
          <w:rFonts w:eastAsia="Times New Roman"/>
          <w:b/>
          <w:kern w:val="32"/>
          <w:sz w:val="22"/>
          <w:szCs w:val="22"/>
        </w:rPr>
      </w:pPr>
      <w:r w:rsidRPr="00DF46FB">
        <w:rPr>
          <w:rFonts w:eastAsia="Times New Roman"/>
          <w:b/>
          <w:kern w:val="32"/>
          <w:sz w:val="22"/>
          <w:szCs w:val="22"/>
        </w:rPr>
        <w:t>Products and Services</w:t>
      </w:r>
    </w:p>
    <w:p w14:paraId="0BA27EFA" w14:textId="3674353B" w:rsidR="007D0219" w:rsidRPr="00DF46FB" w:rsidRDefault="007D0219" w:rsidP="007D0219">
      <w:pPr>
        <w:spacing w:before="120"/>
        <w:divId w:val="3768706656"/>
        <w:rPr>
          <w:i/>
          <w:color w:val="7030A0"/>
          <w:sz w:val="22"/>
          <w:szCs w:val="22"/>
        </w:rPr>
      </w:pPr>
      <w:bookmarkStart w:id="97" w:name="_Hlk97897600"/>
      <w:r w:rsidRPr="00DF46FB">
        <w:rPr>
          <w:i/>
          <w:color w:val="7030A0"/>
          <w:sz w:val="22"/>
          <w:szCs w:val="22"/>
        </w:rPr>
        <w:t xml:space="preserve">Use this Section when you are purchasing </w:t>
      </w:r>
      <w:r w:rsidRPr="00DF46FB">
        <w:rPr>
          <w:b/>
          <w:i/>
          <w:color w:val="7030A0"/>
          <w:sz w:val="22"/>
          <w:szCs w:val="22"/>
          <w:u w:val="single"/>
        </w:rPr>
        <w:t>Services</w:t>
      </w:r>
      <w:r w:rsidR="00A23BAA" w:rsidRPr="00DF46FB">
        <w:rPr>
          <w:b/>
          <w:i/>
          <w:color w:val="7030A0"/>
          <w:sz w:val="22"/>
          <w:szCs w:val="22"/>
          <w:u w:val="single"/>
        </w:rPr>
        <w:t>,</w:t>
      </w:r>
      <w:r w:rsidRPr="00DF46FB">
        <w:rPr>
          <w:b/>
          <w:i/>
          <w:color w:val="7030A0"/>
          <w:sz w:val="22"/>
          <w:szCs w:val="22"/>
          <w:u w:val="single"/>
        </w:rPr>
        <w:t xml:space="preserve"> </w:t>
      </w:r>
      <w:r w:rsidR="00A23BAA" w:rsidRPr="00DF46FB">
        <w:rPr>
          <w:b/>
          <w:i/>
          <w:color w:val="7030A0"/>
          <w:sz w:val="22"/>
          <w:szCs w:val="22"/>
          <w:u w:val="single"/>
        </w:rPr>
        <w:t>Service</w:t>
      </w:r>
      <w:r w:rsidRPr="00DF46FB">
        <w:rPr>
          <w:b/>
          <w:i/>
          <w:color w:val="7030A0"/>
          <w:sz w:val="22"/>
          <w:szCs w:val="22"/>
          <w:u w:val="single"/>
        </w:rPr>
        <w:t xml:space="preserve"> Parts</w:t>
      </w:r>
      <w:r w:rsidR="00A23BAA" w:rsidRPr="00DF46FB">
        <w:rPr>
          <w:b/>
          <w:i/>
          <w:color w:val="7030A0"/>
          <w:sz w:val="22"/>
          <w:szCs w:val="22"/>
          <w:u w:val="single"/>
        </w:rPr>
        <w:t xml:space="preserve"> and Components</w:t>
      </w:r>
      <w:r w:rsidRPr="00DF46FB">
        <w:rPr>
          <w:b/>
          <w:i/>
          <w:color w:val="7030A0"/>
          <w:sz w:val="22"/>
          <w:szCs w:val="22"/>
          <w:u w:val="single"/>
        </w:rPr>
        <w:t>.</w:t>
      </w:r>
      <w:r w:rsidRPr="00DF46FB">
        <w:rPr>
          <w:i/>
          <w:color w:val="7030A0"/>
          <w:sz w:val="22"/>
          <w:szCs w:val="22"/>
        </w:rPr>
        <w:t xml:space="preserve"> </w:t>
      </w:r>
    </w:p>
    <w:bookmarkEnd w:id="97"/>
    <w:p w14:paraId="73EDE32E" w14:textId="77777777" w:rsidR="007D0219" w:rsidRPr="00DF46FB" w:rsidRDefault="007D0219" w:rsidP="00A711E9">
      <w:pPr>
        <w:pStyle w:val="AttachmentFirstParagraphHeader"/>
        <w:divId w:val="3768706657"/>
        <w:rPr>
          <w:rFonts w:cs="Times New Roman"/>
          <w:sz w:val="22"/>
          <w:szCs w:val="22"/>
        </w:rPr>
      </w:pPr>
      <w:r w:rsidRPr="00DF46FB">
        <w:rPr>
          <w:rFonts w:cs="Times New Roman"/>
          <w:sz w:val="22"/>
          <w:szCs w:val="22"/>
        </w:rPr>
        <w:t>Description of Products and Services:</w:t>
      </w:r>
    </w:p>
    <w:p w14:paraId="08315BEB" w14:textId="77777777" w:rsidR="007D0219" w:rsidRPr="00DF46FB" w:rsidRDefault="007D0219" w:rsidP="007D0219">
      <w:pPr>
        <w:divId w:val="3768706658"/>
        <w:rPr>
          <w:i/>
          <w:sz w:val="22"/>
          <w:szCs w:val="22"/>
        </w:rPr>
      </w:pPr>
      <w:r w:rsidRPr="00DF46FB">
        <w:rPr>
          <w:i/>
          <w:sz w:val="22"/>
          <w:szCs w:val="22"/>
        </w:rPr>
        <w:t>&lt;</w:t>
      </w:r>
      <w:r w:rsidRPr="00DF46FB">
        <w:rPr>
          <w:sz w:val="22"/>
          <w:szCs w:val="22"/>
        </w:rPr>
        <w:t>insert description</w:t>
      </w:r>
      <w:r w:rsidRPr="00DF46FB">
        <w:rPr>
          <w:i/>
          <w:sz w:val="22"/>
          <w:szCs w:val="22"/>
        </w:rPr>
        <w:t>&gt;</w:t>
      </w:r>
    </w:p>
    <w:p w14:paraId="689FF1C1" w14:textId="77777777" w:rsidR="007D0219" w:rsidRPr="00DF46FB" w:rsidRDefault="007D0219" w:rsidP="007D0219">
      <w:pPr>
        <w:divId w:val="3768706659"/>
        <w:rPr>
          <w:sz w:val="22"/>
          <w:szCs w:val="22"/>
        </w:rPr>
      </w:pPr>
      <w:r w:rsidRPr="00DF46FB">
        <w:rPr>
          <w:sz w:val="22"/>
          <w:szCs w:val="22"/>
        </w:rPr>
        <w:t>The Product</w:t>
      </w:r>
      <w:r w:rsidR="00370CF4" w:rsidRPr="00DF46FB">
        <w:rPr>
          <w:sz w:val="22"/>
          <w:szCs w:val="22"/>
        </w:rPr>
        <w:t>s</w:t>
      </w:r>
      <w:r w:rsidRPr="00DF46FB">
        <w:rPr>
          <w:sz w:val="22"/>
          <w:szCs w:val="22"/>
        </w:rPr>
        <w:t xml:space="preserve"> are also described in the PUA(s) and include all Field Replacement Units (FRUs), CSPs Product code, and Product documentation.</w:t>
      </w:r>
    </w:p>
    <w:p w14:paraId="5B0A5978" w14:textId="77777777" w:rsidR="007D0219" w:rsidRPr="00DF46FB" w:rsidRDefault="007D0219" w:rsidP="007D0219">
      <w:pPr>
        <w:widowControl w:val="0"/>
        <w:autoSpaceDE w:val="0"/>
        <w:autoSpaceDN w:val="0"/>
        <w:adjustRightInd w:val="0"/>
        <w:spacing w:after="0"/>
        <w:outlineLvl w:val="0"/>
        <w:divId w:val="3768706660"/>
        <w:rPr>
          <w:rFonts w:eastAsia="Times New Roman"/>
          <w:b/>
          <w:kern w:val="32"/>
          <w:sz w:val="22"/>
          <w:szCs w:val="22"/>
        </w:rPr>
      </w:pPr>
      <w:r w:rsidRPr="00DF46FB">
        <w:rPr>
          <w:rFonts w:eastAsia="Times New Roman"/>
          <w:b/>
          <w:kern w:val="32"/>
          <w:sz w:val="22"/>
          <w:szCs w:val="22"/>
        </w:rPr>
        <w:t>Warranty Support:</w:t>
      </w:r>
    </w:p>
    <w:p w14:paraId="37174110" w14:textId="77777777" w:rsidR="007D0219" w:rsidRPr="00DF46FB" w:rsidRDefault="007D0219" w:rsidP="007D0219">
      <w:pPr>
        <w:widowControl w:val="0"/>
        <w:autoSpaceDE w:val="0"/>
        <w:autoSpaceDN w:val="0"/>
        <w:adjustRightInd w:val="0"/>
        <w:spacing w:after="0"/>
        <w:outlineLvl w:val="1"/>
        <w:divId w:val="3768706661"/>
        <w:rPr>
          <w:rFonts w:eastAsia="Times New Roman"/>
          <w:b/>
          <w:i/>
          <w:sz w:val="22"/>
          <w:szCs w:val="22"/>
        </w:rPr>
      </w:pPr>
      <w:r w:rsidRPr="00DF46FB">
        <w:rPr>
          <w:rFonts w:eastAsia="Times New Roman"/>
          <w:b/>
          <w:i/>
          <w:sz w:val="22"/>
          <w:szCs w:val="22"/>
        </w:rPr>
        <w:t>Warranty Period</w:t>
      </w:r>
    </w:p>
    <w:p w14:paraId="1227CEF1" w14:textId="77777777" w:rsidR="007D0219" w:rsidRPr="00DF46FB" w:rsidRDefault="007D0219" w:rsidP="007D0219">
      <w:pPr>
        <w:rPr>
          <w:sz w:val="22"/>
          <w:szCs w:val="22"/>
        </w:rPr>
      </w:pPr>
    </w:p>
    <w:p w14:paraId="1C3ABC02" w14:textId="77777777" w:rsidR="007D0219" w:rsidRPr="00DF46FB" w:rsidRDefault="007D0219" w:rsidP="00A711E9">
      <w:pPr>
        <w:pStyle w:val="Attachment2ndParagraphHeader"/>
        <w:divId w:val="3768706662"/>
        <w:rPr>
          <w:rFonts w:cs="Times New Roman"/>
          <w:sz w:val="22"/>
          <w:szCs w:val="22"/>
        </w:rPr>
      </w:pPr>
      <w:r w:rsidRPr="00DF46FB">
        <w:rPr>
          <w:rFonts w:cs="Times New Roman"/>
          <w:sz w:val="22"/>
          <w:szCs w:val="22"/>
        </w:rPr>
        <w:t>Epidemic Defects and Target Failure Rate:</w:t>
      </w:r>
    </w:p>
    <w:p w14:paraId="144B6502" w14:textId="77777777" w:rsidR="007D0219" w:rsidRPr="00DF46FB" w:rsidRDefault="007D0219" w:rsidP="00A711E9">
      <w:pPr>
        <w:pStyle w:val="Instructions"/>
        <w:divId w:val="3768706663"/>
        <w:rPr>
          <w:rFonts w:cs="Times New Roman"/>
          <w:sz w:val="22"/>
          <w:szCs w:val="22"/>
        </w:rPr>
      </w:pPr>
      <w:r w:rsidRPr="00DF46FB">
        <w:rPr>
          <w:rFonts w:cs="Times New Roman"/>
          <w:sz w:val="22"/>
          <w:szCs w:val="22"/>
        </w:rPr>
        <w:t>The Product Quality Engineer should be consulted to help determine the target failure rate.</w:t>
      </w:r>
    </w:p>
    <w:tbl>
      <w:tblPr>
        <w:tblW w:w="0" w:type="auto"/>
        <w:tblInd w:w="108" w:type="dxa"/>
        <w:tblLook w:val="01E0" w:firstRow="1" w:lastRow="1" w:firstColumn="1" w:lastColumn="1" w:noHBand="0" w:noVBand="0"/>
      </w:tblPr>
      <w:tblGrid>
        <w:gridCol w:w="4622"/>
        <w:gridCol w:w="4610"/>
      </w:tblGrid>
      <w:tr w:rsidR="007D0219" w:rsidRPr="007E59D8" w14:paraId="11B60BBC" w14:textId="77777777" w:rsidTr="00077A3C">
        <w:trPr>
          <w:tblHeader/>
        </w:trPr>
        <w:tc>
          <w:tcPr>
            <w:tcW w:w="5094" w:type="dxa"/>
            <w:tcBorders>
              <w:top w:val="single" w:sz="8" w:space="0" w:color="auto"/>
              <w:left w:val="single" w:sz="8" w:space="0" w:color="auto"/>
              <w:bottom w:val="single" w:sz="8" w:space="0" w:color="auto"/>
              <w:right w:val="single" w:sz="8" w:space="0" w:color="auto"/>
            </w:tcBorders>
          </w:tcPr>
          <w:p w14:paraId="2B6EADC2" w14:textId="77777777" w:rsidR="007D0219" w:rsidRPr="00DF46FB" w:rsidRDefault="007D0219" w:rsidP="007D0219">
            <w:pPr>
              <w:widowControl w:val="0"/>
              <w:autoSpaceDE w:val="0"/>
              <w:autoSpaceDN w:val="0"/>
              <w:adjustRightInd w:val="0"/>
              <w:rPr>
                <w:rFonts w:eastAsia="Times New Roman"/>
                <w:sz w:val="22"/>
                <w:szCs w:val="22"/>
              </w:rPr>
            </w:pPr>
            <w:r w:rsidRPr="00DF46FB">
              <w:rPr>
                <w:rFonts w:eastAsia="Times New Roman"/>
                <w:sz w:val="22"/>
                <w:szCs w:val="22"/>
              </w:rPr>
              <w:t>Part Number</w:t>
            </w:r>
          </w:p>
        </w:tc>
        <w:tc>
          <w:tcPr>
            <w:tcW w:w="5094" w:type="dxa"/>
            <w:tcBorders>
              <w:top w:val="single" w:sz="8" w:space="0" w:color="auto"/>
              <w:left w:val="single" w:sz="8" w:space="0" w:color="auto"/>
              <w:bottom w:val="single" w:sz="8" w:space="0" w:color="auto"/>
              <w:right w:val="single" w:sz="8" w:space="0" w:color="auto"/>
            </w:tcBorders>
          </w:tcPr>
          <w:p w14:paraId="500CAF83" w14:textId="77777777" w:rsidR="007D0219" w:rsidRPr="00DF46FB" w:rsidRDefault="007D0219" w:rsidP="007D0219">
            <w:pPr>
              <w:widowControl w:val="0"/>
              <w:autoSpaceDE w:val="0"/>
              <w:autoSpaceDN w:val="0"/>
              <w:adjustRightInd w:val="0"/>
              <w:rPr>
                <w:rFonts w:eastAsia="Times New Roman"/>
                <w:sz w:val="22"/>
                <w:szCs w:val="22"/>
              </w:rPr>
            </w:pPr>
            <w:r w:rsidRPr="00DF46FB">
              <w:rPr>
                <w:rFonts w:eastAsia="Times New Roman"/>
                <w:sz w:val="22"/>
                <w:szCs w:val="22"/>
              </w:rPr>
              <w:t>Target Failure Rate</w:t>
            </w:r>
          </w:p>
        </w:tc>
      </w:tr>
      <w:tr w:rsidR="007D0219" w:rsidRPr="007E59D8" w14:paraId="7FF02C72" w14:textId="77777777" w:rsidTr="00077A3C">
        <w:tc>
          <w:tcPr>
            <w:tcW w:w="5094" w:type="dxa"/>
            <w:tcBorders>
              <w:top w:val="single" w:sz="8" w:space="0" w:color="auto"/>
              <w:left w:val="single" w:sz="8" w:space="0" w:color="auto"/>
              <w:bottom w:val="single" w:sz="8" w:space="0" w:color="auto"/>
              <w:right w:val="single" w:sz="8" w:space="0" w:color="auto"/>
            </w:tcBorders>
          </w:tcPr>
          <w:p w14:paraId="0FECE84B" w14:textId="77777777" w:rsidR="007D0219" w:rsidRPr="00DF46FB" w:rsidRDefault="007D0219" w:rsidP="007D0219">
            <w:pPr>
              <w:widowControl w:val="0"/>
              <w:autoSpaceDE w:val="0"/>
              <w:autoSpaceDN w:val="0"/>
              <w:adjustRightInd w:val="0"/>
              <w:rPr>
                <w:rFonts w:eastAsia="Times New Roman"/>
                <w:sz w:val="22"/>
                <w:szCs w:val="22"/>
              </w:rPr>
            </w:pPr>
          </w:p>
        </w:tc>
        <w:tc>
          <w:tcPr>
            <w:tcW w:w="5094" w:type="dxa"/>
            <w:tcBorders>
              <w:top w:val="single" w:sz="8" w:space="0" w:color="auto"/>
              <w:left w:val="single" w:sz="8" w:space="0" w:color="auto"/>
              <w:bottom w:val="single" w:sz="8" w:space="0" w:color="auto"/>
              <w:right w:val="single" w:sz="8" w:space="0" w:color="auto"/>
            </w:tcBorders>
          </w:tcPr>
          <w:p w14:paraId="0E98332E" w14:textId="77777777" w:rsidR="007D0219" w:rsidRPr="00DF46FB" w:rsidRDefault="007D0219" w:rsidP="007D0219">
            <w:pPr>
              <w:widowControl w:val="0"/>
              <w:autoSpaceDE w:val="0"/>
              <w:autoSpaceDN w:val="0"/>
              <w:adjustRightInd w:val="0"/>
              <w:rPr>
                <w:rFonts w:eastAsia="Times New Roman"/>
                <w:sz w:val="22"/>
                <w:szCs w:val="22"/>
              </w:rPr>
            </w:pPr>
          </w:p>
        </w:tc>
      </w:tr>
      <w:tr w:rsidR="007D0219" w:rsidRPr="007E59D8" w14:paraId="2A91AB4D" w14:textId="77777777" w:rsidTr="00077A3C">
        <w:tc>
          <w:tcPr>
            <w:tcW w:w="5094" w:type="dxa"/>
            <w:tcBorders>
              <w:top w:val="single" w:sz="8" w:space="0" w:color="auto"/>
              <w:left w:val="single" w:sz="8" w:space="0" w:color="auto"/>
              <w:bottom w:val="single" w:sz="8" w:space="0" w:color="auto"/>
              <w:right w:val="single" w:sz="8" w:space="0" w:color="auto"/>
            </w:tcBorders>
          </w:tcPr>
          <w:p w14:paraId="3BE60F38" w14:textId="77777777" w:rsidR="007D0219" w:rsidRPr="00DF46FB" w:rsidRDefault="007D0219" w:rsidP="007D0219">
            <w:pPr>
              <w:widowControl w:val="0"/>
              <w:autoSpaceDE w:val="0"/>
              <w:autoSpaceDN w:val="0"/>
              <w:adjustRightInd w:val="0"/>
              <w:rPr>
                <w:rFonts w:eastAsia="Times New Roman"/>
                <w:sz w:val="22"/>
                <w:szCs w:val="22"/>
              </w:rPr>
            </w:pPr>
          </w:p>
        </w:tc>
        <w:tc>
          <w:tcPr>
            <w:tcW w:w="5094" w:type="dxa"/>
            <w:tcBorders>
              <w:top w:val="single" w:sz="8" w:space="0" w:color="auto"/>
              <w:left w:val="single" w:sz="8" w:space="0" w:color="auto"/>
              <w:bottom w:val="single" w:sz="8" w:space="0" w:color="auto"/>
              <w:right w:val="single" w:sz="8" w:space="0" w:color="auto"/>
            </w:tcBorders>
          </w:tcPr>
          <w:p w14:paraId="03E2B04A" w14:textId="77777777" w:rsidR="007D0219" w:rsidRPr="00DF46FB" w:rsidRDefault="007D0219" w:rsidP="007D0219">
            <w:pPr>
              <w:widowControl w:val="0"/>
              <w:autoSpaceDE w:val="0"/>
              <w:autoSpaceDN w:val="0"/>
              <w:adjustRightInd w:val="0"/>
              <w:rPr>
                <w:rFonts w:eastAsia="Times New Roman"/>
                <w:sz w:val="22"/>
                <w:szCs w:val="22"/>
              </w:rPr>
            </w:pPr>
          </w:p>
        </w:tc>
      </w:tr>
      <w:tr w:rsidR="007D0219" w:rsidRPr="007E59D8" w14:paraId="5786C6A4" w14:textId="77777777" w:rsidTr="00077A3C">
        <w:tc>
          <w:tcPr>
            <w:tcW w:w="5094" w:type="dxa"/>
            <w:tcBorders>
              <w:top w:val="single" w:sz="8" w:space="0" w:color="auto"/>
              <w:left w:val="single" w:sz="8" w:space="0" w:color="auto"/>
              <w:bottom w:val="single" w:sz="8" w:space="0" w:color="auto"/>
              <w:right w:val="single" w:sz="8" w:space="0" w:color="auto"/>
            </w:tcBorders>
          </w:tcPr>
          <w:p w14:paraId="31656717" w14:textId="77777777" w:rsidR="007D0219" w:rsidRPr="00DF46FB" w:rsidRDefault="007D0219" w:rsidP="007D0219">
            <w:pPr>
              <w:widowControl w:val="0"/>
              <w:autoSpaceDE w:val="0"/>
              <w:autoSpaceDN w:val="0"/>
              <w:adjustRightInd w:val="0"/>
              <w:rPr>
                <w:rFonts w:eastAsia="Times New Roman"/>
                <w:sz w:val="22"/>
                <w:szCs w:val="22"/>
              </w:rPr>
            </w:pPr>
          </w:p>
        </w:tc>
        <w:tc>
          <w:tcPr>
            <w:tcW w:w="5094" w:type="dxa"/>
            <w:tcBorders>
              <w:top w:val="single" w:sz="8" w:space="0" w:color="auto"/>
              <w:left w:val="single" w:sz="8" w:space="0" w:color="auto"/>
              <w:bottom w:val="single" w:sz="8" w:space="0" w:color="auto"/>
              <w:right w:val="single" w:sz="8" w:space="0" w:color="auto"/>
            </w:tcBorders>
          </w:tcPr>
          <w:p w14:paraId="1A30A716" w14:textId="77777777" w:rsidR="007D0219" w:rsidRPr="00DF46FB" w:rsidRDefault="007D0219" w:rsidP="007D0219">
            <w:pPr>
              <w:widowControl w:val="0"/>
              <w:autoSpaceDE w:val="0"/>
              <w:autoSpaceDN w:val="0"/>
              <w:adjustRightInd w:val="0"/>
              <w:rPr>
                <w:rFonts w:eastAsia="Times New Roman"/>
                <w:sz w:val="22"/>
                <w:szCs w:val="22"/>
              </w:rPr>
            </w:pPr>
          </w:p>
        </w:tc>
      </w:tr>
    </w:tbl>
    <w:p w14:paraId="687F5EA3" w14:textId="77777777" w:rsidR="007D0219" w:rsidRPr="00DF46FB" w:rsidRDefault="007D0219" w:rsidP="007D0219">
      <w:pPr>
        <w:rPr>
          <w:sz w:val="22"/>
          <w:szCs w:val="22"/>
        </w:rPr>
      </w:pPr>
    </w:p>
    <w:p w14:paraId="795E83FB" w14:textId="77777777" w:rsidR="007D0219" w:rsidRPr="00DF46FB" w:rsidRDefault="007D0219" w:rsidP="00A711E9">
      <w:pPr>
        <w:pStyle w:val="AttachmentFirstParagraphHeader"/>
        <w:divId w:val="3768706664"/>
        <w:rPr>
          <w:rFonts w:cs="Times New Roman"/>
          <w:sz w:val="22"/>
          <w:szCs w:val="22"/>
        </w:rPr>
      </w:pPr>
      <w:r w:rsidRPr="00DF46FB">
        <w:rPr>
          <w:rFonts w:cs="Times New Roman"/>
          <w:sz w:val="22"/>
          <w:szCs w:val="22"/>
        </w:rPr>
        <w:t>Spare Parts</w:t>
      </w:r>
    </w:p>
    <w:p w14:paraId="39FA1C2F" w14:textId="77777777" w:rsidR="007D0219" w:rsidRPr="00DF46FB" w:rsidRDefault="007D0219" w:rsidP="007D0219">
      <w:pPr>
        <w:divId w:val="3768706665"/>
        <w:rPr>
          <w:sz w:val="22"/>
          <w:szCs w:val="22"/>
        </w:rPr>
      </w:pPr>
      <w:r w:rsidRPr="00DF46FB">
        <w:rPr>
          <w:sz w:val="22"/>
          <w:szCs w:val="22"/>
        </w:rPr>
        <w:t>Supplier will deliver Products to IBM as described below, and in accordance with the Emergency Order Section, and as identified in any applicable PUA. Supplier will provide support for Products (e.g., availability of FRU’s and/or components of FRU’s) and/or Repair of Products up to and including the EOS date. Products returned to Supplier that are under warranty shall be Repaired or replaced and shall be delivered to IBM within seven (7) Business Days after receipt thereof. In addition, normal repair of AFR shall be delivered to IBM within seven (7) Business Days after receipt by Supplier, unless a different TAT for certain Products requiring special consideration has been specifically agreed upon by the parties (as specified below or in any applicable PUA).</w:t>
      </w:r>
    </w:p>
    <w:tbl>
      <w:tblPr>
        <w:tblW w:w="0" w:type="auto"/>
        <w:jc w:val="center"/>
        <w:tblLook w:val="01E0" w:firstRow="1" w:lastRow="1" w:firstColumn="1" w:lastColumn="1" w:noHBand="0" w:noVBand="0"/>
      </w:tblPr>
      <w:tblGrid>
        <w:gridCol w:w="1326"/>
        <w:gridCol w:w="1711"/>
        <w:gridCol w:w="1661"/>
        <w:gridCol w:w="1625"/>
        <w:gridCol w:w="1407"/>
        <w:gridCol w:w="1610"/>
      </w:tblGrid>
      <w:tr w:rsidR="007D0219" w:rsidRPr="007E59D8" w14:paraId="7D26F800" w14:textId="77777777" w:rsidTr="00077A3C">
        <w:trPr>
          <w:tblHeader/>
          <w:jc w:val="center"/>
        </w:trPr>
        <w:tc>
          <w:tcPr>
            <w:tcW w:w="1630" w:type="dxa"/>
            <w:tcBorders>
              <w:top w:val="single" w:sz="8" w:space="0" w:color="auto"/>
              <w:left w:val="single" w:sz="8" w:space="0" w:color="auto"/>
              <w:bottom w:val="single" w:sz="8" w:space="0" w:color="auto"/>
              <w:right w:val="single" w:sz="8" w:space="0" w:color="auto"/>
            </w:tcBorders>
            <w:shd w:val="clear" w:color="auto" w:fill="FFFFFF"/>
          </w:tcPr>
          <w:p w14:paraId="4B181569" w14:textId="77777777" w:rsidR="007D0219" w:rsidRPr="00DF46FB" w:rsidRDefault="007D0219" w:rsidP="007D0219">
            <w:pPr>
              <w:rPr>
                <w:sz w:val="22"/>
                <w:szCs w:val="22"/>
              </w:rPr>
            </w:pPr>
            <w:r w:rsidRPr="00DF46FB">
              <w:rPr>
                <w:sz w:val="22"/>
                <w:szCs w:val="22"/>
              </w:rPr>
              <w:lastRenderedPageBreak/>
              <w:t>Part #</w:t>
            </w:r>
          </w:p>
        </w:tc>
        <w:tc>
          <w:tcPr>
            <w:tcW w:w="1909" w:type="dxa"/>
            <w:tcBorders>
              <w:top w:val="single" w:sz="8" w:space="0" w:color="auto"/>
              <w:left w:val="single" w:sz="8" w:space="0" w:color="auto"/>
              <w:bottom w:val="single" w:sz="8" w:space="0" w:color="auto"/>
              <w:right w:val="single" w:sz="8" w:space="0" w:color="auto"/>
            </w:tcBorders>
            <w:shd w:val="clear" w:color="auto" w:fill="FFFFFF"/>
          </w:tcPr>
          <w:p w14:paraId="75FA2AEB" w14:textId="77777777" w:rsidR="007D0219" w:rsidRPr="00DF46FB" w:rsidRDefault="007D0219" w:rsidP="007D0219">
            <w:pPr>
              <w:rPr>
                <w:sz w:val="22"/>
                <w:szCs w:val="22"/>
              </w:rPr>
            </w:pPr>
            <w:r w:rsidRPr="00DF46FB">
              <w:rPr>
                <w:sz w:val="22"/>
                <w:szCs w:val="22"/>
              </w:rPr>
              <w:t xml:space="preserve">Lead Time for Non-Emergency Order. </w:t>
            </w:r>
          </w:p>
          <w:p w14:paraId="194D680B" w14:textId="77777777" w:rsidR="007D0219" w:rsidRPr="00DF46FB" w:rsidRDefault="007D0219" w:rsidP="007D0219">
            <w:pPr>
              <w:rPr>
                <w:sz w:val="22"/>
                <w:szCs w:val="22"/>
              </w:rPr>
            </w:pPr>
            <w:r w:rsidRPr="00DF46FB">
              <w:rPr>
                <w:sz w:val="22"/>
                <w:szCs w:val="22"/>
              </w:rPr>
              <w:t>(Days)</w:t>
            </w:r>
          </w:p>
        </w:tc>
        <w:tc>
          <w:tcPr>
            <w:tcW w:w="1872" w:type="dxa"/>
            <w:tcBorders>
              <w:top w:val="single" w:sz="8" w:space="0" w:color="auto"/>
              <w:left w:val="single" w:sz="8" w:space="0" w:color="auto"/>
              <w:bottom w:val="single" w:sz="8" w:space="0" w:color="auto"/>
              <w:right w:val="single" w:sz="8" w:space="0" w:color="auto"/>
            </w:tcBorders>
            <w:shd w:val="clear" w:color="auto" w:fill="FFFFFF"/>
          </w:tcPr>
          <w:p w14:paraId="499D2C69" w14:textId="77777777" w:rsidR="007D0219" w:rsidRPr="00DF46FB" w:rsidRDefault="007D0219" w:rsidP="007D0219">
            <w:pPr>
              <w:rPr>
                <w:sz w:val="22"/>
                <w:szCs w:val="22"/>
              </w:rPr>
            </w:pPr>
            <w:r w:rsidRPr="00DF46FB">
              <w:rPr>
                <w:sz w:val="22"/>
                <w:szCs w:val="22"/>
              </w:rPr>
              <w:t>Early Delivery</w:t>
            </w:r>
          </w:p>
          <w:p w14:paraId="2DBD9DC0" w14:textId="77777777" w:rsidR="007D0219" w:rsidRPr="00DF46FB" w:rsidRDefault="007D0219" w:rsidP="007D0219">
            <w:pPr>
              <w:rPr>
                <w:sz w:val="22"/>
                <w:szCs w:val="22"/>
              </w:rPr>
            </w:pPr>
            <w:r w:rsidRPr="00DF46FB">
              <w:rPr>
                <w:sz w:val="22"/>
                <w:szCs w:val="22"/>
              </w:rPr>
              <w:t>(Days from Scheduled Ship Date)</w:t>
            </w:r>
          </w:p>
        </w:tc>
        <w:tc>
          <w:tcPr>
            <w:tcW w:w="1846" w:type="dxa"/>
            <w:tcBorders>
              <w:top w:val="single" w:sz="8" w:space="0" w:color="auto"/>
              <w:left w:val="single" w:sz="8" w:space="0" w:color="auto"/>
              <w:bottom w:val="single" w:sz="8" w:space="0" w:color="auto"/>
              <w:right w:val="single" w:sz="8" w:space="0" w:color="auto"/>
            </w:tcBorders>
            <w:shd w:val="clear" w:color="auto" w:fill="FFFFFF"/>
          </w:tcPr>
          <w:p w14:paraId="5E598DEA" w14:textId="77777777" w:rsidR="007D0219" w:rsidRPr="00DF46FB" w:rsidRDefault="007D0219" w:rsidP="007D0219">
            <w:pPr>
              <w:rPr>
                <w:sz w:val="22"/>
                <w:szCs w:val="22"/>
              </w:rPr>
            </w:pPr>
            <w:r w:rsidRPr="00DF46FB">
              <w:rPr>
                <w:sz w:val="22"/>
                <w:szCs w:val="22"/>
              </w:rPr>
              <w:t>Warranty Turn Around Time (TAT)</w:t>
            </w:r>
          </w:p>
          <w:p w14:paraId="2CA62892" w14:textId="77777777" w:rsidR="007D0219" w:rsidRPr="00DF46FB" w:rsidRDefault="007D0219" w:rsidP="007D0219">
            <w:pPr>
              <w:rPr>
                <w:sz w:val="22"/>
                <w:szCs w:val="22"/>
              </w:rPr>
            </w:pPr>
            <w:r w:rsidRPr="00DF46FB">
              <w:rPr>
                <w:sz w:val="22"/>
                <w:szCs w:val="22"/>
              </w:rPr>
              <w:t>(Business Days)</w:t>
            </w:r>
          </w:p>
        </w:tc>
        <w:tc>
          <w:tcPr>
            <w:tcW w:w="1688" w:type="dxa"/>
            <w:tcBorders>
              <w:top w:val="single" w:sz="8" w:space="0" w:color="auto"/>
              <w:left w:val="single" w:sz="8" w:space="0" w:color="auto"/>
              <w:bottom w:val="single" w:sz="8" w:space="0" w:color="auto"/>
              <w:right w:val="single" w:sz="8" w:space="0" w:color="auto"/>
            </w:tcBorders>
            <w:shd w:val="clear" w:color="auto" w:fill="FFFFFF"/>
          </w:tcPr>
          <w:p w14:paraId="7D6F255A" w14:textId="77777777" w:rsidR="007D0219" w:rsidRPr="00DF46FB" w:rsidRDefault="007D0219" w:rsidP="007D0219">
            <w:pPr>
              <w:rPr>
                <w:sz w:val="22"/>
                <w:szCs w:val="22"/>
              </w:rPr>
            </w:pPr>
            <w:r w:rsidRPr="00DF46FB">
              <w:rPr>
                <w:sz w:val="22"/>
                <w:szCs w:val="22"/>
              </w:rPr>
              <w:t>Yield</w:t>
            </w:r>
          </w:p>
          <w:p w14:paraId="2BF8F65E" w14:textId="77777777" w:rsidR="007D0219" w:rsidRPr="00DF46FB" w:rsidRDefault="007D0219" w:rsidP="007D0219">
            <w:pPr>
              <w:rPr>
                <w:sz w:val="22"/>
                <w:szCs w:val="22"/>
              </w:rPr>
            </w:pPr>
            <w:r w:rsidRPr="00DF46FB">
              <w:rPr>
                <w:sz w:val="22"/>
                <w:szCs w:val="22"/>
              </w:rPr>
              <w:t>(%)</w:t>
            </w:r>
          </w:p>
        </w:tc>
        <w:tc>
          <w:tcPr>
            <w:tcW w:w="1835" w:type="dxa"/>
            <w:tcBorders>
              <w:top w:val="single" w:sz="8" w:space="0" w:color="auto"/>
              <w:left w:val="single" w:sz="8" w:space="0" w:color="auto"/>
              <w:bottom w:val="single" w:sz="8" w:space="0" w:color="auto"/>
              <w:right w:val="single" w:sz="8" w:space="0" w:color="auto"/>
            </w:tcBorders>
            <w:shd w:val="clear" w:color="auto" w:fill="FFFFFF"/>
          </w:tcPr>
          <w:p w14:paraId="0910339E" w14:textId="77777777" w:rsidR="007D0219" w:rsidRPr="00DF46FB" w:rsidRDefault="007D0219" w:rsidP="007D0219">
            <w:pPr>
              <w:rPr>
                <w:sz w:val="22"/>
                <w:szCs w:val="22"/>
              </w:rPr>
            </w:pPr>
            <w:r w:rsidRPr="00DF46FB">
              <w:rPr>
                <w:sz w:val="22"/>
                <w:szCs w:val="22"/>
              </w:rPr>
              <w:t>Warranty Term</w:t>
            </w:r>
          </w:p>
          <w:p w14:paraId="4D98E21B" w14:textId="77777777" w:rsidR="007D0219" w:rsidRPr="00DF46FB" w:rsidRDefault="007D0219" w:rsidP="007D0219">
            <w:pPr>
              <w:rPr>
                <w:sz w:val="22"/>
                <w:szCs w:val="22"/>
              </w:rPr>
            </w:pPr>
            <w:r w:rsidRPr="00DF46FB">
              <w:rPr>
                <w:sz w:val="22"/>
                <w:szCs w:val="22"/>
              </w:rPr>
              <w:t>(months from IBM’s Receipt of a Product)</w:t>
            </w:r>
          </w:p>
        </w:tc>
      </w:tr>
      <w:tr w:rsidR="007D0219" w:rsidRPr="007E59D8" w14:paraId="1CA78451" w14:textId="77777777" w:rsidTr="00077A3C">
        <w:trPr>
          <w:jc w:val="center"/>
        </w:trPr>
        <w:tc>
          <w:tcPr>
            <w:tcW w:w="1630" w:type="dxa"/>
            <w:tcBorders>
              <w:top w:val="single" w:sz="8" w:space="0" w:color="auto"/>
              <w:left w:val="single" w:sz="8" w:space="0" w:color="auto"/>
              <w:bottom w:val="single" w:sz="8" w:space="0" w:color="auto"/>
              <w:right w:val="single" w:sz="8" w:space="0" w:color="auto"/>
            </w:tcBorders>
            <w:shd w:val="clear" w:color="auto" w:fill="FFFFFF"/>
          </w:tcPr>
          <w:p w14:paraId="5B05222B" w14:textId="77777777" w:rsidR="007D0219" w:rsidRPr="00DF46FB" w:rsidRDefault="007D0219" w:rsidP="007D0219">
            <w:pPr>
              <w:rPr>
                <w:sz w:val="22"/>
                <w:szCs w:val="22"/>
              </w:rPr>
            </w:pPr>
          </w:p>
        </w:tc>
        <w:tc>
          <w:tcPr>
            <w:tcW w:w="1909" w:type="dxa"/>
            <w:tcBorders>
              <w:top w:val="single" w:sz="8" w:space="0" w:color="auto"/>
              <w:left w:val="single" w:sz="8" w:space="0" w:color="auto"/>
              <w:bottom w:val="single" w:sz="8" w:space="0" w:color="auto"/>
              <w:right w:val="single" w:sz="8" w:space="0" w:color="auto"/>
            </w:tcBorders>
            <w:shd w:val="clear" w:color="auto" w:fill="FFFFFF"/>
          </w:tcPr>
          <w:p w14:paraId="6EFCA35C" w14:textId="77777777" w:rsidR="007D0219" w:rsidRPr="00DF46FB" w:rsidRDefault="007D0219" w:rsidP="007D0219">
            <w:pPr>
              <w:rPr>
                <w:sz w:val="22"/>
                <w:szCs w:val="22"/>
              </w:rPr>
            </w:pPr>
          </w:p>
        </w:tc>
        <w:tc>
          <w:tcPr>
            <w:tcW w:w="1872" w:type="dxa"/>
            <w:tcBorders>
              <w:top w:val="single" w:sz="8" w:space="0" w:color="auto"/>
              <w:left w:val="single" w:sz="8" w:space="0" w:color="auto"/>
              <w:bottom w:val="single" w:sz="8" w:space="0" w:color="auto"/>
              <w:right w:val="single" w:sz="8" w:space="0" w:color="auto"/>
            </w:tcBorders>
            <w:shd w:val="clear" w:color="auto" w:fill="FFFFFF"/>
          </w:tcPr>
          <w:p w14:paraId="6D13F528" w14:textId="77777777" w:rsidR="007D0219" w:rsidRPr="00DF46FB" w:rsidRDefault="007D0219" w:rsidP="007D0219">
            <w:pPr>
              <w:rPr>
                <w:sz w:val="22"/>
                <w:szCs w:val="22"/>
              </w:rPr>
            </w:pPr>
          </w:p>
        </w:tc>
        <w:tc>
          <w:tcPr>
            <w:tcW w:w="1846" w:type="dxa"/>
            <w:tcBorders>
              <w:top w:val="single" w:sz="8" w:space="0" w:color="auto"/>
              <w:left w:val="single" w:sz="8" w:space="0" w:color="auto"/>
              <w:bottom w:val="single" w:sz="8" w:space="0" w:color="auto"/>
              <w:right w:val="single" w:sz="8" w:space="0" w:color="auto"/>
            </w:tcBorders>
            <w:shd w:val="clear" w:color="auto" w:fill="FFFFFF"/>
          </w:tcPr>
          <w:p w14:paraId="31B0FFBC" w14:textId="77777777" w:rsidR="007D0219" w:rsidRPr="00DF46FB" w:rsidRDefault="007D0219" w:rsidP="007D0219">
            <w:pPr>
              <w:rPr>
                <w:sz w:val="22"/>
                <w:szCs w:val="22"/>
              </w:rPr>
            </w:pPr>
            <w:r w:rsidRPr="00DF46FB">
              <w:rPr>
                <w:sz w:val="22"/>
                <w:szCs w:val="22"/>
              </w:rPr>
              <w:t>7 business days</w:t>
            </w:r>
          </w:p>
        </w:tc>
        <w:tc>
          <w:tcPr>
            <w:tcW w:w="1688" w:type="dxa"/>
            <w:tcBorders>
              <w:top w:val="single" w:sz="8" w:space="0" w:color="auto"/>
              <w:left w:val="single" w:sz="8" w:space="0" w:color="auto"/>
              <w:bottom w:val="single" w:sz="8" w:space="0" w:color="auto"/>
              <w:right w:val="single" w:sz="8" w:space="0" w:color="auto"/>
            </w:tcBorders>
            <w:shd w:val="clear" w:color="auto" w:fill="FFFFFF"/>
          </w:tcPr>
          <w:p w14:paraId="6E4FA10B" w14:textId="77777777" w:rsidR="007D0219" w:rsidRPr="00DF46FB" w:rsidRDefault="007D0219" w:rsidP="007D0219">
            <w:pPr>
              <w:rPr>
                <w:sz w:val="22"/>
                <w:szCs w:val="22"/>
              </w:rPr>
            </w:pPr>
          </w:p>
        </w:tc>
        <w:tc>
          <w:tcPr>
            <w:tcW w:w="1835" w:type="dxa"/>
            <w:tcBorders>
              <w:top w:val="single" w:sz="8" w:space="0" w:color="auto"/>
              <w:left w:val="single" w:sz="8" w:space="0" w:color="auto"/>
              <w:bottom w:val="single" w:sz="8" w:space="0" w:color="auto"/>
              <w:right w:val="single" w:sz="8" w:space="0" w:color="auto"/>
            </w:tcBorders>
            <w:shd w:val="clear" w:color="auto" w:fill="FFFFFF"/>
          </w:tcPr>
          <w:p w14:paraId="7FE2035A" w14:textId="77777777" w:rsidR="007D0219" w:rsidRPr="00DF46FB" w:rsidRDefault="007D0219" w:rsidP="007D0219">
            <w:pPr>
              <w:rPr>
                <w:sz w:val="22"/>
                <w:szCs w:val="22"/>
              </w:rPr>
            </w:pPr>
          </w:p>
        </w:tc>
      </w:tr>
      <w:tr w:rsidR="007D0219" w:rsidRPr="007E59D8" w14:paraId="31AB896C" w14:textId="77777777" w:rsidTr="00077A3C">
        <w:trPr>
          <w:jc w:val="center"/>
        </w:trPr>
        <w:tc>
          <w:tcPr>
            <w:tcW w:w="1630" w:type="dxa"/>
            <w:tcBorders>
              <w:top w:val="single" w:sz="8" w:space="0" w:color="auto"/>
              <w:left w:val="single" w:sz="8" w:space="0" w:color="auto"/>
              <w:bottom w:val="single" w:sz="8" w:space="0" w:color="auto"/>
              <w:right w:val="single" w:sz="8" w:space="0" w:color="auto"/>
            </w:tcBorders>
            <w:shd w:val="clear" w:color="auto" w:fill="FFFFFF"/>
          </w:tcPr>
          <w:p w14:paraId="618BCB33" w14:textId="77777777" w:rsidR="007D0219" w:rsidRPr="00DF46FB" w:rsidRDefault="007D0219" w:rsidP="007D0219">
            <w:pPr>
              <w:rPr>
                <w:sz w:val="22"/>
                <w:szCs w:val="22"/>
              </w:rPr>
            </w:pPr>
          </w:p>
        </w:tc>
        <w:tc>
          <w:tcPr>
            <w:tcW w:w="1909" w:type="dxa"/>
            <w:tcBorders>
              <w:top w:val="single" w:sz="8" w:space="0" w:color="auto"/>
              <w:left w:val="single" w:sz="8" w:space="0" w:color="auto"/>
              <w:bottom w:val="single" w:sz="8" w:space="0" w:color="auto"/>
              <w:right w:val="single" w:sz="8" w:space="0" w:color="auto"/>
            </w:tcBorders>
            <w:shd w:val="clear" w:color="auto" w:fill="FFFFFF"/>
          </w:tcPr>
          <w:p w14:paraId="4AFF5112" w14:textId="77777777" w:rsidR="007D0219" w:rsidRPr="00DF46FB" w:rsidRDefault="007D0219" w:rsidP="007D0219">
            <w:pPr>
              <w:rPr>
                <w:sz w:val="22"/>
                <w:szCs w:val="22"/>
              </w:rPr>
            </w:pPr>
          </w:p>
        </w:tc>
        <w:tc>
          <w:tcPr>
            <w:tcW w:w="1872" w:type="dxa"/>
            <w:tcBorders>
              <w:top w:val="single" w:sz="8" w:space="0" w:color="auto"/>
              <w:left w:val="single" w:sz="8" w:space="0" w:color="auto"/>
              <w:bottom w:val="single" w:sz="8" w:space="0" w:color="auto"/>
              <w:right w:val="single" w:sz="8" w:space="0" w:color="auto"/>
            </w:tcBorders>
            <w:shd w:val="clear" w:color="auto" w:fill="FFFFFF"/>
          </w:tcPr>
          <w:p w14:paraId="3FD60ECF" w14:textId="77777777" w:rsidR="007D0219" w:rsidRPr="00DF46FB" w:rsidRDefault="007D0219" w:rsidP="007D0219">
            <w:pPr>
              <w:rPr>
                <w:sz w:val="22"/>
                <w:szCs w:val="22"/>
              </w:rPr>
            </w:pPr>
          </w:p>
        </w:tc>
        <w:tc>
          <w:tcPr>
            <w:tcW w:w="1846" w:type="dxa"/>
            <w:tcBorders>
              <w:top w:val="single" w:sz="8" w:space="0" w:color="auto"/>
              <w:left w:val="single" w:sz="8" w:space="0" w:color="auto"/>
              <w:bottom w:val="single" w:sz="8" w:space="0" w:color="auto"/>
              <w:right w:val="single" w:sz="8" w:space="0" w:color="auto"/>
            </w:tcBorders>
            <w:shd w:val="clear" w:color="auto" w:fill="FFFFFF"/>
          </w:tcPr>
          <w:p w14:paraId="1202EAED" w14:textId="77777777" w:rsidR="007D0219" w:rsidRPr="00DF46FB" w:rsidRDefault="007D0219" w:rsidP="007D0219">
            <w:pPr>
              <w:rPr>
                <w:sz w:val="22"/>
                <w:szCs w:val="22"/>
              </w:rPr>
            </w:pPr>
            <w:r w:rsidRPr="00DF46FB">
              <w:rPr>
                <w:sz w:val="22"/>
                <w:szCs w:val="22"/>
              </w:rPr>
              <w:t>7 business days</w:t>
            </w:r>
          </w:p>
        </w:tc>
        <w:tc>
          <w:tcPr>
            <w:tcW w:w="1688" w:type="dxa"/>
            <w:tcBorders>
              <w:top w:val="single" w:sz="8" w:space="0" w:color="auto"/>
              <w:left w:val="single" w:sz="8" w:space="0" w:color="auto"/>
              <w:bottom w:val="single" w:sz="8" w:space="0" w:color="auto"/>
              <w:right w:val="single" w:sz="8" w:space="0" w:color="auto"/>
            </w:tcBorders>
            <w:shd w:val="clear" w:color="auto" w:fill="FFFFFF"/>
          </w:tcPr>
          <w:p w14:paraId="14FB43C4" w14:textId="77777777" w:rsidR="007D0219" w:rsidRPr="00DF46FB" w:rsidRDefault="007D0219" w:rsidP="007D0219">
            <w:pPr>
              <w:rPr>
                <w:sz w:val="22"/>
                <w:szCs w:val="22"/>
              </w:rPr>
            </w:pPr>
          </w:p>
        </w:tc>
        <w:tc>
          <w:tcPr>
            <w:tcW w:w="1835" w:type="dxa"/>
            <w:tcBorders>
              <w:top w:val="single" w:sz="8" w:space="0" w:color="auto"/>
              <w:left w:val="single" w:sz="8" w:space="0" w:color="auto"/>
              <w:bottom w:val="single" w:sz="8" w:space="0" w:color="auto"/>
              <w:right w:val="single" w:sz="8" w:space="0" w:color="auto"/>
            </w:tcBorders>
            <w:shd w:val="clear" w:color="auto" w:fill="FFFFFF"/>
          </w:tcPr>
          <w:p w14:paraId="06637C7D" w14:textId="77777777" w:rsidR="007D0219" w:rsidRPr="00DF46FB" w:rsidRDefault="007D0219" w:rsidP="007D0219">
            <w:pPr>
              <w:rPr>
                <w:sz w:val="22"/>
                <w:szCs w:val="22"/>
              </w:rPr>
            </w:pPr>
          </w:p>
        </w:tc>
      </w:tr>
      <w:tr w:rsidR="007D0219" w:rsidRPr="007E59D8" w14:paraId="064E5A1D" w14:textId="77777777" w:rsidTr="00077A3C">
        <w:trPr>
          <w:jc w:val="center"/>
        </w:trPr>
        <w:tc>
          <w:tcPr>
            <w:tcW w:w="1630" w:type="dxa"/>
            <w:tcBorders>
              <w:top w:val="single" w:sz="8" w:space="0" w:color="auto"/>
              <w:left w:val="single" w:sz="8" w:space="0" w:color="auto"/>
              <w:bottom w:val="single" w:sz="8" w:space="0" w:color="auto"/>
              <w:right w:val="single" w:sz="8" w:space="0" w:color="auto"/>
            </w:tcBorders>
            <w:shd w:val="clear" w:color="auto" w:fill="FFFFFF"/>
          </w:tcPr>
          <w:p w14:paraId="1CC3CF0D" w14:textId="77777777" w:rsidR="007D0219" w:rsidRPr="00DF46FB" w:rsidRDefault="007D0219" w:rsidP="007D0219">
            <w:pPr>
              <w:rPr>
                <w:sz w:val="22"/>
                <w:szCs w:val="22"/>
              </w:rPr>
            </w:pPr>
          </w:p>
        </w:tc>
        <w:tc>
          <w:tcPr>
            <w:tcW w:w="1909" w:type="dxa"/>
            <w:tcBorders>
              <w:top w:val="single" w:sz="8" w:space="0" w:color="auto"/>
              <w:left w:val="single" w:sz="8" w:space="0" w:color="auto"/>
              <w:bottom w:val="single" w:sz="8" w:space="0" w:color="auto"/>
              <w:right w:val="single" w:sz="8" w:space="0" w:color="auto"/>
            </w:tcBorders>
            <w:shd w:val="clear" w:color="auto" w:fill="FFFFFF"/>
          </w:tcPr>
          <w:p w14:paraId="1EEADEE5" w14:textId="77777777" w:rsidR="007D0219" w:rsidRPr="00DF46FB" w:rsidRDefault="007D0219" w:rsidP="007D0219">
            <w:pPr>
              <w:rPr>
                <w:sz w:val="22"/>
                <w:szCs w:val="22"/>
              </w:rPr>
            </w:pPr>
          </w:p>
        </w:tc>
        <w:tc>
          <w:tcPr>
            <w:tcW w:w="1872" w:type="dxa"/>
            <w:tcBorders>
              <w:top w:val="single" w:sz="8" w:space="0" w:color="auto"/>
              <w:left w:val="single" w:sz="8" w:space="0" w:color="auto"/>
              <w:bottom w:val="single" w:sz="8" w:space="0" w:color="auto"/>
              <w:right w:val="single" w:sz="8" w:space="0" w:color="auto"/>
            </w:tcBorders>
            <w:shd w:val="clear" w:color="auto" w:fill="FFFFFF"/>
          </w:tcPr>
          <w:p w14:paraId="3375C15F" w14:textId="77777777" w:rsidR="007D0219" w:rsidRPr="00DF46FB" w:rsidRDefault="007D0219" w:rsidP="007D0219">
            <w:pPr>
              <w:rPr>
                <w:sz w:val="22"/>
                <w:szCs w:val="22"/>
              </w:rPr>
            </w:pPr>
          </w:p>
        </w:tc>
        <w:tc>
          <w:tcPr>
            <w:tcW w:w="1846" w:type="dxa"/>
            <w:tcBorders>
              <w:top w:val="single" w:sz="8" w:space="0" w:color="auto"/>
              <w:left w:val="single" w:sz="8" w:space="0" w:color="auto"/>
              <w:bottom w:val="single" w:sz="8" w:space="0" w:color="auto"/>
              <w:right w:val="single" w:sz="8" w:space="0" w:color="auto"/>
            </w:tcBorders>
            <w:shd w:val="clear" w:color="auto" w:fill="FFFFFF"/>
          </w:tcPr>
          <w:p w14:paraId="47882C9B" w14:textId="77777777" w:rsidR="007D0219" w:rsidRPr="00DF46FB" w:rsidRDefault="007D0219" w:rsidP="007D0219">
            <w:pPr>
              <w:rPr>
                <w:sz w:val="22"/>
                <w:szCs w:val="22"/>
              </w:rPr>
            </w:pPr>
            <w:r w:rsidRPr="00DF46FB">
              <w:rPr>
                <w:sz w:val="22"/>
                <w:szCs w:val="22"/>
              </w:rPr>
              <w:t>7 business days</w:t>
            </w:r>
          </w:p>
        </w:tc>
        <w:tc>
          <w:tcPr>
            <w:tcW w:w="1688" w:type="dxa"/>
            <w:tcBorders>
              <w:top w:val="single" w:sz="8" w:space="0" w:color="auto"/>
              <w:left w:val="single" w:sz="8" w:space="0" w:color="auto"/>
              <w:bottom w:val="single" w:sz="8" w:space="0" w:color="auto"/>
              <w:right w:val="single" w:sz="8" w:space="0" w:color="auto"/>
            </w:tcBorders>
            <w:shd w:val="clear" w:color="auto" w:fill="FFFFFF"/>
          </w:tcPr>
          <w:p w14:paraId="4E242102" w14:textId="77777777" w:rsidR="007D0219" w:rsidRPr="00DF46FB" w:rsidRDefault="007D0219" w:rsidP="007D0219">
            <w:pPr>
              <w:rPr>
                <w:sz w:val="22"/>
                <w:szCs w:val="22"/>
              </w:rPr>
            </w:pPr>
          </w:p>
        </w:tc>
        <w:tc>
          <w:tcPr>
            <w:tcW w:w="1835" w:type="dxa"/>
            <w:tcBorders>
              <w:top w:val="single" w:sz="8" w:space="0" w:color="auto"/>
              <w:left w:val="single" w:sz="8" w:space="0" w:color="auto"/>
              <w:bottom w:val="single" w:sz="8" w:space="0" w:color="auto"/>
              <w:right w:val="single" w:sz="8" w:space="0" w:color="auto"/>
            </w:tcBorders>
            <w:shd w:val="clear" w:color="auto" w:fill="FFFFFF"/>
          </w:tcPr>
          <w:p w14:paraId="5B131660" w14:textId="77777777" w:rsidR="007D0219" w:rsidRPr="00DF46FB" w:rsidRDefault="007D0219" w:rsidP="007D0219">
            <w:pPr>
              <w:rPr>
                <w:sz w:val="22"/>
                <w:szCs w:val="22"/>
              </w:rPr>
            </w:pPr>
          </w:p>
        </w:tc>
      </w:tr>
      <w:tr w:rsidR="007D0219" w:rsidRPr="007E59D8" w14:paraId="643131D9" w14:textId="77777777" w:rsidTr="00077A3C">
        <w:trPr>
          <w:jc w:val="center"/>
        </w:trPr>
        <w:tc>
          <w:tcPr>
            <w:tcW w:w="1630" w:type="dxa"/>
            <w:tcBorders>
              <w:top w:val="single" w:sz="8" w:space="0" w:color="auto"/>
              <w:left w:val="single" w:sz="8" w:space="0" w:color="auto"/>
              <w:bottom w:val="single" w:sz="8" w:space="0" w:color="auto"/>
              <w:right w:val="single" w:sz="8" w:space="0" w:color="auto"/>
            </w:tcBorders>
            <w:shd w:val="clear" w:color="auto" w:fill="FFFFFF"/>
          </w:tcPr>
          <w:p w14:paraId="06E3B9F8" w14:textId="77777777" w:rsidR="007D0219" w:rsidRPr="00DF46FB" w:rsidRDefault="007D0219" w:rsidP="007D0219">
            <w:pPr>
              <w:rPr>
                <w:sz w:val="22"/>
                <w:szCs w:val="22"/>
              </w:rPr>
            </w:pPr>
          </w:p>
        </w:tc>
        <w:tc>
          <w:tcPr>
            <w:tcW w:w="1909" w:type="dxa"/>
            <w:tcBorders>
              <w:top w:val="single" w:sz="8" w:space="0" w:color="auto"/>
              <w:left w:val="single" w:sz="8" w:space="0" w:color="auto"/>
              <w:bottom w:val="single" w:sz="8" w:space="0" w:color="auto"/>
              <w:right w:val="single" w:sz="8" w:space="0" w:color="auto"/>
            </w:tcBorders>
            <w:shd w:val="clear" w:color="auto" w:fill="FFFFFF"/>
          </w:tcPr>
          <w:p w14:paraId="696211BE" w14:textId="77777777" w:rsidR="007D0219" w:rsidRPr="00DF46FB" w:rsidRDefault="007D0219" w:rsidP="007D0219">
            <w:pPr>
              <w:rPr>
                <w:sz w:val="22"/>
                <w:szCs w:val="22"/>
              </w:rPr>
            </w:pPr>
          </w:p>
        </w:tc>
        <w:tc>
          <w:tcPr>
            <w:tcW w:w="1872" w:type="dxa"/>
            <w:tcBorders>
              <w:top w:val="single" w:sz="8" w:space="0" w:color="auto"/>
              <w:left w:val="single" w:sz="8" w:space="0" w:color="auto"/>
              <w:bottom w:val="single" w:sz="8" w:space="0" w:color="auto"/>
              <w:right w:val="single" w:sz="8" w:space="0" w:color="auto"/>
            </w:tcBorders>
            <w:shd w:val="clear" w:color="auto" w:fill="FFFFFF"/>
          </w:tcPr>
          <w:p w14:paraId="724F9E21" w14:textId="77777777" w:rsidR="007D0219" w:rsidRPr="00DF46FB" w:rsidRDefault="007D0219" w:rsidP="007D0219">
            <w:pPr>
              <w:rPr>
                <w:sz w:val="22"/>
                <w:szCs w:val="22"/>
              </w:rPr>
            </w:pPr>
          </w:p>
        </w:tc>
        <w:tc>
          <w:tcPr>
            <w:tcW w:w="1846" w:type="dxa"/>
            <w:tcBorders>
              <w:top w:val="single" w:sz="8" w:space="0" w:color="auto"/>
              <w:left w:val="single" w:sz="8" w:space="0" w:color="auto"/>
              <w:bottom w:val="single" w:sz="8" w:space="0" w:color="auto"/>
              <w:right w:val="single" w:sz="8" w:space="0" w:color="auto"/>
            </w:tcBorders>
            <w:shd w:val="clear" w:color="auto" w:fill="FFFFFF"/>
          </w:tcPr>
          <w:p w14:paraId="73725EB5" w14:textId="77777777" w:rsidR="007D0219" w:rsidRPr="00DF46FB" w:rsidRDefault="007D0219" w:rsidP="007D0219">
            <w:pPr>
              <w:rPr>
                <w:sz w:val="22"/>
                <w:szCs w:val="22"/>
              </w:rPr>
            </w:pPr>
            <w:r w:rsidRPr="00DF46FB">
              <w:rPr>
                <w:sz w:val="22"/>
                <w:szCs w:val="22"/>
              </w:rPr>
              <w:t>7 business days</w:t>
            </w:r>
          </w:p>
        </w:tc>
        <w:tc>
          <w:tcPr>
            <w:tcW w:w="1688" w:type="dxa"/>
            <w:tcBorders>
              <w:top w:val="single" w:sz="8" w:space="0" w:color="auto"/>
              <w:left w:val="single" w:sz="8" w:space="0" w:color="auto"/>
              <w:bottom w:val="single" w:sz="8" w:space="0" w:color="auto"/>
              <w:right w:val="single" w:sz="8" w:space="0" w:color="auto"/>
            </w:tcBorders>
            <w:shd w:val="clear" w:color="auto" w:fill="FFFFFF"/>
          </w:tcPr>
          <w:p w14:paraId="05A83660" w14:textId="77777777" w:rsidR="007D0219" w:rsidRPr="00DF46FB" w:rsidRDefault="007D0219" w:rsidP="007D0219">
            <w:pPr>
              <w:rPr>
                <w:sz w:val="22"/>
                <w:szCs w:val="22"/>
              </w:rPr>
            </w:pPr>
          </w:p>
        </w:tc>
        <w:tc>
          <w:tcPr>
            <w:tcW w:w="1835" w:type="dxa"/>
            <w:tcBorders>
              <w:top w:val="single" w:sz="8" w:space="0" w:color="auto"/>
              <w:left w:val="single" w:sz="8" w:space="0" w:color="auto"/>
              <w:bottom w:val="single" w:sz="8" w:space="0" w:color="auto"/>
              <w:right w:val="single" w:sz="8" w:space="0" w:color="auto"/>
            </w:tcBorders>
            <w:shd w:val="clear" w:color="auto" w:fill="FFFFFF"/>
          </w:tcPr>
          <w:p w14:paraId="213AB4A7" w14:textId="77777777" w:rsidR="007D0219" w:rsidRPr="00DF46FB" w:rsidRDefault="007D0219" w:rsidP="007D0219">
            <w:pPr>
              <w:rPr>
                <w:sz w:val="22"/>
                <w:szCs w:val="22"/>
              </w:rPr>
            </w:pPr>
          </w:p>
        </w:tc>
      </w:tr>
    </w:tbl>
    <w:p w14:paraId="4E52411A" w14:textId="77777777" w:rsidR="007D0219" w:rsidRPr="00DF46FB" w:rsidRDefault="007D0219" w:rsidP="007D0219">
      <w:pPr>
        <w:rPr>
          <w:sz w:val="22"/>
          <w:szCs w:val="22"/>
        </w:rPr>
      </w:pPr>
    </w:p>
    <w:p w14:paraId="4498522B" w14:textId="77777777" w:rsidR="009D171C" w:rsidRPr="00DF46FB" w:rsidRDefault="009D171C" w:rsidP="009D171C">
      <w:pPr>
        <w:divId w:val="3768706666"/>
        <w:rPr>
          <w:b/>
          <w:bCs/>
          <w:i/>
          <w:iCs/>
          <w:sz w:val="22"/>
          <w:szCs w:val="22"/>
        </w:rPr>
      </w:pPr>
      <w:r w:rsidRPr="00DF46FB">
        <w:rPr>
          <w:b/>
          <w:bCs/>
          <w:i/>
          <w:iCs/>
          <w:sz w:val="22"/>
          <w:szCs w:val="22"/>
        </w:rPr>
        <w:t xml:space="preserve">Prices </w:t>
      </w:r>
    </w:p>
    <w:p w14:paraId="22951FA7" w14:textId="77777777" w:rsidR="00345CDB" w:rsidRPr="00DF46FB" w:rsidRDefault="009D171C" w:rsidP="007D0219">
      <w:pPr>
        <w:divId w:val="3768706667"/>
        <w:rPr>
          <w:sz w:val="22"/>
          <w:szCs w:val="22"/>
        </w:rPr>
      </w:pPr>
      <w:r w:rsidRPr="00DF46FB">
        <w:rPr>
          <w:sz w:val="22"/>
          <w:szCs w:val="22"/>
        </w:rPr>
        <w:t>For the Products and Services Supplier provides Buyer, Buyer will pay Supplier prices as described below in this subsection or in an attached Exhibit “B” Pricing, or as listed in a PUA. If requested by Buyer, the parties will meet on a quarterly basis or as agreed, to discuss price reduction opportunities, reconciliation requirements, measurements or any other issues as deemed necessary by either party.</w:t>
      </w:r>
    </w:p>
    <w:tbl>
      <w:tblPr>
        <w:tblpPr w:leftFromText="180" w:rightFromText="180" w:vertAnchor="text" w:horzAnchor="margin" w:tblpXSpec="center" w:tblpY="253"/>
        <w:tblW w:w="11325" w:type="dxa"/>
        <w:tblLayout w:type="fixed"/>
        <w:tblLook w:val="00A0" w:firstRow="1" w:lastRow="0" w:firstColumn="1" w:lastColumn="0" w:noHBand="0" w:noVBand="0"/>
      </w:tblPr>
      <w:tblGrid>
        <w:gridCol w:w="1670"/>
        <w:gridCol w:w="1908"/>
        <w:gridCol w:w="1908"/>
        <w:gridCol w:w="2465"/>
        <w:gridCol w:w="1352"/>
        <w:gridCol w:w="2022"/>
      </w:tblGrid>
      <w:tr w:rsidR="00345CDB" w:rsidRPr="007E59D8" w14:paraId="2164A185" w14:textId="77777777" w:rsidTr="00345CDB">
        <w:trPr>
          <w:trHeight w:val="244"/>
        </w:trPr>
        <w:tc>
          <w:tcPr>
            <w:tcW w:w="1670" w:type="dxa"/>
            <w:tcBorders>
              <w:top w:val="single" w:sz="12" w:space="0" w:color="000000"/>
              <w:left w:val="single" w:sz="12" w:space="0" w:color="000000"/>
              <w:bottom w:val="single" w:sz="12" w:space="0" w:color="000000"/>
              <w:right w:val="single" w:sz="12" w:space="0" w:color="000000"/>
            </w:tcBorders>
            <w:shd w:val="clear" w:color="auto" w:fill="FFFFFF"/>
          </w:tcPr>
          <w:p w14:paraId="4DEC0FF3" w14:textId="77777777" w:rsidR="00345CDB" w:rsidRPr="00DF46FB" w:rsidRDefault="00345CDB" w:rsidP="00345CDB">
            <w:pPr>
              <w:rPr>
                <w:sz w:val="22"/>
                <w:szCs w:val="22"/>
              </w:rPr>
            </w:pPr>
            <w:r w:rsidRPr="00DF46FB">
              <w:rPr>
                <w:sz w:val="22"/>
                <w:szCs w:val="22"/>
              </w:rPr>
              <w:t>FRU Part #</w:t>
            </w:r>
          </w:p>
        </w:tc>
        <w:tc>
          <w:tcPr>
            <w:tcW w:w="1908" w:type="dxa"/>
            <w:tcBorders>
              <w:top w:val="single" w:sz="12" w:space="0" w:color="000000"/>
              <w:left w:val="single" w:sz="12" w:space="0" w:color="000000"/>
              <w:bottom w:val="single" w:sz="12" w:space="0" w:color="000000"/>
              <w:right w:val="single" w:sz="12" w:space="0" w:color="000000"/>
            </w:tcBorders>
            <w:shd w:val="clear" w:color="auto" w:fill="FFFFFF"/>
          </w:tcPr>
          <w:p w14:paraId="742CC5A6" w14:textId="77777777" w:rsidR="00345CDB" w:rsidRPr="00DF46FB" w:rsidRDefault="00345CDB" w:rsidP="00345CDB">
            <w:pPr>
              <w:rPr>
                <w:sz w:val="22"/>
                <w:szCs w:val="22"/>
              </w:rPr>
            </w:pPr>
            <w:r w:rsidRPr="00DF46FB">
              <w:rPr>
                <w:sz w:val="22"/>
                <w:szCs w:val="22"/>
              </w:rPr>
              <w:t>Supplier Part #</w:t>
            </w:r>
          </w:p>
        </w:tc>
        <w:tc>
          <w:tcPr>
            <w:tcW w:w="1908" w:type="dxa"/>
            <w:tcBorders>
              <w:top w:val="single" w:sz="12" w:space="0" w:color="000000"/>
              <w:left w:val="single" w:sz="12" w:space="0" w:color="000000"/>
              <w:bottom w:val="single" w:sz="12" w:space="0" w:color="000000"/>
              <w:right w:val="single" w:sz="12" w:space="0" w:color="000000"/>
            </w:tcBorders>
            <w:shd w:val="clear" w:color="auto" w:fill="FFFFFF"/>
          </w:tcPr>
          <w:p w14:paraId="74A7727A" w14:textId="77777777" w:rsidR="00345CDB" w:rsidRPr="00DF46FB" w:rsidRDefault="00345CDB" w:rsidP="00345CDB">
            <w:pPr>
              <w:rPr>
                <w:sz w:val="22"/>
                <w:szCs w:val="22"/>
              </w:rPr>
            </w:pPr>
            <w:r w:rsidRPr="00DF46FB">
              <w:rPr>
                <w:sz w:val="22"/>
                <w:szCs w:val="22"/>
              </w:rPr>
              <w:t>Description</w:t>
            </w:r>
          </w:p>
        </w:tc>
        <w:tc>
          <w:tcPr>
            <w:tcW w:w="2465" w:type="dxa"/>
            <w:tcBorders>
              <w:top w:val="single" w:sz="12" w:space="0" w:color="000000"/>
              <w:left w:val="single" w:sz="12" w:space="0" w:color="000000"/>
              <w:bottom w:val="single" w:sz="12" w:space="0" w:color="000000"/>
              <w:right w:val="single" w:sz="12" w:space="0" w:color="000000"/>
            </w:tcBorders>
            <w:shd w:val="clear" w:color="auto" w:fill="FFFFFF"/>
          </w:tcPr>
          <w:p w14:paraId="56DFB837" w14:textId="77777777" w:rsidR="00345CDB" w:rsidRPr="00DF46FB" w:rsidRDefault="00345CDB" w:rsidP="00345CDB">
            <w:pPr>
              <w:rPr>
                <w:sz w:val="22"/>
                <w:szCs w:val="22"/>
              </w:rPr>
            </w:pPr>
            <w:r w:rsidRPr="00DF46FB">
              <w:rPr>
                <w:sz w:val="22"/>
                <w:szCs w:val="22"/>
              </w:rPr>
              <w:t>Associated Machine Type</w:t>
            </w:r>
          </w:p>
        </w:tc>
        <w:tc>
          <w:tcPr>
            <w:tcW w:w="1352" w:type="dxa"/>
            <w:tcBorders>
              <w:top w:val="single" w:sz="12" w:space="0" w:color="000000"/>
              <w:left w:val="single" w:sz="12" w:space="0" w:color="000000"/>
              <w:bottom w:val="single" w:sz="12" w:space="0" w:color="000000"/>
              <w:right w:val="single" w:sz="12" w:space="0" w:color="000000"/>
            </w:tcBorders>
            <w:shd w:val="clear" w:color="auto" w:fill="FFFFFF"/>
          </w:tcPr>
          <w:p w14:paraId="5FAB0699" w14:textId="77777777" w:rsidR="00345CDB" w:rsidRPr="00DF46FB" w:rsidRDefault="00345CDB" w:rsidP="00345CDB">
            <w:pPr>
              <w:rPr>
                <w:sz w:val="22"/>
                <w:szCs w:val="22"/>
              </w:rPr>
            </w:pPr>
            <w:r w:rsidRPr="00DF46FB">
              <w:rPr>
                <w:sz w:val="22"/>
                <w:szCs w:val="22"/>
              </w:rPr>
              <w:t>New Price</w:t>
            </w:r>
          </w:p>
        </w:tc>
        <w:tc>
          <w:tcPr>
            <w:tcW w:w="2022" w:type="dxa"/>
            <w:tcBorders>
              <w:top w:val="single" w:sz="12" w:space="0" w:color="000000"/>
              <w:left w:val="single" w:sz="12" w:space="0" w:color="000000"/>
              <w:bottom w:val="single" w:sz="12" w:space="0" w:color="000000"/>
              <w:right w:val="single" w:sz="12" w:space="0" w:color="000000"/>
            </w:tcBorders>
            <w:shd w:val="clear" w:color="auto" w:fill="FFFFFF"/>
          </w:tcPr>
          <w:p w14:paraId="3F28F5A5" w14:textId="77777777" w:rsidR="00345CDB" w:rsidRPr="00DF46FB" w:rsidRDefault="00345CDB" w:rsidP="00345CDB">
            <w:pPr>
              <w:rPr>
                <w:sz w:val="22"/>
                <w:szCs w:val="22"/>
              </w:rPr>
            </w:pPr>
            <w:r w:rsidRPr="00DF46FB">
              <w:rPr>
                <w:sz w:val="22"/>
                <w:szCs w:val="22"/>
              </w:rPr>
              <w:t>Repair Price</w:t>
            </w:r>
          </w:p>
        </w:tc>
      </w:tr>
      <w:tr w:rsidR="00345CDB" w:rsidRPr="007E59D8" w14:paraId="6C214EE2" w14:textId="77777777" w:rsidTr="00345CDB">
        <w:trPr>
          <w:trHeight w:val="260"/>
        </w:trPr>
        <w:tc>
          <w:tcPr>
            <w:tcW w:w="1670" w:type="dxa"/>
            <w:tcBorders>
              <w:top w:val="single" w:sz="12" w:space="0" w:color="000000"/>
              <w:left w:val="single" w:sz="12" w:space="0" w:color="000000"/>
              <w:bottom w:val="single" w:sz="12" w:space="0" w:color="000000"/>
              <w:right w:val="single" w:sz="12" w:space="0" w:color="000000"/>
            </w:tcBorders>
            <w:shd w:val="clear" w:color="auto" w:fill="FFFFFF"/>
          </w:tcPr>
          <w:p w14:paraId="2C953858" w14:textId="77777777" w:rsidR="00345CDB" w:rsidRPr="00DF46FB" w:rsidRDefault="00345CDB" w:rsidP="00345CDB">
            <w:pPr>
              <w:rPr>
                <w:sz w:val="22"/>
                <w:szCs w:val="22"/>
              </w:rPr>
            </w:pPr>
          </w:p>
        </w:tc>
        <w:tc>
          <w:tcPr>
            <w:tcW w:w="1908" w:type="dxa"/>
            <w:tcBorders>
              <w:top w:val="single" w:sz="12" w:space="0" w:color="000000"/>
              <w:left w:val="single" w:sz="12" w:space="0" w:color="000000"/>
              <w:bottom w:val="single" w:sz="12" w:space="0" w:color="000000"/>
              <w:right w:val="single" w:sz="12" w:space="0" w:color="000000"/>
            </w:tcBorders>
            <w:shd w:val="clear" w:color="auto" w:fill="FFFFFF"/>
          </w:tcPr>
          <w:p w14:paraId="739F5751" w14:textId="77777777" w:rsidR="00345CDB" w:rsidRPr="00DF46FB" w:rsidRDefault="00345CDB" w:rsidP="00345CDB">
            <w:pPr>
              <w:rPr>
                <w:sz w:val="22"/>
                <w:szCs w:val="22"/>
              </w:rPr>
            </w:pPr>
          </w:p>
        </w:tc>
        <w:tc>
          <w:tcPr>
            <w:tcW w:w="1908" w:type="dxa"/>
            <w:tcBorders>
              <w:top w:val="single" w:sz="12" w:space="0" w:color="000000"/>
              <w:left w:val="single" w:sz="12" w:space="0" w:color="000000"/>
              <w:bottom w:val="single" w:sz="12" w:space="0" w:color="000000"/>
              <w:right w:val="single" w:sz="12" w:space="0" w:color="000000"/>
            </w:tcBorders>
            <w:shd w:val="clear" w:color="auto" w:fill="FFFFFF"/>
          </w:tcPr>
          <w:p w14:paraId="42E5A5FA" w14:textId="77777777" w:rsidR="00345CDB" w:rsidRPr="00DF46FB" w:rsidRDefault="00345CDB" w:rsidP="00345CDB">
            <w:pPr>
              <w:rPr>
                <w:sz w:val="22"/>
                <w:szCs w:val="22"/>
              </w:rPr>
            </w:pPr>
          </w:p>
        </w:tc>
        <w:tc>
          <w:tcPr>
            <w:tcW w:w="2465" w:type="dxa"/>
            <w:tcBorders>
              <w:top w:val="single" w:sz="12" w:space="0" w:color="000000"/>
              <w:left w:val="single" w:sz="12" w:space="0" w:color="000000"/>
              <w:bottom w:val="single" w:sz="12" w:space="0" w:color="000000"/>
              <w:right w:val="single" w:sz="12" w:space="0" w:color="000000"/>
            </w:tcBorders>
            <w:shd w:val="clear" w:color="auto" w:fill="FFFFFF"/>
          </w:tcPr>
          <w:p w14:paraId="7F1D42DB" w14:textId="77777777" w:rsidR="00345CDB" w:rsidRPr="00DF46FB" w:rsidRDefault="00345CDB" w:rsidP="00345CDB">
            <w:pPr>
              <w:rPr>
                <w:sz w:val="22"/>
                <w:szCs w:val="22"/>
              </w:rPr>
            </w:pPr>
          </w:p>
        </w:tc>
        <w:tc>
          <w:tcPr>
            <w:tcW w:w="1352" w:type="dxa"/>
            <w:tcBorders>
              <w:top w:val="single" w:sz="12" w:space="0" w:color="000000"/>
              <w:left w:val="single" w:sz="12" w:space="0" w:color="000000"/>
              <w:bottom w:val="single" w:sz="12" w:space="0" w:color="000000"/>
              <w:right w:val="single" w:sz="12" w:space="0" w:color="000000"/>
            </w:tcBorders>
            <w:shd w:val="clear" w:color="auto" w:fill="FFFFFF"/>
          </w:tcPr>
          <w:p w14:paraId="209AC000" w14:textId="77777777" w:rsidR="00345CDB" w:rsidRPr="00DF46FB" w:rsidRDefault="00345CDB" w:rsidP="00345CDB">
            <w:pPr>
              <w:rPr>
                <w:sz w:val="22"/>
                <w:szCs w:val="22"/>
              </w:rPr>
            </w:pPr>
          </w:p>
        </w:tc>
        <w:tc>
          <w:tcPr>
            <w:tcW w:w="2022" w:type="dxa"/>
            <w:tcBorders>
              <w:top w:val="single" w:sz="12" w:space="0" w:color="000000"/>
              <w:left w:val="single" w:sz="12" w:space="0" w:color="000000"/>
              <w:bottom w:val="single" w:sz="12" w:space="0" w:color="000000"/>
              <w:right w:val="single" w:sz="12" w:space="0" w:color="000000"/>
            </w:tcBorders>
            <w:shd w:val="clear" w:color="auto" w:fill="FFFFFF"/>
          </w:tcPr>
          <w:p w14:paraId="6BC47DF7" w14:textId="77777777" w:rsidR="00345CDB" w:rsidRPr="00DF46FB" w:rsidRDefault="00345CDB" w:rsidP="00345CDB">
            <w:pPr>
              <w:rPr>
                <w:sz w:val="22"/>
                <w:szCs w:val="22"/>
              </w:rPr>
            </w:pPr>
          </w:p>
        </w:tc>
      </w:tr>
      <w:tr w:rsidR="00345CDB" w:rsidRPr="007E59D8" w14:paraId="72CDC30F" w14:textId="77777777" w:rsidTr="00345CDB">
        <w:trPr>
          <w:trHeight w:val="244"/>
        </w:trPr>
        <w:tc>
          <w:tcPr>
            <w:tcW w:w="1670" w:type="dxa"/>
            <w:tcBorders>
              <w:top w:val="single" w:sz="12" w:space="0" w:color="000000"/>
              <w:left w:val="single" w:sz="12" w:space="0" w:color="000000"/>
              <w:bottom w:val="single" w:sz="12" w:space="0" w:color="000000"/>
              <w:right w:val="single" w:sz="12" w:space="0" w:color="000000"/>
            </w:tcBorders>
            <w:shd w:val="clear" w:color="auto" w:fill="FFFFFF"/>
          </w:tcPr>
          <w:p w14:paraId="54DC3281" w14:textId="77777777" w:rsidR="00345CDB" w:rsidRPr="00DF46FB" w:rsidRDefault="00345CDB" w:rsidP="00345CDB">
            <w:pPr>
              <w:rPr>
                <w:sz w:val="22"/>
                <w:szCs w:val="22"/>
              </w:rPr>
            </w:pPr>
          </w:p>
        </w:tc>
        <w:tc>
          <w:tcPr>
            <w:tcW w:w="1908" w:type="dxa"/>
            <w:tcBorders>
              <w:top w:val="single" w:sz="12" w:space="0" w:color="000000"/>
              <w:left w:val="single" w:sz="12" w:space="0" w:color="000000"/>
              <w:bottom w:val="single" w:sz="12" w:space="0" w:color="000000"/>
              <w:right w:val="single" w:sz="12" w:space="0" w:color="000000"/>
            </w:tcBorders>
            <w:shd w:val="clear" w:color="auto" w:fill="FFFFFF"/>
          </w:tcPr>
          <w:p w14:paraId="1E8A6930" w14:textId="77777777" w:rsidR="00345CDB" w:rsidRPr="00DF46FB" w:rsidRDefault="00345CDB" w:rsidP="00345CDB">
            <w:pPr>
              <w:rPr>
                <w:sz w:val="22"/>
                <w:szCs w:val="22"/>
              </w:rPr>
            </w:pPr>
          </w:p>
        </w:tc>
        <w:tc>
          <w:tcPr>
            <w:tcW w:w="1908" w:type="dxa"/>
            <w:tcBorders>
              <w:top w:val="single" w:sz="12" w:space="0" w:color="000000"/>
              <w:left w:val="single" w:sz="12" w:space="0" w:color="000000"/>
              <w:bottom w:val="single" w:sz="12" w:space="0" w:color="000000"/>
              <w:right w:val="single" w:sz="12" w:space="0" w:color="000000"/>
            </w:tcBorders>
            <w:shd w:val="clear" w:color="auto" w:fill="FFFFFF"/>
          </w:tcPr>
          <w:p w14:paraId="3EF2269C" w14:textId="77777777" w:rsidR="00345CDB" w:rsidRPr="00DF46FB" w:rsidRDefault="00345CDB" w:rsidP="00345CDB">
            <w:pPr>
              <w:rPr>
                <w:sz w:val="22"/>
                <w:szCs w:val="22"/>
              </w:rPr>
            </w:pPr>
          </w:p>
        </w:tc>
        <w:tc>
          <w:tcPr>
            <w:tcW w:w="2465" w:type="dxa"/>
            <w:tcBorders>
              <w:top w:val="single" w:sz="12" w:space="0" w:color="000000"/>
              <w:left w:val="single" w:sz="12" w:space="0" w:color="000000"/>
              <w:bottom w:val="single" w:sz="12" w:space="0" w:color="000000"/>
              <w:right w:val="single" w:sz="12" w:space="0" w:color="000000"/>
            </w:tcBorders>
            <w:shd w:val="clear" w:color="auto" w:fill="FFFFFF"/>
          </w:tcPr>
          <w:p w14:paraId="6AC01625" w14:textId="77777777" w:rsidR="00345CDB" w:rsidRPr="00DF46FB" w:rsidRDefault="00345CDB" w:rsidP="00345CDB">
            <w:pPr>
              <w:rPr>
                <w:sz w:val="22"/>
                <w:szCs w:val="22"/>
              </w:rPr>
            </w:pPr>
          </w:p>
        </w:tc>
        <w:tc>
          <w:tcPr>
            <w:tcW w:w="1352" w:type="dxa"/>
            <w:tcBorders>
              <w:top w:val="single" w:sz="12" w:space="0" w:color="000000"/>
              <w:left w:val="single" w:sz="12" w:space="0" w:color="000000"/>
              <w:bottom w:val="single" w:sz="12" w:space="0" w:color="000000"/>
              <w:right w:val="single" w:sz="12" w:space="0" w:color="000000"/>
            </w:tcBorders>
            <w:shd w:val="clear" w:color="auto" w:fill="FFFFFF"/>
          </w:tcPr>
          <w:p w14:paraId="661E83B9" w14:textId="77777777" w:rsidR="00345CDB" w:rsidRPr="00DF46FB" w:rsidRDefault="00345CDB" w:rsidP="00345CDB">
            <w:pPr>
              <w:rPr>
                <w:sz w:val="22"/>
                <w:szCs w:val="22"/>
              </w:rPr>
            </w:pPr>
          </w:p>
        </w:tc>
        <w:tc>
          <w:tcPr>
            <w:tcW w:w="2022" w:type="dxa"/>
            <w:tcBorders>
              <w:top w:val="single" w:sz="12" w:space="0" w:color="000000"/>
              <w:left w:val="single" w:sz="12" w:space="0" w:color="000000"/>
              <w:bottom w:val="single" w:sz="12" w:space="0" w:color="000000"/>
              <w:right w:val="single" w:sz="12" w:space="0" w:color="000000"/>
            </w:tcBorders>
            <w:shd w:val="clear" w:color="auto" w:fill="FFFFFF"/>
          </w:tcPr>
          <w:p w14:paraId="3BB03AD5" w14:textId="77777777" w:rsidR="00345CDB" w:rsidRPr="00DF46FB" w:rsidRDefault="00345CDB" w:rsidP="00345CDB">
            <w:pPr>
              <w:rPr>
                <w:sz w:val="22"/>
                <w:szCs w:val="22"/>
              </w:rPr>
            </w:pPr>
          </w:p>
        </w:tc>
      </w:tr>
      <w:tr w:rsidR="00345CDB" w:rsidRPr="007E59D8" w14:paraId="3571157C" w14:textId="77777777" w:rsidTr="00345CDB">
        <w:trPr>
          <w:trHeight w:val="244"/>
        </w:trPr>
        <w:tc>
          <w:tcPr>
            <w:tcW w:w="1670" w:type="dxa"/>
            <w:tcBorders>
              <w:top w:val="single" w:sz="12" w:space="0" w:color="000000"/>
              <w:left w:val="single" w:sz="12" w:space="0" w:color="000000"/>
              <w:bottom w:val="single" w:sz="12" w:space="0" w:color="000000"/>
              <w:right w:val="single" w:sz="12" w:space="0" w:color="000000"/>
            </w:tcBorders>
            <w:shd w:val="clear" w:color="auto" w:fill="FFFFFF"/>
          </w:tcPr>
          <w:p w14:paraId="5AC113CE" w14:textId="77777777" w:rsidR="00345CDB" w:rsidRPr="00DF46FB" w:rsidRDefault="00345CDB" w:rsidP="00345CDB">
            <w:pPr>
              <w:rPr>
                <w:sz w:val="22"/>
                <w:szCs w:val="22"/>
              </w:rPr>
            </w:pPr>
          </w:p>
        </w:tc>
        <w:tc>
          <w:tcPr>
            <w:tcW w:w="1908" w:type="dxa"/>
            <w:tcBorders>
              <w:top w:val="single" w:sz="12" w:space="0" w:color="000000"/>
              <w:left w:val="single" w:sz="12" w:space="0" w:color="000000"/>
              <w:bottom w:val="single" w:sz="12" w:space="0" w:color="000000"/>
              <w:right w:val="single" w:sz="12" w:space="0" w:color="000000"/>
            </w:tcBorders>
            <w:shd w:val="clear" w:color="auto" w:fill="FFFFFF"/>
          </w:tcPr>
          <w:p w14:paraId="3C219B54" w14:textId="77777777" w:rsidR="00345CDB" w:rsidRPr="00DF46FB" w:rsidRDefault="00345CDB" w:rsidP="00345CDB">
            <w:pPr>
              <w:rPr>
                <w:sz w:val="22"/>
                <w:szCs w:val="22"/>
              </w:rPr>
            </w:pPr>
          </w:p>
        </w:tc>
        <w:tc>
          <w:tcPr>
            <w:tcW w:w="1908" w:type="dxa"/>
            <w:tcBorders>
              <w:top w:val="single" w:sz="12" w:space="0" w:color="000000"/>
              <w:left w:val="single" w:sz="12" w:space="0" w:color="000000"/>
              <w:bottom w:val="single" w:sz="12" w:space="0" w:color="000000"/>
              <w:right w:val="single" w:sz="12" w:space="0" w:color="000000"/>
            </w:tcBorders>
            <w:shd w:val="clear" w:color="auto" w:fill="FFFFFF"/>
          </w:tcPr>
          <w:p w14:paraId="7050C905" w14:textId="77777777" w:rsidR="00345CDB" w:rsidRPr="00DF46FB" w:rsidRDefault="00345CDB" w:rsidP="00345CDB">
            <w:pPr>
              <w:rPr>
                <w:sz w:val="22"/>
                <w:szCs w:val="22"/>
              </w:rPr>
            </w:pPr>
          </w:p>
        </w:tc>
        <w:tc>
          <w:tcPr>
            <w:tcW w:w="2465" w:type="dxa"/>
            <w:tcBorders>
              <w:top w:val="single" w:sz="12" w:space="0" w:color="000000"/>
              <w:left w:val="single" w:sz="12" w:space="0" w:color="000000"/>
              <w:bottom w:val="single" w:sz="12" w:space="0" w:color="000000"/>
              <w:right w:val="single" w:sz="12" w:space="0" w:color="000000"/>
            </w:tcBorders>
            <w:shd w:val="clear" w:color="auto" w:fill="FFFFFF"/>
          </w:tcPr>
          <w:p w14:paraId="663CA70C" w14:textId="77777777" w:rsidR="00345CDB" w:rsidRPr="00DF46FB" w:rsidRDefault="00345CDB" w:rsidP="00345CDB">
            <w:pPr>
              <w:rPr>
                <w:sz w:val="22"/>
                <w:szCs w:val="22"/>
              </w:rPr>
            </w:pPr>
          </w:p>
        </w:tc>
        <w:tc>
          <w:tcPr>
            <w:tcW w:w="1352" w:type="dxa"/>
            <w:tcBorders>
              <w:top w:val="single" w:sz="12" w:space="0" w:color="000000"/>
              <w:left w:val="single" w:sz="12" w:space="0" w:color="000000"/>
              <w:bottom w:val="single" w:sz="12" w:space="0" w:color="000000"/>
              <w:right w:val="single" w:sz="12" w:space="0" w:color="000000"/>
            </w:tcBorders>
            <w:shd w:val="clear" w:color="auto" w:fill="FFFFFF"/>
          </w:tcPr>
          <w:p w14:paraId="3FE1564B" w14:textId="77777777" w:rsidR="00345CDB" w:rsidRPr="00DF46FB" w:rsidRDefault="00345CDB" w:rsidP="00345CDB">
            <w:pPr>
              <w:rPr>
                <w:sz w:val="22"/>
                <w:szCs w:val="22"/>
              </w:rPr>
            </w:pPr>
          </w:p>
        </w:tc>
        <w:tc>
          <w:tcPr>
            <w:tcW w:w="2022" w:type="dxa"/>
            <w:tcBorders>
              <w:top w:val="single" w:sz="12" w:space="0" w:color="000000"/>
              <w:left w:val="single" w:sz="12" w:space="0" w:color="000000"/>
              <w:bottom w:val="single" w:sz="12" w:space="0" w:color="000000"/>
              <w:right w:val="single" w:sz="12" w:space="0" w:color="000000"/>
            </w:tcBorders>
            <w:shd w:val="clear" w:color="auto" w:fill="FFFFFF"/>
          </w:tcPr>
          <w:p w14:paraId="42B85A68" w14:textId="77777777" w:rsidR="00345CDB" w:rsidRPr="00DF46FB" w:rsidRDefault="00345CDB" w:rsidP="00345CDB">
            <w:pPr>
              <w:rPr>
                <w:sz w:val="22"/>
                <w:szCs w:val="22"/>
              </w:rPr>
            </w:pPr>
          </w:p>
        </w:tc>
      </w:tr>
    </w:tbl>
    <w:p w14:paraId="4E51F762" w14:textId="77777777" w:rsidR="009D171C" w:rsidRPr="00DF46FB" w:rsidRDefault="009D171C" w:rsidP="007D0219">
      <w:pPr>
        <w:rPr>
          <w:sz w:val="22"/>
          <w:szCs w:val="22"/>
        </w:rPr>
      </w:pPr>
    </w:p>
    <w:p w14:paraId="3CB8B4AE" w14:textId="77777777" w:rsidR="0096569B" w:rsidRPr="00DF46FB" w:rsidRDefault="0096569B" w:rsidP="00A711E9">
      <w:pPr>
        <w:pStyle w:val="AttachmentFirstParagraphHeader"/>
        <w:rPr>
          <w:rFonts w:cs="Times New Roman"/>
          <w:sz w:val="22"/>
          <w:szCs w:val="22"/>
        </w:rPr>
      </w:pPr>
    </w:p>
    <w:p w14:paraId="1607E8DD" w14:textId="50702423" w:rsidR="0096569B" w:rsidRPr="00DF46FB" w:rsidRDefault="0096569B" w:rsidP="00A711E9">
      <w:pPr>
        <w:pStyle w:val="AttachmentFirstParagraphHeader"/>
        <w:divId w:val="3768706668"/>
        <w:rPr>
          <w:rFonts w:cs="Times New Roman"/>
          <w:b w:val="0"/>
          <w:bCs/>
          <w:sz w:val="22"/>
          <w:szCs w:val="22"/>
          <w:u w:val="single"/>
        </w:rPr>
      </w:pPr>
      <w:r w:rsidRPr="00DF46FB">
        <w:rPr>
          <w:rFonts w:cs="Times New Roman"/>
          <w:sz w:val="22"/>
          <w:szCs w:val="22"/>
        </w:rPr>
        <w:t>Country of Origin</w:t>
      </w:r>
    </w:p>
    <w:p w14:paraId="79272D00" w14:textId="6EF6547B" w:rsidR="0096569B" w:rsidRPr="00DF46FB" w:rsidRDefault="0096569B" w:rsidP="0096569B">
      <w:pPr>
        <w:pStyle w:val="Attachment2ndParagraphHeader"/>
        <w:rPr>
          <w:rFonts w:cs="Times New Roman"/>
          <w:sz w:val="22"/>
          <w:szCs w:val="22"/>
        </w:rPr>
      </w:pPr>
    </w:p>
    <w:p w14:paraId="6F39C88D" w14:textId="77777777" w:rsidR="0096569B" w:rsidRPr="00DF46FB" w:rsidRDefault="0096569B" w:rsidP="0096569B">
      <w:pPr>
        <w:divId w:val="3768706669"/>
        <w:rPr>
          <w:i/>
          <w:iCs/>
          <w:sz w:val="22"/>
          <w:szCs w:val="22"/>
        </w:rPr>
      </w:pPr>
      <w:r w:rsidRPr="00DF46FB">
        <w:rPr>
          <w:b/>
          <w:bCs/>
          <w:i/>
          <w:iCs/>
          <w:sz w:val="22"/>
          <w:szCs w:val="22"/>
          <w:u w:val="single"/>
        </w:rPr>
        <w:t>Country of Origin Exhibit</w:t>
      </w:r>
      <w:r w:rsidRPr="00DF46FB">
        <w:rPr>
          <w:i/>
          <w:iCs/>
          <w:sz w:val="22"/>
          <w:szCs w:val="22"/>
        </w:rPr>
        <w:t>:</w:t>
      </w:r>
    </w:p>
    <w:tbl>
      <w:tblPr>
        <w:tblW w:w="0" w:type="auto"/>
        <w:tblInd w:w="352" w:type="dxa"/>
        <w:tblLayout w:type="fixed"/>
        <w:tblLook w:val="00A0" w:firstRow="1" w:lastRow="0" w:firstColumn="1" w:lastColumn="0" w:noHBand="0" w:noVBand="0"/>
      </w:tblPr>
      <w:tblGrid>
        <w:gridCol w:w="2360"/>
        <w:gridCol w:w="2360"/>
        <w:gridCol w:w="2360"/>
        <w:gridCol w:w="2360"/>
      </w:tblGrid>
      <w:tr w:rsidR="0096569B" w:rsidRPr="007E59D8" w14:paraId="43E14F8B" w14:textId="77777777">
        <w:tc>
          <w:tcPr>
            <w:tcW w:w="2360" w:type="dxa"/>
            <w:tcBorders>
              <w:top w:val="single" w:sz="6" w:space="0" w:color="000000"/>
              <w:left w:val="single" w:sz="6" w:space="0" w:color="000000"/>
              <w:bottom w:val="single" w:sz="6" w:space="0" w:color="008000"/>
              <w:right w:val="single" w:sz="6" w:space="0" w:color="008000"/>
            </w:tcBorders>
          </w:tcPr>
          <w:p w14:paraId="16CFB8DE" w14:textId="77777777" w:rsidR="0096569B" w:rsidRPr="00DF46FB" w:rsidRDefault="0096569B" w:rsidP="0096569B">
            <w:pPr>
              <w:rPr>
                <w:b/>
                <w:bCs/>
                <w:sz w:val="22"/>
                <w:szCs w:val="22"/>
              </w:rPr>
            </w:pPr>
            <w:r w:rsidRPr="00DF46FB">
              <w:rPr>
                <w:b/>
                <w:bCs/>
                <w:sz w:val="22"/>
                <w:szCs w:val="22"/>
              </w:rPr>
              <w:t>Buyer Assigned Part Number</w:t>
            </w:r>
          </w:p>
        </w:tc>
        <w:tc>
          <w:tcPr>
            <w:tcW w:w="2360" w:type="dxa"/>
            <w:tcBorders>
              <w:top w:val="single" w:sz="6" w:space="0" w:color="000000"/>
              <w:left w:val="single" w:sz="6" w:space="0" w:color="008000"/>
              <w:bottom w:val="single" w:sz="6" w:space="0" w:color="008000"/>
              <w:right w:val="single" w:sz="6" w:space="0" w:color="008000"/>
            </w:tcBorders>
          </w:tcPr>
          <w:p w14:paraId="39F3E900" w14:textId="77777777" w:rsidR="0096569B" w:rsidRPr="00DF46FB" w:rsidRDefault="0096569B" w:rsidP="0096569B">
            <w:pPr>
              <w:rPr>
                <w:b/>
                <w:bCs/>
                <w:sz w:val="22"/>
                <w:szCs w:val="22"/>
              </w:rPr>
            </w:pPr>
            <w:r w:rsidRPr="00DF46FB">
              <w:rPr>
                <w:b/>
                <w:bCs/>
                <w:sz w:val="22"/>
                <w:szCs w:val="22"/>
              </w:rPr>
              <w:t>Product Description</w:t>
            </w:r>
          </w:p>
        </w:tc>
        <w:tc>
          <w:tcPr>
            <w:tcW w:w="2360" w:type="dxa"/>
            <w:tcBorders>
              <w:top w:val="single" w:sz="6" w:space="0" w:color="000000"/>
              <w:left w:val="single" w:sz="6" w:space="0" w:color="008000"/>
              <w:bottom w:val="single" w:sz="6" w:space="0" w:color="008000"/>
              <w:right w:val="single" w:sz="6" w:space="0" w:color="008000"/>
            </w:tcBorders>
          </w:tcPr>
          <w:p w14:paraId="5D3E825C" w14:textId="77777777" w:rsidR="0096569B" w:rsidRPr="00DF46FB" w:rsidRDefault="0096569B" w:rsidP="0096569B">
            <w:pPr>
              <w:rPr>
                <w:b/>
                <w:bCs/>
                <w:sz w:val="22"/>
                <w:szCs w:val="22"/>
              </w:rPr>
            </w:pPr>
            <w:r w:rsidRPr="00DF46FB">
              <w:rPr>
                <w:b/>
                <w:bCs/>
                <w:sz w:val="22"/>
                <w:szCs w:val="22"/>
              </w:rPr>
              <w:t>Country of Origin and Complete Street Address</w:t>
            </w:r>
          </w:p>
        </w:tc>
        <w:tc>
          <w:tcPr>
            <w:tcW w:w="2360" w:type="dxa"/>
            <w:tcBorders>
              <w:top w:val="single" w:sz="6" w:space="0" w:color="000000"/>
              <w:left w:val="single" w:sz="6" w:space="0" w:color="008000"/>
              <w:bottom w:val="single" w:sz="6" w:space="0" w:color="008000"/>
              <w:right w:val="single" w:sz="6" w:space="0" w:color="000000"/>
            </w:tcBorders>
          </w:tcPr>
          <w:p w14:paraId="421BE9B3" w14:textId="77777777" w:rsidR="0096569B" w:rsidRPr="00DF46FB" w:rsidRDefault="0096569B" w:rsidP="0096569B">
            <w:pPr>
              <w:rPr>
                <w:b/>
                <w:bCs/>
                <w:sz w:val="22"/>
                <w:szCs w:val="22"/>
              </w:rPr>
            </w:pPr>
            <w:r w:rsidRPr="00DF46FB">
              <w:rPr>
                <w:b/>
                <w:bCs/>
                <w:sz w:val="22"/>
                <w:szCs w:val="22"/>
              </w:rPr>
              <w:t>Is Product Marked with an Industry Standard Barcode (y/n)</w:t>
            </w:r>
          </w:p>
        </w:tc>
      </w:tr>
      <w:tr w:rsidR="0096569B" w:rsidRPr="007E59D8" w14:paraId="6B95AD6D" w14:textId="77777777">
        <w:tc>
          <w:tcPr>
            <w:tcW w:w="2360" w:type="dxa"/>
            <w:tcBorders>
              <w:top w:val="single" w:sz="6" w:space="0" w:color="008000"/>
              <w:left w:val="single" w:sz="6" w:space="0" w:color="000000"/>
              <w:bottom w:val="single" w:sz="6" w:space="0" w:color="008000"/>
              <w:right w:val="single" w:sz="6" w:space="0" w:color="008000"/>
            </w:tcBorders>
          </w:tcPr>
          <w:p w14:paraId="35B56755" w14:textId="77777777" w:rsidR="0096569B" w:rsidRPr="00DF46FB" w:rsidRDefault="0096569B" w:rsidP="0096569B">
            <w:pPr>
              <w:rPr>
                <w:b/>
                <w:bCs/>
                <w:sz w:val="22"/>
                <w:szCs w:val="22"/>
              </w:rPr>
            </w:pPr>
          </w:p>
        </w:tc>
        <w:tc>
          <w:tcPr>
            <w:tcW w:w="2360" w:type="dxa"/>
            <w:tcBorders>
              <w:top w:val="single" w:sz="6" w:space="0" w:color="008000"/>
              <w:left w:val="single" w:sz="6" w:space="0" w:color="008000"/>
              <w:bottom w:val="single" w:sz="6" w:space="0" w:color="008000"/>
              <w:right w:val="single" w:sz="6" w:space="0" w:color="008000"/>
            </w:tcBorders>
          </w:tcPr>
          <w:p w14:paraId="0B49E792" w14:textId="77777777" w:rsidR="0096569B" w:rsidRPr="00DF46FB" w:rsidRDefault="0096569B" w:rsidP="0096569B">
            <w:pPr>
              <w:rPr>
                <w:b/>
                <w:bCs/>
                <w:sz w:val="22"/>
                <w:szCs w:val="22"/>
              </w:rPr>
            </w:pPr>
          </w:p>
        </w:tc>
        <w:tc>
          <w:tcPr>
            <w:tcW w:w="2360" w:type="dxa"/>
            <w:tcBorders>
              <w:top w:val="single" w:sz="6" w:space="0" w:color="008000"/>
              <w:left w:val="single" w:sz="6" w:space="0" w:color="008000"/>
              <w:bottom w:val="single" w:sz="6" w:space="0" w:color="008000"/>
              <w:right w:val="single" w:sz="6" w:space="0" w:color="008000"/>
            </w:tcBorders>
          </w:tcPr>
          <w:p w14:paraId="2D458EA7" w14:textId="77777777" w:rsidR="0096569B" w:rsidRPr="00DF46FB" w:rsidRDefault="0096569B" w:rsidP="0096569B">
            <w:pPr>
              <w:rPr>
                <w:b/>
                <w:bCs/>
                <w:sz w:val="22"/>
                <w:szCs w:val="22"/>
              </w:rPr>
            </w:pPr>
          </w:p>
        </w:tc>
        <w:tc>
          <w:tcPr>
            <w:tcW w:w="2360" w:type="dxa"/>
            <w:tcBorders>
              <w:top w:val="single" w:sz="6" w:space="0" w:color="008000"/>
              <w:left w:val="single" w:sz="6" w:space="0" w:color="008000"/>
              <w:bottom w:val="single" w:sz="6" w:space="0" w:color="008000"/>
              <w:right w:val="single" w:sz="6" w:space="0" w:color="000000"/>
            </w:tcBorders>
          </w:tcPr>
          <w:p w14:paraId="607E6280" w14:textId="77777777" w:rsidR="0096569B" w:rsidRPr="00DF46FB" w:rsidRDefault="0096569B" w:rsidP="0096569B">
            <w:pPr>
              <w:rPr>
                <w:b/>
                <w:bCs/>
                <w:sz w:val="22"/>
                <w:szCs w:val="22"/>
              </w:rPr>
            </w:pPr>
          </w:p>
        </w:tc>
      </w:tr>
      <w:tr w:rsidR="0096569B" w:rsidRPr="007E59D8" w14:paraId="29F4721C" w14:textId="77777777">
        <w:tc>
          <w:tcPr>
            <w:tcW w:w="2360" w:type="dxa"/>
            <w:tcBorders>
              <w:top w:val="single" w:sz="6" w:space="0" w:color="008000"/>
              <w:left w:val="single" w:sz="6" w:space="0" w:color="000000"/>
              <w:bottom w:val="single" w:sz="6" w:space="0" w:color="008000"/>
              <w:right w:val="single" w:sz="6" w:space="0" w:color="008000"/>
            </w:tcBorders>
          </w:tcPr>
          <w:p w14:paraId="682B2223" w14:textId="77777777" w:rsidR="0096569B" w:rsidRPr="00DF46FB" w:rsidRDefault="0096569B" w:rsidP="0096569B">
            <w:pPr>
              <w:rPr>
                <w:b/>
                <w:bCs/>
                <w:sz w:val="22"/>
                <w:szCs w:val="22"/>
              </w:rPr>
            </w:pPr>
          </w:p>
        </w:tc>
        <w:tc>
          <w:tcPr>
            <w:tcW w:w="2360" w:type="dxa"/>
            <w:tcBorders>
              <w:top w:val="single" w:sz="6" w:space="0" w:color="008000"/>
              <w:left w:val="single" w:sz="6" w:space="0" w:color="008000"/>
              <w:bottom w:val="single" w:sz="6" w:space="0" w:color="008000"/>
              <w:right w:val="single" w:sz="6" w:space="0" w:color="008000"/>
            </w:tcBorders>
          </w:tcPr>
          <w:p w14:paraId="59C97626" w14:textId="77777777" w:rsidR="0096569B" w:rsidRPr="00DF46FB" w:rsidRDefault="0096569B" w:rsidP="0096569B">
            <w:pPr>
              <w:rPr>
                <w:b/>
                <w:bCs/>
                <w:sz w:val="22"/>
                <w:szCs w:val="22"/>
              </w:rPr>
            </w:pPr>
          </w:p>
        </w:tc>
        <w:tc>
          <w:tcPr>
            <w:tcW w:w="2360" w:type="dxa"/>
            <w:tcBorders>
              <w:top w:val="single" w:sz="6" w:space="0" w:color="008000"/>
              <w:left w:val="single" w:sz="6" w:space="0" w:color="008000"/>
              <w:bottom w:val="single" w:sz="6" w:space="0" w:color="008000"/>
              <w:right w:val="single" w:sz="6" w:space="0" w:color="008000"/>
            </w:tcBorders>
          </w:tcPr>
          <w:p w14:paraId="20C67D0D" w14:textId="77777777" w:rsidR="0096569B" w:rsidRPr="00DF46FB" w:rsidRDefault="0096569B" w:rsidP="0096569B">
            <w:pPr>
              <w:rPr>
                <w:b/>
                <w:bCs/>
                <w:sz w:val="22"/>
                <w:szCs w:val="22"/>
              </w:rPr>
            </w:pPr>
          </w:p>
        </w:tc>
        <w:tc>
          <w:tcPr>
            <w:tcW w:w="2360" w:type="dxa"/>
            <w:tcBorders>
              <w:top w:val="single" w:sz="6" w:space="0" w:color="008000"/>
              <w:left w:val="single" w:sz="6" w:space="0" w:color="008000"/>
              <w:bottom w:val="single" w:sz="6" w:space="0" w:color="008000"/>
              <w:right w:val="single" w:sz="6" w:space="0" w:color="000000"/>
            </w:tcBorders>
          </w:tcPr>
          <w:p w14:paraId="79B82F1D" w14:textId="77777777" w:rsidR="0096569B" w:rsidRPr="00DF46FB" w:rsidRDefault="0096569B" w:rsidP="0096569B">
            <w:pPr>
              <w:rPr>
                <w:b/>
                <w:bCs/>
                <w:sz w:val="22"/>
                <w:szCs w:val="22"/>
              </w:rPr>
            </w:pPr>
          </w:p>
        </w:tc>
      </w:tr>
      <w:tr w:rsidR="0096569B" w:rsidRPr="007E59D8" w14:paraId="752CB606" w14:textId="77777777">
        <w:tc>
          <w:tcPr>
            <w:tcW w:w="2360" w:type="dxa"/>
            <w:tcBorders>
              <w:top w:val="single" w:sz="6" w:space="0" w:color="008000"/>
              <w:left w:val="single" w:sz="6" w:space="0" w:color="000000"/>
              <w:bottom w:val="single" w:sz="6" w:space="0" w:color="008000"/>
              <w:right w:val="single" w:sz="6" w:space="0" w:color="008000"/>
            </w:tcBorders>
          </w:tcPr>
          <w:p w14:paraId="21CA5857" w14:textId="77777777" w:rsidR="0096569B" w:rsidRPr="00DF46FB" w:rsidRDefault="0096569B" w:rsidP="0096569B">
            <w:pPr>
              <w:rPr>
                <w:b/>
                <w:bCs/>
                <w:sz w:val="22"/>
                <w:szCs w:val="22"/>
              </w:rPr>
            </w:pPr>
          </w:p>
        </w:tc>
        <w:tc>
          <w:tcPr>
            <w:tcW w:w="2360" w:type="dxa"/>
            <w:tcBorders>
              <w:top w:val="single" w:sz="6" w:space="0" w:color="008000"/>
              <w:left w:val="single" w:sz="6" w:space="0" w:color="008000"/>
              <w:bottom w:val="single" w:sz="6" w:space="0" w:color="008000"/>
              <w:right w:val="single" w:sz="6" w:space="0" w:color="008000"/>
            </w:tcBorders>
          </w:tcPr>
          <w:p w14:paraId="6AABD5F9" w14:textId="77777777" w:rsidR="0096569B" w:rsidRPr="00DF46FB" w:rsidRDefault="0096569B" w:rsidP="0096569B">
            <w:pPr>
              <w:rPr>
                <w:b/>
                <w:bCs/>
                <w:sz w:val="22"/>
                <w:szCs w:val="22"/>
              </w:rPr>
            </w:pPr>
          </w:p>
        </w:tc>
        <w:tc>
          <w:tcPr>
            <w:tcW w:w="2360" w:type="dxa"/>
            <w:tcBorders>
              <w:top w:val="single" w:sz="6" w:space="0" w:color="008000"/>
              <w:left w:val="single" w:sz="6" w:space="0" w:color="008000"/>
              <w:bottom w:val="single" w:sz="6" w:space="0" w:color="008000"/>
              <w:right w:val="single" w:sz="6" w:space="0" w:color="008000"/>
            </w:tcBorders>
          </w:tcPr>
          <w:p w14:paraId="5D3C9F86" w14:textId="77777777" w:rsidR="0096569B" w:rsidRPr="00DF46FB" w:rsidRDefault="0096569B" w:rsidP="0096569B">
            <w:pPr>
              <w:rPr>
                <w:b/>
                <w:bCs/>
                <w:sz w:val="22"/>
                <w:szCs w:val="22"/>
              </w:rPr>
            </w:pPr>
          </w:p>
        </w:tc>
        <w:tc>
          <w:tcPr>
            <w:tcW w:w="2360" w:type="dxa"/>
            <w:tcBorders>
              <w:top w:val="single" w:sz="6" w:space="0" w:color="008000"/>
              <w:left w:val="single" w:sz="6" w:space="0" w:color="008000"/>
              <w:bottom w:val="single" w:sz="6" w:space="0" w:color="008000"/>
              <w:right w:val="single" w:sz="6" w:space="0" w:color="000000"/>
            </w:tcBorders>
          </w:tcPr>
          <w:p w14:paraId="79C0D15C" w14:textId="77777777" w:rsidR="0096569B" w:rsidRPr="00DF46FB" w:rsidRDefault="0096569B" w:rsidP="0096569B">
            <w:pPr>
              <w:rPr>
                <w:b/>
                <w:bCs/>
                <w:sz w:val="22"/>
                <w:szCs w:val="22"/>
              </w:rPr>
            </w:pPr>
          </w:p>
        </w:tc>
      </w:tr>
      <w:tr w:rsidR="0096569B" w:rsidRPr="007E59D8" w14:paraId="35599773" w14:textId="77777777">
        <w:tc>
          <w:tcPr>
            <w:tcW w:w="2360" w:type="dxa"/>
            <w:tcBorders>
              <w:top w:val="single" w:sz="6" w:space="0" w:color="008000"/>
              <w:left w:val="single" w:sz="6" w:space="0" w:color="000000"/>
              <w:bottom w:val="single" w:sz="6" w:space="0" w:color="008000"/>
              <w:right w:val="single" w:sz="6" w:space="0" w:color="008000"/>
            </w:tcBorders>
          </w:tcPr>
          <w:p w14:paraId="4F4FEAE8" w14:textId="77777777" w:rsidR="0096569B" w:rsidRPr="00DF46FB" w:rsidRDefault="0096569B" w:rsidP="0096569B">
            <w:pPr>
              <w:rPr>
                <w:b/>
                <w:bCs/>
                <w:sz w:val="22"/>
                <w:szCs w:val="22"/>
              </w:rPr>
            </w:pPr>
          </w:p>
        </w:tc>
        <w:tc>
          <w:tcPr>
            <w:tcW w:w="2360" w:type="dxa"/>
            <w:tcBorders>
              <w:top w:val="single" w:sz="6" w:space="0" w:color="008000"/>
              <w:left w:val="single" w:sz="6" w:space="0" w:color="008000"/>
              <w:bottom w:val="single" w:sz="6" w:space="0" w:color="008000"/>
              <w:right w:val="single" w:sz="6" w:space="0" w:color="008000"/>
            </w:tcBorders>
          </w:tcPr>
          <w:p w14:paraId="47F3A152" w14:textId="77777777" w:rsidR="0096569B" w:rsidRPr="00DF46FB" w:rsidRDefault="0096569B" w:rsidP="0096569B">
            <w:pPr>
              <w:rPr>
                <w:b/>
                <w:bCs/>
                <w:sz w:val="22"/>
                <w:szCs w:val="22"/>
              </w:rPr>
            </w:pPr>
          </w:p>
        </w:tc>
        <w:tc>
          <w:tcPr>
            <w:tcW w:w="2360" w:type="dxa"/>
            <w:tcBorders>
              <w:top w:val="single" w:sz="6" w:space="0" w:color="008000"/>
              <w:left w:val="single" w:sz="6" w:space="0" w:color="008000"/>
              <w:bottom w:val="single" w:sz="6" w:space="0" w:color="008000"/>
              <w:right w:val="single" w:sz="6" w:space="0" w:color="008000"/>
            </w:tcBorders>
          </w:tcPr>
          <w:p w14:paraId="688094DD" w14:textId="77777777" w:rsidR="0096569B" w:rsidRPr="00DF46FB" w:rsidRDefault="0096569B" w:rsidP="0096569B">
            <w:pPr>
              <w:rPr>
                <w:b/>
                <w:bCs/>
                <w:sz w:val="22"/>
                <w:szCs w:val="22"/>
              </w:rPr>
            </w:pPr>
          </w:p>
        </w:tc>
        <w:tc>
          <w:tcPr>
            <w:tcW w:w="2360" w:type="dxa"/>
            <w:tcBorders>
              <w:top w:val="single" w:sz="6" w:space="0" w:color="008000"/>
              <w:left w:val="single" w:sz="6" w:space="0" w:color="008000"/>
              <w:bottom w:val="single" w:sz="6" w:space="0" w:color="008000"/>
              <w:right w:val="single" w:sz="6" w:space="0" w:color="000000"/>
            </w:tcBorders>
          </w:tcPr>
          <w:p w14:paraId="27DBC677" w14:textId="77777777" w:rsidR="0096569B" w:rsidRPr="00DF46FB" w:rsidRDefault="0096569B" w:rsidP="0096569B">
            <w:pPr>
              <w:rPr>
                <w:b/>
                <w:bCs/>
                <w:sz w:val="22"/>
                <w:szCs w:val="22"/>
              </w:rPr>
            </w:pPr>
          </w:p>
        </w:tc>
      </w:tr>
      <w:tr w:rsidR="0096569B" w:rsidRPr="007E59D8" w14:paraId="2EF1FCB0" w14:textId="77777777">
        <w:tc>
          <w:tcPr>
            <w:tcW w:w="2360" w:type="dxa"/>
            <w:tcBorders>
              <w:top w:val="single" w:sz="6" w:space="0" w:color="008000"/>
              <w:left w:val="single" w:sz="6" w:space="0" w:color="000000"/>
              <w:bottom w:val="single" w:sz="6" w:space="0" w:color="000000"/>
              <w:right w:val="single" w:sz="6" w:space="0" w:color="008000"/>
            </w:tcBorders>
          </w:tcPr>
          <w:p w14:paraId="4913F6E9" w14:textId="77777777" w:rsidR="0096569B" w:rsidRPr="00DF46FB" w:rsidRDefault="0096569B" w:rsidP="0096569B">
            <w:pPr>
              <w:rPr>
                <w:b/>
                <w:bCs/>
                <w:sz w:val="22"/>
                <w:szCs w:val="22"/>
              </w:rPr>
            </w:pPr>
          </w:p>
        </w:tc>
        <w:tc>
          <w:tcPr>
            <w:tcW w:w="2360" w:type="dxa"/>
            <w:tcBorders>
              <w:top w:val="single" w:sz="6" w:space="0" w:color="008000"/>
              <w:left w:val="single" w:sz="6" w:space="0" w:color="008000"/>
              <w:bottom w:val="single" w:sz="6" w:space="0" w:color="000000"/>
              <w:right w:val="single" w:sz="6" w:space="0" w:color="008000"/>
            </w:tcBorders>
          </w:tcPr>
          <w:p w14:paraId="1DF42436" w14:textId="77777777" w:rsidR="0096569B" w:rsidRPr="00DF46FB" w:rsidRDefault="0096569B" w:rsidP="0096569B">
            <w:pPr>
              <w:rPr>
                <w:b/>
                <w:bCs/>
                <w:sz w:val="22"/>
                <w:szCs w:val="22"/>
              </w:rPr>
            </w:pPr>
          </w:p>
        </w:tc>
        <w:tc>
          <w:tcPr>
            <w:tcW w:w="2360" w:type="dxa"/>
            <w:tcBorders>
              <w:top w:val="single" w:sz="6" w:space="0" w:color="008000"/>
              <w:left w:val="single" w:sz="6" w:space="0" w:color="008000"/>
              <w:bottom w:val="single" w:sz="6" w:space="0" w:color="000000"/>
              <w:right w:val="single" w:sz="6" w:space="0" w:color="008000"/>
            </w:tcBorders>
          </w:tcPr>
          <w:p w14:paraId="3A1DDDBF" w14:textId="77777777" w:rsidR="0096569B" w:rsidRPr="00DF46FB" w:rsidRDefault="0096569B" w:rsidP="0096569B">
            <w:pPr>
              <w:rPr>
                <w:b/>
                <w:bCs/>
                <w:sz w:val="22"/>
                <w:szCs w:val="22"/>
              </w:rPr>
            </w:pPr>
          </w:p>
        </w:tc>
        <w:tc>
          <w:tcPr>
            <w:tcW w:w="2360" w:type="dxa"/>
            <w:tcBorders>
              <w:top w:val="single" w:sz="6" w:space="0" w:color="008000"/>
              <w:left w:val="single" w:sz="6" w:space="0" w:color="008000"/>
              <w:bottom w:val="single" w:sz="6" w:space="0" w:color="000000"/>
              <w:right w:val="single" w:sz="6" w:space="0" w:color="000000"/>
            </w:tcBorders>
          </w:tcPr>
          <w:p w14:paraId="26D0AFB8" w14:textId="77777777" w:rsidR="0096569B" w:rsidRPr="00DF46FB" w:rsidRDefault="0096569B" w:rsidP="0096569B">
            <w:pPr>
              <w:rPr>
                <w:b/>
                <w:bCs/>
                <w:sz w:val="22"/>
                <w:szCs w:val="22"/>
              </w:rPr>
            </w:pPr>
          </w:p>
        </w:tc>
      </w:tr>
    </w:tbl>
    <w:p w14:paraId="7B13D9B5" w14:textId="77777777" w:rsidR="0096569B" w:rsidRPr="00DF46FB" w:rsidRDefault="0096569B" w:rsidP="00985833">
      <w:pPr>
        <w:rPr>
          <w:sz w:val="22"/>
          <w:szCs w:val="22"/>
        </w:rPr>
      </w:pPr>
    </w:p>
    <w:p w14:paraId="01BCA63E" w14:textId="77777777" w:rsidR="0096569B" w:rsidRPr="00DF46FB" w:rsidRDefault="0096569B" w:rsidP="00A711E9">
      <w:pPr>
        <w:pStyle w:val="AttachmentFirstParagraphHeader"/>
        <w:rPr>
          <w:rFonts w:cs="Times New Roman"/>
          <w:sz w:val="22"/>
          <w:szCs w:val="22"/>
        </w:rPr>
      </w:pPr>
    </w:p>
    <w:p w14:paraId="398C536D" w14:textId="487D15DD" w:rsidR="00A23BAA" w:rsidRPr="00DF46FB" w:rsidRDefault="00A23BAA" w:rsidP="00A711E9">
      <w:pPr>
        <w:pStyle w:val="AttachmentFirstParagraphHeader"/>
        <w:divId w:val="3768706670"/>
        <w:rPr>
          <w:rFonts w:cs="Times New Roman"/>
          <w:sz w:val="22"/>
          <w:szCs w:val="22"/>
        </w:rPr>
      </w:pPr>
      <w:r w:rsidRPr="00DF46FB">
        <w:rPr>
          <w:rFonts w:cs="Times New Roman"/>
          <w:sz w:val="22"/>
          <w:szCs w:val="22"/>
        </w:rPr>
        <w:t>Termination</w:t>
      </w:r>
    </w:p>
    <w:p w14:paraId="57695ADB" w14:textId="77777777" w:rsidR="00A23BAA" w:rsidRPr="00DF46FB" w:rsidRDefault="00A23BAA" w:rsidP="00A711E9">
      <w:pPr>
        <w:pStyle w:val="Attachment2ndParagraphHeader"/>
        <w:divId w:val="3768706671"/>
        <w:rPr>
          <w:rFonts w:cs="Times New Roman"/>
          <w:sz w:val="22"/>
          <w:szCs w:val="22"/>
        </w:rPr>
      </w:pPr>
      <w:r w:rsidRPr="00DF46FB">
        <w:rPr>
          <w:rFonts w:cs="Times New Roman"/>
          <w:sz w:val="22"/>
          <w:szCs w:val="22"/>
        </w:rPr>
        <w:lastRenderedPageBreak/>
        <w:t>Notice of Termination</w:t>
      </w:r>
    </w:p>
    <w:p w14:paraId="7FCF70BA" w14:textId="77777777" w:rsidR="00A23BAA" w:rsidRPr="00DF46FB" w:rsidRDefault="00A23BAA" w:rsidP="00A711E9">
      <w:pPr>
        <w:pStyle w:val="Instructions"/>
        <w:divId w:val="3768706672"/>
        <w:rPr>
          <w:rFonts w:cs="Times New Roman"/>
          <w:sz w:val="22"/>
          <w:szCs w:val="22"/>
        </w:rPr>
      </w:pPr>
      <w:r w:rsidRPr="00DF46FB">
        <w:rPr>
          <w:rFonts w:cs="Times New Roman"/>
          <w:sz w:val="22"/>
          <w:szCs w:val="22"/>
        </w:rPr>
        <w:t>This Section is for use only for Components.</w:t>
      </w:r>
    </w:p>
    <w:p w14:paraId="5424825C" w14:textId="77777777" w:rsidR="007D0219" w:rsidRPr="00DF46FB" w:rsidRDefault="00A23BAA" w:rsidP="007D0219">
      <w:pPr>
        <w:divId w:val="3768706673"/>
        <w:rPr>
          <w:sz w:val="22"/>
          <w:szCs w:val="22"/>
        </w:rPr>
      </w:pPr>
      <w:r w:rsidRPr="00DF46FB">
        <w:rPr>
          <w:sz w:val="22"/>
          <w:szCs w:val="22"/>
        </w:rPr>
        <w:t xml:space="preserve">Any notice of intention to terminate must be given at </w:t>
      </w:r>
      <w:r w:rsidR="00370CF4" w:rsidRPr="00DF46FB">
        <w:rPr>
          <w:sz w:val="22"/>
          <w:szCs w:val="22"/>
        </w:rPr>
        <w:t xml:space="preserve">least </w:t>
      </w:r>
      <w:r w:rsidRPr="00DF46FB">
        <w:rPr>
          <w:sz w:val="22"/>
          <w:szCs w:val="22"/>
        </w:rPr>
        <w:t>&lt;enter months&gt; prior to the end of the then current term.</w:t>
      </w:r>
    </w:p>
    <w:p w14:paraId="17A9E7C1" w14:textId="404A0E8C" w:rsidR="00263D41" w:rsidRPr="004334D8" w:rsidRDefault="00263D41" w:rsidP="00263D41">
      <w:pPr>
        <w:divId w:val="3768706674"/>
        <w:rPr>
          <w:i/>
          <w:color w:val="7030A0"/>
        </w:rPr>
      </w:pPr>
      <w:bookmarkStart w:id="98" w:name="_Hlk484420400"/>
      <w:r w:rsidRPr="00DF46FB">
        <w:rPr>
          <w:color w:val="7030A0"/>
          <w:sz w:val="22"/>
          <w:szCs w:val="22"/>
        </w:rPr>
        <w:t>***************</w:t>
      </w:r>
      <w:r w:rsidRPr="00DF46FB">
        <w:rPr>
          <w:i/>
          <w:color w:val="7030A0"/>
          <w:sz w:val="22"/>
          <w:szCs w:val="22"/>
        </w:rPr>
        <w:t xml:space="preserve">End of Products and Services </w:t>
      </w:r>
      <w:r w:rsidR="00077A3C" w:rsidRPr="00DF46FB">
        <w:rPr>
          <w:i/>
          <w:color w:val="7030A0"/>
          <w:sz w:val="22"/>
          <w:szCs w:val="22"/>
        </w:rPr>
        <w:t>S</w:t>
      </w:r>
      <w:r w:rsidRPr="00DF46FB">
        <w:rPr>
          <w:i/>
          <w:color w:val="7030A0"/>
          <w:sz w:val="22"/>
          <w:szCs w:val="22"/>
        </w:rPr>
        <w:t>ection</w:t>
      </w:r>
      <w:bookmarkEnd w:id="98"/>
    </w:p>
    <w:sectPr w:rsidR="00263D41" w:rsidRPr="004334D8" w:rsidSect="00207E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A77FDE" w14:textId="77777777" w:rsidR="00816810" w:rsidRDefault="00816810" w:rsidP="0007602C">
      <w:pPr>
        <w:spacing w:after="0"/>
      </w:pPr>
      <w:r>
        <w:separator/>
      </w:r>
    </w:p>
  </w:endnote>
  <w:endnote w:type="continuationSeparator" w:id="0">
    <w:p w14:paraId="007F9D36" w14:textId="77777777" w:rsidR="00816810" w:rsidRDefault="00816810" w:rsidP="0007602C">
      <w:pPr>
        <w:spacing w:after="0"/>
      </w:pPr>
      <w:r>
        <w:continuationSeparator/>
      </w:r>
    </w:p>
  </w:endnote>
  <w:endnote w:type="continuationNotice" w:id="1">
    <w:p w14:paraId="4434E167" w14:textId="77777777" w:rsidR="00816810" w:rsidRDefault="0081681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704D8" w14:textId="77777777" w:rsidR="00941D46" w:rsidRDefault="00941D4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6650620"/>
      <w:docPartObj>
        <w:docPartGallery w:val="Page Numbers (Bottom of Page)"/>
        <w:docPartUnique/>
      </w:docPartObj>
    </w:sdtPr>
    <w:sdtContent>
      <w:sdt>
        <w:sdtPr>
          <w:id w:val="1728636285"/>
          <w:docPartObj>
            <w:docPartGallery w:val="Page Numbers (Top of Page)"/>
            <w:docPartUnique/>
          </w:docPartObj>
        </w:sdtPr>
        <w:sdtContent>
          <w:p w14:paraId="5A585850" w14:textId="77777777" w:rsidR="00F26717" w:rsidRDefault="00F26717">
            <w:pPr>
              <w:pStyle w:val="Piedepgina"/>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14</w:t>
            </w:r>
            <w:r>
              <w:rPr>
                <w:b/>
                <w:bCs/>
                <w:sz w:val="24"/>
                <w:szCs w:val="24"/>
              </w:rPr>
              <w:fldChar w:fldCharType="end"/>
            </w:r>
          </w:p>
        </w:sdtContent>
      </w:sdt>
    </w:sdtContent>
  </w:sdt>
  <w:p w14:paraId="0A40DECA" w14:textId="4DB8C9CF" w:rsidR="00F26717" w:rsidRPr="007803AC" w:rsidRDefault="00F26717" w:rsidP="007803AC">
    <w:pPr>
      <w:pStyle w:val="Piedepgina"/>
      <w:tabs>
        <w:tab w:val="clear" w:pos="4680"/>
        <w:tab w:val="right" w:pos="9180"/>
      </w:tabs>
      <w:jc w:val="center"/>
      <w:rPr>
        <w:sz w:val="16"/>
        <w:szCs w:val="16"/>
      </w:rPr>
    </w:pPr>
    <w:r>
      <w:rPr>
        <w:i/>
        <w:sz w:val="16"/>
        <w:szCs w:val="16"/>
      </w:rPr>
      <w:t>P_SRA_SOW</w:t>
    </w:r>
    <w:r>
      <w:rPr>
        <w:sz w:val="16"/>
        <w:szCs w:val="16"/>
      </w:rPr>
      <w:tab/>
      <w:t xml:space="preserve">Rev </w:t>
    </w:r>
    <w:r w:rsidR="007346E2">
      <w:rPr>
        <w:sz w:val="16"/>
        <w:szCs w:val="16"/>
      </w:rPr>
      <w:t xml:space="preserve">06 </w:t>
    </w:r>
    <w:r w:rsidR="00F30436">
      <w:rPr>
        <w:sz w:val="16"/>
        <w:szCs w:val="16"/>
      </w:rPr>
      <w:t>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DC306" w14:textId="77777777" w:rsidR="00941D46" w:rsidRDefault="00941D4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11203" w14:textId="77777777" w:rsidR="00816810" w:rsidRDefault="00816810" w:rsidP="0007602C">
      <w:pPr>
        <w:spacing w:after="0"/>
      </w:pPr>
      <w:r>
        <w:separator/>
      </w:r>
    </w:p>
  </w:footnote>
  <w:footnote w:type="continuationSeparator" w:id="0">
    <w:p w14:paraId="74DF85A8" w14:textId="77777777" w:rsidR="00816810" w:rsidRDefault="00816810" w:rsidP="0007602C">
      <w:pPr>
        <w:spacing w:after="0"/>
      </w:pPr>
      <w:r>
        <w:continuationSeparator/>
      </w:r>
    </w:p>
  </w:footnote>
  <w:footnote w:type="continuationNotice" w:id="1">
    <w:p w14:paraId="24BA67E9" w14:textId="77777777" w:rsidR="00816810" w:rsidRDefault="0081681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5C974" w14:textId="77777777" w:rsidR="00941D46" w:rsidRDefault="00941D4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CC816" w14:textId="77777777" w:rsidR="00F26717" w:rsidRDefault="00F26717" w:rsidP="0007602C">
    <w:pPr>
      <w:tabs>
        <w:tab w:val="center" w:pos="4680"/>
        <w:tab w:val="right" w:pos="9360"/>
      </w:tabs>
      <w:spacing w:after="0"/>
      <w:jc w:val="center"/>
      <w:rPr>
        <w:rFonts w:eastAsia="Cambria"/>
        <w:b/>
        <w:bCs/>
        <w:sz w:val="24"/>
        <w:szCs w:val="24"/>
      </w:rPr>
    </w:pPr>
    <w:r w:rsidRPr="0021372C">
      <w:rPr>
        <w:noProof/>
      </w:rPr>
      <w:drawing>
        <wp:anchor distT="0" distB="0" distL="114300" distR="114300" simplePos="0" relativeHeight="251659264" behindDoc="0" locked="0" layoutInCell="1" allowOverlap="1" wp14:anchorId="42AD292C" wp14:editId="08116477">
          <wp:simplePos x="0" y="0"/>
          <wp:positionH relativeFrom="margin">
            <wp:align>right</wp:align>
          </wp:positionH>
          <wp:positionV relativeFrom="line">
            <wp:posOffset>-119685</wp:posOffset>
          </wp:positionV>
          <wp:extent cx="694690" cy="297180"/>
          <wp:effectExtent l="0" t="0" r="0" b="7620"/>
          <wp:wrapNone/>
          <wp:docPr id="2" name="Picture 2" descr="c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n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94690" cy="297180"/>
                  </a:xfrm>
                  <a:prstGeom prst="rect">
                    <a:avLst/>
                  </a:prstGeom>
                  <a:noFill/>
                  <a:ln>
                    <a:noFill/>
                  </a:ln>
                </pic:spPr>
              </pic:pic>
            </a:graphicData>
          </a:graphic>
        </wp:anchor>
      </w:drawing>
    </w:r>
  </w:p>
  <w:p w14:paraId="33A4A7EB" w14:textId="77777777" w:rsidR="00F26717" w:rsidRPr="00501E61" w:rsidRDefault="00F26717" w:rsidP="0007602C">
    <w:pPr>
      <w:tabs>
        <w:tab w:val="center" w:pos="4680"/>
        <w:tab w:val="right" w:pos="9360"/>
      </w:tabs>
      <w:spacing w:after="0"/>
      <w:jc w:val="center"/>
      <w:rPr>
        <w:rFonts w:eastAsia="Cambria"/>
        <w:b/>
        <w:bCs/>
        <w:sz w:val="22"/>
        <w:szCs w:val="22"/>
      </w:rPr>
    </w:pPr>
    <w:r w:rsidRPr="00501E61">
      <w:rPr>
        <w:rFonts w:eastAsia="Cambria"/>
        <w:b/>
        <w:bCs/>
        <w:sz w:val="22"/>
        <w:szCs w:val="22"/>
      </w:rPr>
      <w:t>SRA Statement of Work</w:t>
    </w:r>
  </w:p>
  <w:p w14:paraId="4ECAB77E" w14:textId="44835C5B" w:rsidR="00F26717" w:rsidRPr="0007602C" w:rsidRDefault="00F26717" w:rsidP="0007602C">
    <w:pPr>
      <w:tabs>
        <w:tab w:val="center" w:pos="4680"/>
        <w:tab w:val="right" w:pos="9360"/>
      </w:tabs>
      <w:spacing w:after="0"/>
      <w:jc w:val="right"/>
      <w:rPr>
        <w:rFonts w:eastAsia="Cambria"/>
      </w:rPr>
    </w:pPr>
    <w:r w:rsidRPr="0007602C">
      <w:rPr>
        <w:rFonts w:eastAsia="Cambria"/>
        <w:b/>
      </w:rPr>
      <w:t>SRA</w:t>
    </w:r>
    <w:r w:rsidRPr="0007602C">
      <w:rPr>
        <w:rFonts w:eastAsia="Cambria"/>
      </w:rPr>
      <w:t xml:space="preserve"> # </w:t>
    </w:r>
    <w:r>
      <w:rPr>
        <w:rFonts w:eastAsia="Cambria"/>
      </w:rPr>
      <w:fldChar w:fldCharType="begin"/>
    </w:r>
    <w:r>
      <w:rPr>
        <w:rFonts w:eastAsia="Cambria"/>
      </w:rPr>
      <w:instrText xml:space="preserve"> DOCPROPERTY  cacus_ParentCW  \* MERGEFORMAT </w:instrText>
    </w:r>
    <w:r>
      <w:rPr>
        <w:rFonts w:eastAsia="Cambria"/>
      </w:rPr>
      <w:fldChar w:fldCharType="separate"/>
    </w:r>
    <w:r w:rsidR="00941D46">
      <w:rPr>
        <w:rFonts w:eastAsia="Cambria"/>
      </w:rPr>
      <w:t xml:space="preserve"> </w:t>
    </w:r>
    <w:r>
      <w:rPr>
        <w:rFonts w:eastAsia="Cambria"/>
      </w:rPr>
      <w:fldChar w:fldCharType="end"/>
    </w:r>
  </w:p>
  <w:p w14:paraId="51EE3470" w14:textId="4A5167BB" w:rsidR="00F26717" w:rsidRPr="0007602C" w:rsidRDefault="00F26717" w:rsidP="0007602C">
    <w:pPr>
      <w:tabs>
        <w:tab w:val="center" w:pos="4680"/>
        <w:tab w:val="right" w:pos="9360"/>
      </w:tabs>
      <w:spacing w:after="240"/>
      <w:jc w:val="right"/>
      <w:rPr>
        <w:rFonts w:eastAsia="Cambria"/>
        <w:bCs/>
      </w:rPr>
    </w:pPr>
    <w:r w:rsidRPr="0007602C">
      <w:rPr>
        <w:rFonts w:eastAsia="Cambria"/>
        <w:bCs/>
      </w:rPr>
      <w:tab/>
    </w:r>
    <w:r>
      <w:rPr>
        <w:rFonts w:eastAsia="Cambria"/>
        <w:b/>
        <w:bCs/>
      </w:rPr>
      <w:t>SOW</w:t>
    </w:r>
    <w:r w:rsidRPr="0007602C">
      <w:rPr>
        <w:rFonts w:eastAsia="Cambria"/>
        <w:b/>
        <w:bCs/>
      </w:rPr>
      <w:t xml:space="preserve"> # </w:t>
    </w:r>
    <w:r>
      <w:rPr>
        <w:rFonts w:eastAsia="Cambria"/>
        <w:b/>
        <w:bCs/>
      </w:rPr>
      <w:fldChar w:fldCharType="begin"/>
    </w:r>
    <w:r>
      <w:rPr>
        <w:rFonts w:eastAsia="Cambria"/>
        <w:b/>
        <w:bCs/>
      </w:rPr>
      <w:instrText xml:space="preserve"> DOCPROPERTY  caContractId  \* MERGEFORMAT </w:instrText>
    </w:r>
    <w:r>
      <w:rPr>
        <w:rFonts w:eastAsia="Cambria"/>
        <w:b/>
        <w:bCs/>
      </w:rPr>
      <w:fldChar w:fldCharType="separate"/>
    </w:r>
    <w:r w:rsidR="00941D46">
      <w:rPr>
        <w:rFonts w:eastAsia="Cambria"/>
        <w:b/>
        <w:bCs/>
      </w:rPr>
      <w:t xml:space="preserve"> </w:t>
    </w:r>
    <w:r>
      <w:rPr>
        <w:rFonts w:eastAsia="Cambria"/>
        <w:b/>
        <w:bC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C5608" w14:textId="77777777" w:rsidR="00941D46" w:rsidRDefault="00941D4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2"/>
    <w:lvl w:ilvl="0">
      <w:start w:val="1"/>
      <w:numFmt w:val="decimal"/>
      <w:pStyle w:val="Numberedpararegular"/>
      <w:lvlText w:val="%1"/>
      <w:lvlJc w:val="left"/>
      <w:pPr>
        <w:tabs>
          <w:tab w:val="num" w:pos="360"/>
        </w:tabs>
        <w:ind w:left="360" w:hanging="360"/>
      </w:pPr>
      <w:rPr>
        <w:rFonts w:hint="default"/>
      </w:rPr>
    </w:lvl>
    <w:lvl w:ilvl="1">
      <w:start w:val="1"/>
      <w:numFmt w:val="decimal"/>
      <w:lvlText w:val="%1.%2"/>
      <w:lvlJc w:val="left"/>
      <w:pPr>
        <w:tabs>
          <w:tab w:val="num" w:pos="602"/>
        </w:tabs>
        <w:ind w:left="602" w:hanging="432"/>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 w15:restartNumberingAfterBreak="0">
    <w:nsid w:val="011D6CF0"/>
    <w:multiLevelType w:val="multilevel"/>
    <w:tmpl w:val="012E8708"/>
    <w:lvl w:ilvl="0">
      <w:start w:val="1"/>
      <w:numFmt w:val="bullet"/>
      <w:lvlText w:val=""/>
      <w:lvlJc w:val="left"/>
      <w:pPr>
        <w:tabs>
          <w:tab w:val="num" w:pos="360"/>
        </w:tabs>
        <w:ind w:left="360" w:hanging="360"/>
      </w:pPr>
      <w:rPr>
        <w:rFonts w:ascii="Symbol" w:hAnsi="Symbol" w:cs="OpenSymbol" w:hint="default"/>
        <w:b w:val="0"/>
        <w:sz w:val="21"/>
      </w:rPr>
    </w:lvl>
    <w:lvl w:ilvl="1">
      <w:start w:val="1"/>
      <w:numFmt w:val="bullet"/>
      <w:lvlText w:val="◦"/>
      <w:lvlJc w:val="left"/>
      <w:pPr>
        <w:tabs>
          <w:tab w:val="num" w:pos="720"/>
        </w:tabs>
        <w:ind w:left="720" w:hanging="360"/>
      </w:pPr>
      <w:rPr>
        <w:rFonts w:ascii="OpenSymbol" w:hAnsi="OpenSymbol" w:cs="OpenSymbol" w:hint="default"/>
        <w:b w:val="0"/>
        <w:sz w:val="21"/>
      </w:rPr>
    </w:lvl>
    <w:lvl w:ilvl="2">
      <w:start w:val="1"/>
      <w:numFmt w:val="bullet"/>
      <w:lvlText w:val="▪"/>
      <w:lvlJc w:val="left"/>
      <w:pPr>
        <w:tabs>
          <w:tab w:val="num" w:pos="1080"/>
        </w:tabs>
        <w:ind w:left="1080" w:hanging="360"/>
      </w:pPr>
      <w:rPr>
        <w:rFonts w:ascii="OpenSymbol" w:hAnsi="OpenSymbol" w:cs="OpenSymbol" w:hint="default"/>
        <w:b w:val="0"/>
        <w:sz w:val="21"/>
      </w:rPr>
    </w:lvl>
    <w:lvl w:ilvl="3">
      <w:start w:val="1"/>
      <w:numFmt w:val="bullet"/>
      <w:lvlText w:val=""/>
      <w:lvlJc w:val="left"/>
      <w:pPr>
        <w:tabs>
          <w:tab w:val="num" w:pos="1440"/>
        </w:tabs>
        <w:ind w:left="1440" w:hanging="360"/>
      </w:pPr>
      <w:rPr>
        <w:rFonts w:ascii="Symbol" w:hAnsi="Symbol" w:cs="OpenSymbol" w:hint="default"/>
        <w:b w:val="0"/>
        <w:sz w:val="21"/>
      </w:rPr>
    </w:lvl>
    <w:lvl w:ilvl="4">
      <w:start w:val="1"/>
      <w:numFmt w:val="bullet"/>
      <w:lvlText w:val="◦"/>
      <w:lvlJc w:val="left"/>
      <w:pPr>
        <w:tabs>
          <w:tab w:val="num" w:pos="1800"/>
        </w:tabs>
        <w:ind w:left="1800" w:hanging="360"/>
      </w:pPr>
      <w:rPr>
        <w:rFonts w:ascii="OpenSymbol" w:hAnsi="OpenSymbol" w:cs="OpenSymbol" w:hint="default"/>
        <w:b w:val="0"/>
        <w:sz w:val="21"/>
      </w:rPr>
    </w:lvl>
    <w:lvl w:ilvl="5">
      <w:start w:val="1"/>
      <w:numFmt w:val="bullet"/>
      <w:lvlText w:val="▪"/>
      <w:lvlJc w:val="left"/>
      <w:pPr>
        <w:tabs>
          <w:tab w:val="num" w:pos="2160"/>
        </w:tabs>
        <w:ind w:left="2160" w:hanging="360"/>
      </w:pPr>
      <w:rPr>
        <w:rFonts w:ascii="OpenSymbol" w:hAnsi="OpenSymbol" w:cs="OpenSymbol" w:hint="default"/>
        <w:b w:val="0"/>
        <w:sz w:val="21"/>
      </w:rPr>
    </w:lvl>
    <w:lvl w:ilvl="6">
      <w:start w:val="1"/>
      <w:numFmt w:val="bullet"/>
      <w:lvlText w:val=""/>
      <w:lvlJc w:val="left"/>
      <w:pPr>
        <w:tabs>
          <w:tab w:val="num" w:pos="2520"/>
        </w:tabs>
        <w:ind w:left="2520" w:hanging="360"/>
      </w:pPr>
      <w:rPr>
        <w:rFonts w:ascii="Symbol" w:hAnsi="Symbol" w:cs="OpenSymbol" w:hint="default"/>
        <w:b w:val="0"/>
        <w:sz w:val="21"/>
      </w:rPr>
    </w:lvl>
    <w:lvl w:ilvl="7">
      <w:start w:val="1"/>
      <w:numFmt w:val="bullet"/>
      <w:lvlText w:val="◦"/>
      <w:lvlJc w:val="left"/>
      <w:pPr>
        <w:tabs>
          <w:tab w:val="num" w:pos="2880"/>
        </w:tabs>
        <w:ind w:left="2880" w:hanging="360"/>
      </w:pPr>
      <w:rPr>
        <w:rFonts w:ascii="OpenSymbol" w:hAnsi="OpenSymbol" w:cs="OpenSymbol" w:hint="default"/>
        <w:b w:val="0"/>
        <w:sz w:val="21"/>
      </w:rPr>
    </w:lvl>
    <w:lvl w:ilvl="8">
      <w:start w:val="1"/>
      <w:numFmt w:val="bullet"/>
      <w:lvlText w:val="▪"/>
      <w:lvlJc w:val="left"/>
      <w:pPr>
        <w:tabs>
          <w:tab w:val="num" w:pos="3240"/>
        </w:tabs>
        <w:ind w:left="3240" w:hanging="360"/>
      </w:pPr>
      <w:rPr>
        <w:rFonts w:ascii="OpenSymbol" w:hAnsi="OpenSymbol" w:cs="OpenSymbol" w:hint="default"/>
        <w:b w:val="0"/>
        <w:sz w:val="21"/>
      </w:rPr>
    </w:lvl>
  </w:abstractNum>
  <w:abstractNum w:abstractNumId="2" w15:restartNumberingAfterBreak="0">
    <w:nsid w:val="036563C3"/>
    <w:multiLevelType w:val="hybridMultilevel"/>
    <w:tmpl w:val="18BA2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05209F"/>
    <w:multiLevelType w:val="multilevel"/>
    <w:tmpl w:val="3AD2F3EE"/>
    <w:lvl w:ilvl="0">
      <w:start w:val="1"/>
      <w:numFmt w:val="decimal"/>
      <w:lvlText w:val="%1."/>
      <w:lvlJc w:val="left"/>
      <w:pPr>
        <w:ind w:left="360" w:hanging="360"/>
      </w:pPr>
      <w:rPr>
        <w:rFonts w:hint="default"/>
      </w:rPr>
    </w:lvl>
    <w:lvl w:ilvl="1">
      <w:start w:val="1"/>
      <w:numFmt w:val="decimal"/>
      <w:lvlText w:val="%1.%2."/>
      <w:lvlJc w:val="left"/>
      <w:pPr>
        <w:ind w:left="36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D239F4"/>
    <w:multiLevelType w:val="multilevel"/>
    <w:tmpl w:val="40B4CD86"/>
    <w:lvl w:ilvl="0">
      <w:start w:val="1"/>
      <w:numFmt w:val="decimal"/>
      <w:pStyle w:val="IBMLevel1"/>
      <w:lvlText w:val="%1.0"/>
      <w:lvlJc w:val="left"/>
      <w:pPr>
        <w:ind w:left="360" w:hanging="360"/>
      </w:pPr>
      <w:rPr>
        <w:rFonts w:ascii="Times New Roman Bold" w:hAnsi="Times New Roman Bold" w:cs="Times New Roman" w:hint="default"/>
        <w:b/>
        <w:i w:val="0"/>
        <w:sz w:val="18"/>
      </w:rPr>
    </w:lvl>
    <w:lvl w:ilvl="1">
      <w:start w:val="1"/>
      <w:numFmt w:val="decimal"/>
      <w:pStyle w:val="IBMLevel2"/>
      <w:lvlText w:val="%1.%2"/>
      <w:lvlJc w:val="left"/>
      <w:pPr>
        <w:ind w:left="432" w:hanging="432"/>
      </w:pPr>
      <w:rPr>
        <w:rFonts w:ascii="Times New Roman Bold" w:hAnsi="Times New Roman Bold" w:cs="Times New Roman" w:hint="default"/>
        <w:b/>
        <w:i/>
        <w:sz w:val="18"/>
      </w:rPr>
    </w:lvl>
    <w:lvl w:ilvl="2">
      <w:start w:val="1"/>
      <w:numFmt w:val="decimal"/>
      <w:pStyle w:val="IBMLevel3"/>
      <w:lvlText w:val="%1.%2.%3"/>
      <w:lvlJc w:val="left"/>
      <w:pPr>
        <w:ind w:left="576" w:hanging="576"/>
      </w:pPr>
      <w:rPr>
        <w:rFonts w:ascii="Times New Roman Bold" w:hAnsi="Times New Roman Bold" w:cs="Times New Roman" w:hint="default"/>
        <w:b/>
        <w:i/>
        <w:sz w:val="18"/>
      </w:rPr>
    </w:lvl>
    <w:lvl w:ilvl="3">
      <w:start w:val="1"/>
      <w:numFmt w:val="decimal"/>
      <w:pStyle w:val="IBMLevel4"/>
      <w:lvlText w:val="%1.%2.%3.%4"/>
      <w:lvlJc w:val="left"/>
      <w:pPr>
        <w:ind w:left="605" w:hanging="605"/>
      </w:pPr>
      <w:rPr>
        <w:rFonts w:ascii="Times New Roman Bold" w:hAnsi="Times New Roman Bold" w:cs="Times New Roman" w:hint="default"/>
        <w:b/>
        <w:i/>
        <w:sz w:val="18"/>
      </w:rPr>
    </w:lvl>
    <w:lvl w:ilvl="4">
      <w:start w:val="1"/>
      <w:numFmt w:val="decimal"/>
      <w:pStyle w:val="IBMLevel5"/>
      <w:lvlText w:val="%4.1.1.1.%5"/>
      <w:lvlJc w:val="left"/>
      <w:pPr>
        <w:ind w:left="432" w:hanging="432"/>
      </w:pPr>
      <w:rPr>
        <w:rFonts w:ascii="Times New Roman Bold" w:hAnsi="Times New Roman Bold" w:cs="Times New Roman" w:hint="default"/>
        <w:b/>
        <w:i/>
        <w:sz w:val="18"/>
      </w:rPr>
    </w:lvl>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 w:ilvl="6">
      <w:start w:val="1"/>
      <w:numFmt w:val="decimal"/>
      <w:lvlText w:val="%7."/>
      <w:lvlJc w:val="left"/>
      <w:pPr>
        <w:tabs>
          <w:tab w:val="num" w:pos="2880"/>
        </w:tabs>
        <w:ind w:left="2549" w:hanging="389"/>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5" w15:restartNumberingAfterBreak="0">
    <w:nsid w:val="479D15B6"/>
    <w:multiLevelType w:val="hybridMultilevel"/>
    <w:tmpl w:val="B8622716"/>
    <w:lvl w:ilvl="0" w:tplc="1AB25DB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0C2078"/>
    <w:multiLevelType w:val="hybridMultilevel"/>
    <w:tmpl w:val="4084826C"/>
    <w:lvl w:ilvl="0" w:tplc="CB8E7C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0F6695"/>
    <w:multiLevelType w:val="hybridMultilevel"/>
    <w:tmpl w:val="B1D83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pStyle w:val="DSList5"/>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787DB4"/>
    <w:multiLevelType w:val="hybridMultilevel"/>
    <w:tmpl w:val="DEBC8CA2"/>
    <w:lvl w:ilvl="0" w:tplc="C4905468">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9F111C"/>
    <w:multiLevelType w:val="hybridMultilevel"/>
    <w:tmpl w:val="C8EC790E"/>
    <w:lvl w:ilvl="0" w:tplc="0409000F">
      <w:start w:val="1"/>
      <w:numFmt w:val="decimal"/>
      <w:lvlText w:val="%1."/>
      <w:lvlJc w:val="left"/>
      <w:pPr>
        <w:ind w:left="720" w:hanging="360"/>
      </w:pPr>
      <w:rPr>
        <w:rFonts w:hint="default"/>
        <w:b/>
        <w:color w:val="1F4E79" w:themeColor="accent1"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0E77D6"/>
    <w:multiLevelType w:val="multilevel"/>
    <w:tmpl w:val="DB644E52"/>
    <w:lvl w:ilvl="0">
      <w:start w:val="1"/>
      <w:numFmt w:val="decimal"/>
      <w:pStyle w:val="SOWList1"/>
      <w:isLgl/>
      <w:lvlText w:val="%1.0"/>
      <w:lvlJc w:val="left"/>
      <w:pPr>
        <w:ind w:left="504" w:hanging="504"/>
      </w:pPr>
      <w:rPr>
        <w:rFonts w:ascii="Times New Roman Bold" w:hAnsi="Times New Roman Bold" w:hint="default"/>
        <w:b/>
        <w:i w:val="0"/>
        <w:sz w:val="18"/>
      </w:rPr>
    </w:lvl>
    <w:lvl w:ilvl="1">
      <w:start w:val="1"/>
      <w:numFmt w:val="decimal"/>
      <w:pStyle w:val="SOWList2"/>
      <w:lvlText w:val="%1.%2."/>
      <w:lvlJc w:val="left"/>
      <w:pPr>
        <w:ind w:left="504" w:hanging="504"/>
      </w:pPr>
      <w:rPr>
        <w:rFonts w:ascii="Times New Roman Bold" w:hAnsi="Times New Roman Bold" w:hint="default"/>
        <w:b/>
        <w:i w:val="0"/>
        <w:sz w:val="18"/>
      </w:rPr>
    </w:lvl>
    <w:lvl w:ilvl="2">
      <w:start w:val="1"/>
      <w:numFmt w:val="decimal"/>
      <w:pStyle w:val="MPAList3"/>
      <w:lvlText w:val="%3."/>
      <w:lvlJc w:val="left"/>
      <w:pPr>
        <w:ind w:left="360" w:hanging="360"/>
      </w:pPr>
      <w:rPr>
        <w:rFonts w:ascii="Times New Roman" w:hAnsi="Times New Roman" w:hint="default"/>
        <w:b w:val="0"/>
        <w:i w:val="0"/>
        <w:sz w:val="18"/>
      </w:rPr>
    </w:lvl>
    <w:lvl w:ilvl="3">
      <w:start w:val="1"/>
      <w:numFmt w:val="lowerLetter"/>
      <w:pStyle w:val="MPAList4"/>
      <w:lvlText w:val="%4."/>
      <w:lvlJc w:val="left"/>
      <w:pPr>
        <w:ind w:left="720" w:hanging="360"/>
      </w:pPr>
      <w:rPr>
        <w:rFonts w:hint="default"/>
      </w:rPr>
    </w:lvl>
    <w:lvl w:ilvl="4">
      <w:start w:val="1"/>
      <w:numFmt w:val="lowerRoman"/>
      <w:lvlText w:val="(%5)"/>
      <w:lvlJc w:val="left"/>
      <w:pPr>
        <w:ind w:left="1224" w:hanging="504"/>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123578279">
    <w:abstractNumId w:val="7"/>
  </w:num>
  <w:num w:numId="2" w16cid:durableId="1888104698">
    <w:abstractNumId w:val="10"/>
  </w:num>
  <w:num w:numId="3" w16cid:durableId="839008649">
    <w:abstractNumId w:val="2"/>
  </w:num>
  <w:num w:numId="4" w16cid:durableId="58792953">
    <w:abstractNumId w:val="1"/>
  </w:num>
  <w:num w:numId="5" w16cid:durableId="737744826">
    <w:abstractNumId w:val="6"/>
  </w:num>
  <w:num w:numId="6" w16cid:durableId="1402824931">
    <w:abstractNumId w:val="4"/>
  </w:num>
  <w:num w:numId="7" w16cid:durableId="452553578">
    <w:abstractNumId w:val="0"/>
  </w:num>
  <w:num w:numId="8" w16cid:durableId="999620866">
    <w:abstractNumId w:val="9"/>
  </w:num>
  <w:num w:numId="9" w16cid:durableId="1420560306">
    <w:abstractNumId w:val="5"/>
  </w:num>
  <w:num w:numId="10" w16cid:durableId="2047564492">
    <w:abstractNumId w:val="3"/>
  </w:num>
  <w:num w:numId="11" w16cid:durableId="677121133">
    <w:abstractNumId w:val="4"/>
  </w:num>
  <w:num w:numId="12" w16cid:durableId="297952430">
    <w:abstractNumId w:val="4"/>
  </w:num>
  <w:num w:numId="13" w16cid:durableId="1882552823">
    <w:abstractNumId w:val="4"/>
  </w:num>
  <w:num w:numId="14" w16cid:durableId="851072115">
    <w:abstractNumId w:val="4"/>
  </w:num>
  <w:num w:numId="15" w16cid:durableId="185985174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iana Lomeli">
    <w15:presenceInfo w15:providerId="AD" w15:userId="S::Mariana.Lomeli@ibm.com::3afe683b-9e48-4ef1-a65e-0a5daaee616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trackRevisions/>
  <w:defaultTabStop w:val="720"/>
  <w:hyphenationZone w:val="425"/>
  <w:characterSpacingControl w:val="doNotCompress"/>
  <w:updateFields w:val="tru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427"/>
    <w:rsid w:val="00000694"/>
    <w:rsid w:val="00012186"/>
    <w:rsid w:val="0001710A"/>
    <w:rsid w:val="00017F2D"/>
    <w:rsid w:val="00027957"/>
    <w:rsid w:val="000311F4"/>
    <w:rsid w:val="0005635B"/>
    <w:rsid w:val="00060532"/>
    <w:rsid w:val="00060DA1"/>
    <w:rsid w:val="00061BDC"/>
    <w:rsid w:val="000621B4"/>
    <w:rsid w:val="00065B01"/>
    <w:rsid w:val="00066AA9"/>
    <w:rsid w:val="0007602C"/>
    <w:rsid w:val="00076C30"/>
    <w:rsid w:val="00077A3C"/>
    <w:rsid w:val="00083547"/>
    <w:rsid w:val="000870D7"/>
    <w:rsid w:val="000928F6"/>
    <w:rsid w:val="00093058"/>
    <w:rsid w:val="000964FB"/>
    <w:rsid w:val="000A0E98"/>
    <w:rsid w:val="000A3D97"/>
    <w:rsid w:val="000B2726"/>
    <w:rsid w:val="000B4D33"/>
    <w:rsid w:val="000D2B13"/>
    <w:rsid w:val="000D6086"/>
    <w:rsid w:val="000E12DD"/>
    <w:rsid w:val="00103DFA"/>
    <w:rsid w:val="0012009D"/>
    <w:rsid w:val="00130BB0"/>
    <w:rsid w:val="00131181"/>
    <w:rsid w:val="001332BA"/>
    <w:rsid w:val="00137E1A"/>
    <w:rsid w:val="001411D5"/>
    <w:rsid w:val="001418E0"/>
    <w:rsid w:val="00150855"/>
    <w:rsid w:val="00157DD8"/>
    <w:rsid w:val="001631F5"/>
    <w:rsid w:val="00181A79"/>
    <w:rsid w:val="0018319C"/>
    <w:rsid w:val="001877F6"/>
    <w:rsid w:val="001A4160"/>
    <w:rsid w:val="001A430B"/>
    <w:rsid w:val="001A45BD"/>
    <w:rsid w:val="001A6A80"/>
    <w:rsid w:val="001B3B69"/>
    <w:rsid w:val="001C232A"/>
    <w:rsid w:val="001C35EA"/>
    <w:rsid w:val="001D2536"/>
    <w:rsid w:val="001E0262"/>
    <w:rsid w:val="001E7891"/>
    <w:rsid w:val="001F2916"/>
    <w:rsid w:val="00202378"/>
    <w:rsid w:val="002052B2"/>
    <w:rsid w:val="00207E1F"/>
    <w:rsid w:val="00222B4B"/>
    <w:rsid w:val="00225E26"/>
    <w:rsid w:val="0022666C"/>
    <w:rsid w:val="002275C4"/>
    <w:rsid w:val="002506C4"/>
    <w:rsid w:val="00253E06"/>
    <w:rsid w:val="00255066"/>
    <w:rsid w:val="00263D41"/>
    <w:rsid w:val="0026526E"/>
    <w:rsid w:val="00275244"/>
    <w:rsid w:val="0027747E"/>
    <w:rsid w:val="002828A7"/>
    <w:rsid w:val="002854BA"/>
    <w:rsid w:val="00286305"/>
    <w:rsid w:val="00291E0B"/>
    <w:rsid w:val="0029479F"/>
    <w:rsid w:val="002A0FD6"/>
    <w:rsid w:val="002A71A9"/>
    <w:rsid w:val="002B0468"/>
    <w:rsid w:val="002B0B10"/>
    <w:rsid w:val="002B41FE"/>
    <w:rsid w:val="002B7B61"/>
    <w:rsid w:val="002C3613"/>
    <w:rsid w:val="002C5250"/>
    <w:rsid w:val="002D5A09"/>
    <w:rsid w:val="002E23DB"/>
    <w:rsid w:val="002E40F2"/>
    <w:rsid w:val="002E7B8E"/>
    <w:rsid w:val="002F0BC7"/>
    <w:rsid w:val="002F3B8F"/>
    <w:rsid w:val="002F71F8"/>
    <w:rsid w:val="0030012B"/>
    <w:rsid w:val="00301C6B"/>
    <w:rsid w:val="0031096D"/>
    <w:rsid w:val="00316C05"/>
    <w:rsid w:val="0032015E"/>
    <w:rsid w:val="003313F4"/>
    <w:rsid w:val="00343297"/>
    <w:rsid w:val="0034508F"/>
    <w:rsid w:val="00345CDB"/>
    <w:rsid w:val="00346BF2"/>
    <w:rsid w:val="00370CF4"/>
    <w:rsid w:val="00372815"/>
    <w:rsid w:val="00380488"/>
    <w:rsid w:val="00396849"/>
    <w:rsid w:val="003A201A"/>
    <w:rsid w:val="003C017C"/>
    <w:rsid w:val="003C68E1"/>
    <w:rsid w:val="003D0904"/>
    <w:rsid w:val="003D1A1D"/>
    <w:rsid w:val="003E07DA"/>
    <w:rsid w:val="004044E7"/>
    <w:rsid w:val="00411A30"/>
    <w:rsid w:val="00423A0F"/>
    <w:rsid w:val="00425177"/>
    <w:rsid w:val="004334D8"/>
    <w:rsid w:val="00461743"/>
    <w:rsid w:val="00467778"/>
    <w:rsid w:val="00470C7D"/>
    <w:rsid w:val="004765EA"/>
    <w:rsid w:val="004906CA"/>
    <w:rsid w:val="004938B7"/>
    <w:rsid w:val="004B0BD0"/>
    <w:rsid w:val="004B0D7B"/>
    <w:rsid w:val="004B1E4E"/>
    <w:rsid w:val="004C28F1"/>
    <w:rsid w:val="004C6CFD"/>
    <w:rsid w:val="004D4B54"/>
    <w:rsid w:val="004D5E79"/>
    <w:rsid w:val="004E2B28"/>
    <w:rsid w:val="004E4FDD"/>
    <w:rsid w:val="004F1D46"/>
    <w:rsid w:val="004F44FC"/>
    <w:rsid w:val="00501E61"/>
    <w:rsid w:val="00504EFF"/>
    <w:rsid w:val="00507883"/>
    <w:rsid w:val="00516E9C"/>
    <w:rsid w:val="00522355"/>
    <w:rsid w:val="005225CB"/>
    <w:rsid w:val="00522CC1"/>
    <w:rsid w:val="00526CAD"/>
    <w:rsid w:val="00560892"/>
    <w:rsid w:val="0056307D"/>
    <w:rsid w:val="005716B6"/>
    <w:rsid w:val="00575BFE"/>
    <w:rsid w:val="005837B4"/>
    <w:rsid w:val="0058472E"/>
    <w:rsid w:val="005851A1"/>
    <w:rsid w:val="00591344"/>
    <w:rsid w:val="0059166A"/>
    <w:rsid w:val="005927B1"/>
    <w:rsid w:val="005950FF"/>
    <w:rsid w:val="005A6575"/>
    <w:rsid w:val="005B1774"/>
    <w:rsid w:val="005C22A9"/>
    <w:rsid w:val="005D0CEE"/>
    <w:rsid w:val="005D101A"/>
    <w:rsid w:val="005D4E1A"/>
    <w:rsid w:val="005E0629"/>
    <w:rsid w:val="005E159D"/>
    <w:rsid w:val="005E3117"/>
    <w:rsid w:val="005E76F4"/>
    <w:rsid w:val="005F2465"/>
    <w:rsid w:val="00605079"/>
    <w:rsid w:val="00605EBF"/>
    <w:rsid w:val="00614DAC"/>
    <w:rsid w:val="00616DFA"/>
    <w:rsid w:val="0062255B"/>
    <w:rsid w:val="006235C2"/>
    <w:rsid w:val="00627316"/>
    <w:rsid w:val="006275BB"/>
    <w:rsid w:val="00631866"/>
    <w:rsid w:val="00631EAE"/>
    <w:rsid w:val="006343C4"/>
    <w:rsid w:val="00646125"/>
    <w:rsid w:val="00665DFD"/>
    <w:rsid w:val="00670EC8"/>
    <w:rsid w:val="00687ED3"/>
    <w:rsid w:val="00695CDD"/>
    <w:rsid w:val="006A6578"/>
    <w:rsid w:val="006B29BF"/>
    <w:rsid w:val="006B57CB"/>
    <w:rsid w:val="006C0289"/>
    <w:rsid w:val="006C44D3"/>
    <w:rsid w:val="006D3643"/>
    <w:rsid w:val="006E0808"/>
    <w:rsid w:val="006E0AEF"/>
    <w:rsid w:val="006E12B6"/>
    <w:rsid w:val="006E5FE5"/>
    <w:rsid w:val="006E70DD"/>
    <w:rsid w:val="006F0CCA"/>
    <w:rsid w:val="006F2436"/>
    <w:rsid w:val="00705B69"/>
    <w:rsid w:val="0071286F"/>
    <w:rsid w:val="007132FF"/>
    <w:rsid w:val="0071343D"/>
    <w:rsid w:val="00715022"/>
    <w:rsid w:val="00724E50"/>
    <w:rsid w:val="00730304"/>
    <w:rsid w:val="007346E2"/>
    <w:rsid w:val="007361B0"/>
    <w:rsid w:val="00752B99"/>
    <w:rsid w:val="007627EB"/>
    <w:rsid w:val="00763A6D"/>
    <w:rsid w:val="00771C44"/>
    <w:rsid w:val="00772F82"/>
    <w:rsid w:val="007803AC"/>
    <w:rsid w:val="00781DB3"/>
    <w:rsid w:val="007820DC"/>
    <w:rsid w:val="007A0E98"/>
    <w:rsid w:val="007A1902"/>
    <w:rsid w:val="007B27D3"/>
    <w:rsid w:val="007B6AEF"/>
    <w:rsid w:val="007B6B8C"/>
    <w:rsid w:val="007C0588"/>
    <w:rsid w:val="007C43DC"/>
    <w:rsid w:val="007D0219"/>
    <w:rsid w:val="007D57F2"/>
    <w:rsid w:val="007E4741"/>
    <w:rsid w:val="007E59D8"/>
    <w:rsid w:val="007E7B00"/>
    <w:rsid w:val="007F0299"/>
    <w:rsid w:val="007F168B"/>
    <w:rsid w:val="007F208F"/>
    <w:rsid w:val="007F6E5C"/>
    <w:rsid w:val="007F7412"/>
    <w:rsid w:val="00801833"/>
    <w:rsid w:val="00810770"/>
    <w:rsid w:val="008117E6"/>
    <w:rsid w:val="00812E86"/>
    <w:rsid w:val="00816810"/>
    <w:rsid w:val="00821DA8"/>
    <w:rsid w:val="00850FD2"/>
    <w:rsid w:val="008576CF"/>
    <w:rsid w:val="00863925"/>
    <w:rsid w:val="00864655"/>
    <w:rsid w:val="00865699"/>
    <w:rsid w:val="008677E0"/>
    <w:rsid w:val="00875639"/>
    <w:rsid w:val="008941A9"/>
    <w:rsid w:val="00897F62"/>
    <w:rsid w:val="008B46B8"/>
    <w:rsid w:val="008C2AAC"/>
    <w:rsid w:val="008D1F3C"/>
    <w:rsid w:val="008D357F"/>
    <w:rsid w:val="008E058E"/>
    <w:rsid w:val="008E65C4"/>
    <w:rsid w:val="008F7C75"/>
    <w:rsid w:val="009072B7"/>
    <w:rsid w:val="009102DD"/>
    <w:rsid w:val="00911327"/>
    <w:rsid w:val="009132BC"/>
    <w:rsid w:val="00930CA5"/>
    <w:rsid w:val="00936B35"/>
    <w:rsid w:val="00937A20"/>
    <w:rsid w:val="00940FF9"/>
    <w:rsid w:val="00941C8B"/>
    <w:rsid w:val="00941D46"/>
    <w:rsid w:val="00943831"/>
    <w:rsid w:val="00945185"/>
    <w:rsid w:val="00946A57"/>
    <w:rsid w:val="00950808"/>
    <w:rsid w:val="009558F2"/>
    <w:rsid w:val="0096569B"/>
    <w:rsid w:val="009678DA"/>
    <w:rsid w:val="00981567"/>
    <w:rsid w:val="0098557E"/>
    <w:rsid w:val="00985833"/>
    <w:rsid w:val="0099143C"/>
    <w:rsid w:val="009B416D"/>
    <w:rsid w:val="009B7A4D"/>
    <w:rsid w:val="009C2D48"/>
    <w:rsid w:val="009C6F74"/>
    <w:rsid w:val="009C7F24"/>
    <w:rsid w:val="009D171C"/>
    <w:rsid w:val="009D46A7"/>
    <w:rsid w:val="009D483C"/>
    <w:rsid w:val="009E17EB"/>
    <w:rsid w:val="009E4FF1"/>
    <w:rsid w:val="009F3D22"/>
    <w:rsid w:val="00A02090"/>
    <w:rsid w:val="00A137F3"/>
    <w:rsid w:val="00A22F1F"/>
    <w:rsid w:val="00A23BAA"/>
    <w:rsid w:val="00A25925"/>
    <w:rsid w:val="00A363E9"/>
    <w:rsid w:val="00A3761F"/>
    <w:rsid w:val="00A41427"/>
    <w:rsid w:val="00A43853"/>
    <w:rsid w:val="00A466C3"/>
    <w:rsid w:val="00A46817"/>
    <w:rsid w:val="00A65AEE"/>
    <w:rsid w:val="00A711E9"/>
    <w:rsid w:val="00A71CBE"/>
    <w:rsid w:val="00A81EA2"/>
    <w:rsid w:val="00A823F2"/>
    <w:rsid w:val="00A831FD"/>
    <w:rsid w:val="00AA2399"/>
    <w:rsid w:val="00AC76B0"/>
    <w:rsid w:val="00AD248D"/>
    <w:rsid w:val="00AE2B16"/>
    <w:rsid w:val="00AE37EF"/>
    <w:rsid w:val="00AE3DB1"/>
    <w:rsid w:val="00AE3EDD"/>
    <w:rsid w:val="00B04512"/>
    <w:rsid w:val="00B23846"/>
    <w:rsid w:val="00B2535D"/>
    <w:rsid w:val="00B366B7"/>
    <w:rsid w:val="00B405D5"/>
    <w:rsid w:val="00B45EA5"/>
    <w:rsid w:val="00B51075"/>
    <w:rsid w:val="00B94720"/>
    <w:rsid w:val="00BB10C7"/>
    <w:rsid w:val="00BB338B"/>
    <w:rsid w:val="00BB3898"/>
    <w:rsid w:val="00BB394D"/>
    <w:rsid w:val="00C037C2"/>
    <w:rsid w:val="00C05DF4"/>
    <w:rsid w:val="00C061BB"/>
    <w:rsid w:val="00C07D48"/>
    <w:rsid w:val="00C168D1"/>
    <w:rsid w:val="00C239AA"/>
    <w:rsid w:val="00C307A8"/>
    <w:rsid w:val="00C33A0C"/>
    <w:rsid w:val="00C36F42"/>
    <w:rsid w:val="00C43031"/>
    <w:rsid w:val="00C4531E"/>
    <w:rsid w:val="00C45A4A"/>
    <w:rsid w:val="00C466F5"/>
    <w:rsid w:val="00C500C1"/>
    <w:rsid w:val="00C52558"/>
    <w:rsid w:val="00C533C6"/>
    <w:rsid w:val="00C55BD9"/>
    <w:rsid w:val="00C616B6"/>
    <w:rsid w:val="00C71516"/>
    <w:rsid w:val="00C73C10"/>
    <w:rsid w:val="00C7584D"/>
    <w:rsid w:val="00C85C8E"/>
    <w:rsid w:val="00C874A9"/>
    <w:rsid w:val="00CB69CD"/>
    <w:rsid w:val="00CC2E4C"/>
    <w:rsid w:val="00CC4E6D"/>
    <w:rsid w:val="00CE52F2"/>
    <w:rsid w:val="00CE65C3"/>
    <w:rsid w:val="00CF045D"/>
    <w:rsid w:val="00CF3C8D"/>
    <w:rsid w:val="00CF72BB"/>
    <w:rsid w:val="00D034C8"/>
    <w:rsid w:val="00D03B52"/>
    <w:rsid w:val="00D10CA6"/>
    <w:rsid w:val="00D137B2"/>
    <w:rsid w:val="00D15EE9"/>
    <w:rsid w:val="00D26060"/>
    <w:rsid w:val="00D30785"/>
    <w:rsid w:val="00D33099"/>
    <w:rsid w:val="00D35699"/>
    <w:rsid w:val="00D47F3C"/>
    <w:rsid w:val="00D51C98"/>
    <w:rsid w:val="00D528A4"/>
    <w:rsid w:val="00D52ACA"/>
    <w:rsid w:val="00D56BC6"/>
    <w:rsid w:val="00D60A1B"/>
    <w:rsid w:val="00D610E5"/>
    <w:rsid w:val="00D61E3F"/>
    <w:rsid w:val="00D66DF3"/>
    <w:rsid w:val="00D710E7"/>
    <w:rsid w:val="00D7571B"/>
    <w:rsid w:val="00D771E3"/>
    <w:rsid w:val="00D80D09"/>
    <w:rsid w:val="00D9636B"/>
    <w:rsid w:val="00D97CFC"/>
    <w:rsid w:val="00DA7BC2"/>
    <w:rsid w:val="00DB0A3A"/>
    <w:rsid w:val="00DB43C0"/>
    <w:rsid w:val="00DD2D53"/>
    <w:rsid w:val="00DD48E7"/>
    <w:rsid w:val="00DE11AA"/>
    <w:rsid w:val="00DE7241"/>
    <w:rsid w:val="00DE72EA"/>
    <w:rsid w:val="00DF224C"/>
    <w:rsid w:val="00DF46FB"/>
    <w:rsid w:val="00E0069E"/>
    <w:rsid w:val="00E03F43"/>
    <w:rsid w:val="00E03F8C"/>
    <w:rsid w:val="00E05C6D"/>
    <w:rsid w:val="00E101FD"/>
    <w:rsid w:val="00E12F59"/>
    <w:rsid w:val="00E2738D"/>
    <w:rsid w:val="00E342EB"/>
    <w:rsid w:val="00E3448E"/>
    <w:rsid w:val="00E46B03"/>
    <w:rsid w:val="00E6039B"/>
    <w:rsid w:val="00E670E3"/>
    <w:rsid w:val="00E76935"/>
    <w:rsid w:val="00E85A3A"/>
    <w:rsid w:val="00E92BD6"/>
    <w:rsid w:val="00EB10E6"/>
    <w:rsid w:val="00EB7ECC"/>
    <w:rsid w:val="00ED7C99"/>
    <w:rsid w:val="00EF3904"/>
    <w:rsid w:val="00EF6F16"/>
    <w:rsid w:val="00F00C44"/>
    <w:rsid w:val="00F01A43"/>
    <w:rsid w:val="00F023A1"/>
    <w:rsid w:val="00F04AE6"/>
    <w:rsid w:val="00F07637"/>
    <w:rsid w:val="00F11D56"/>
    <w:rsid w:val="00F17800"/>
    <w:rsid w:val="00F24980"/>
    <w:rsid w:val="00F26717"/>
    <w:rsid w:val="00F30436"/>
    <w:rsid w:val="00F34A52"/>
    <w:rsid w:val="00F34ED4"/>
    <w:rsid w:val="00F43BDE"/>
    <w:rsid w:val="00F45258"/>
    <w:rsid w:val="00F51BA8"/>
    <w:rsid w:val="00F54E70"/>
    <w:rsid w:val="00F75347"/>
    <w:rsid w:val="00F800EB"/>
    <w:rsid w:val="00F81460"/>
    <w:rsid w:val="00F85997"/>
    <w:rsid w:val="00F85BAD"/>
    <w:rsid w:val="00FA12C8"/>
    <w:rsid w:val="00FA1771"/>
    <w:rsid w:val="00FA4602"/>
    <w:rsid w:val="00FB36F9"/>
    <w:rsid w:val="00FB74F4"/>
    <w:rsid w:val="00FC4E43"/>
    <w:rsid w:val="00FD1860"/>
    <w:rsid w:val="00FD62A2"/>
    <w:rsid w:val="00FE7F26"/>
    <w:rsid w:val="00FF6BF2"/>
    <w:rsid w:val="6BE8F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7C7A4"/>
  <w15:docId w15:val="{471F9631-4CE6-49AF-9ABF-EC119D4EC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36B"/>
    <w:pPr>
      <w:spacing w:after="120" w:line="240" w:lineRule="auto"/>
    </w:pPr>
    <w:rPr>
      <w:rFonts w:ascii="Times New Roman" w:eastAsiaTheme="minorHAnsi" w:hAnsi="Times New Roman" w:cs="Times New Roman"/>
      <w:sz w:val="18"/>
      <w:szCs w:val="18"/>
    </w:rPr>
  </w:style>
  <w:style w:type="paragraph" w:styleId="Ttulo1">
    <w:name w:val="heading 1"/>
    <w:basedOn w:val="Normal"/>
    <w:next w:val="Normal"/>
    <w:link w:val="Ttulo1Car"/>
    <w:uiPriority w:val="9"/>
    <w:qFormat/>
    <w:rsid w:val="002275C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2275C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Instructions">
    <w:name w:val="Instructions"/>
    <w:basedOn w:val="Normal"/>
    <w:link w:val="InstructionsChar"/>
    <w:qFormat/>
    <w:rsid w:val="00B2535D"/>
    <w:pPr>
      <w:autoSpaceDE w:val="0"/>
      <w:autoSpaceDN w:val="0"/>
      <w:adjustRightInd w:val="0"/>
    </w:pPr>
    <w:rPr>
      <w:rFonts w:cstheme="minorBidi"/>
      <w:i/>
      <w:iCs/>
      <w:color w:val="7030A0"/>
    </w:rPr>
  </w:style>
  <w:style w:type="character" w:customStyle="1" w:styleId="InstructionsChar">
    <w:name w:val="Instructions Char"/>
    <w:link w:val="Instructions"/>
    <w:rsid w:val="00B2535D"/>
    <w:rPr>
      <w:rFonts w:ascii="Times New Roman" w:hAnsi="Times New Roman"/>
      <w:i/>
      <w:iCs/>
      <w:color w:val="7030A0"/>
      <w:sz w:val="18"/>
      <w:szCs w:val="18"/>
    </w:rPr>
  </w:style>
  <w:style w:type="paragraph" w:customStyle="1" w:styleId="AttachmentFirstParagraphHeader">
    <w:name w:val="Attachment First Paragraph Header"/>
    <w:basedOn w:val="Ttulo1"/>
    <w:next w:val="Attachment2ndParagraphHeader"/>
    <w:link w:val="AttachmentFirstParagraphHeaderChar"/>
    <w:qFormat/>
    <w:rsid w:val="00B2535D"/>
    <w:pPr>
      <w:keepNext w:val="0"/>
      <w:keepLines w:val="0"/>
      <w:widowControl w:val="0"/>
      <w:autoSpaceDE w:val="0"/>
      <w:autoSpaceDN w:val="0"/>
      <w:adjustRightInd w:val="0"/>
      <w:spacing w:before="0"/>
    </w:pPr>
    <w:rPr>
      <w:rFonts w:ascii="Times New Roman" w:eastAsia="Times New Roman" w:hAnsi="Times New Roman" w:cstheme="minorBidi"/>
      <w:b/>
      <w:color w:val="auto"/>
      <w:kern w:val="32"/>
      <w:sz w:val="18"/>
      <w:szCs w:val="18"/>
    </w:rPr>
  </w:style>
  <w:style w:type="character" w:customStyle="1" w:styleId="AttachmentFirstParagraphHeaderChar">
    <w:name w:val="Attachment First Paragraph Header Char"/>
    <w:link w:val="AttachmentFirstParagraphHeader"/>
    <w:rsid w:val="00B2535D"/>
    <w:rPr>
      <w:rFonts w:ascii="Times New Roman" w:hAnsi="Times New Roman"/>
      <w:b/>
      <w:kern w:val="32"/>
      <w:sz w:val="18"/>
      <w:szCs w:val="18"/>
      <w:lang w:eastAsia="ja-JP"/>
    </w:rPr>
  </w:style>
  <w:style w:type="character" w:customStyle="1" w:styleId="Ttulo1Car">
    <w:name w:val="Título 1 Car"/>
    <w:basedOn w:val="Fuentedeprrafopredeter"/>
    <w:link w:val="Ttulo1"/>
    <w:uiPriority w:val="9"/>
    <w:rsid w:val="002275C4"/>
    <w:rPr>
      <w:rFonts w:asciiTheme="majorHAnsi" w:eastAsiaTheme="majorEastAsia" w:hAnsiTheme="majorHAnsi" w:cstheme="majorBidi"/>
      <w:color w:val="2E74B5" w:themeColor="accent1" w:themeShade="BF"/>
      <w:sz w:val="32"/>
      <w:szCs w:val="32"/>
    </w:rPr>
  </w:style>
  <w:style w:type="paragraph" w:customStyle="1" w:styleId="Attachment2ndParagraphHeader">
    <w:name w:val="Attachment 2nd Paragraph Header"/>
    <w:basedOn w:val="Ttulo2"/>
    <w:next w:val="Normal"/>
    <w:link w:val="Attachment2ndParagraphHeaderChar"/>
    <w:qFormat/>
    <w:rsid w:val="00B2535D"/>
    <w:pPr>
      <w:keepNext w:val="0"/>
      <w:keepLines w:val="0"/>
      <w:widowControl w:val="0"/>
      <w:autoSpaceDE w:val="0"/>
      <w:autoSpaceDN w:val="0"/>
      <w:adjustRightInd w:val="0"/>
      <w:spacing w:before="0"/>
    </w:pPr>
    <w:rPr>
      <w:rFonts w:ascii="Times New Roman" w:eastAsia="Times New Roman" w:hAnsi="Times New Roman" w:cstheme="minorBidi"/>
      <w:b/>
      <w:i/>
      <w:color w:val="auto"/>
      <w:sz w:val="18"/>
      <w:szCs w:val="18"/>
    </w:rPr>
  </w:style>
  <w:style w:type="character" w:customStyle="1" w:styleId="Attachment2ndParagraphHeaderChar">
    <w:name w:val="Attachment 2nd Paragraph Header Char"/>
    <w:link w:val="Attachment2ndParagraphHeader"/>
    <w:rsid w:val="00B2535D"/>
    <w:rPr>
      <w:rFonts w:ascii="Times New Roman" w:hAnsi="Times New Roman"/>
      <w:b/>
      <w:i/>
      <w:sz w:val="18"/>
      <w:szCs w:val="18"/>
      <w:lang w:eastAsia="ja-JP"/>
    </w:rPr>
  </w:style>
  <w:style w:type="character" w:customStyle="1" w:styleId="Ttulo2Car">
    <w:name w:val="Título 2 Car"/>
    <w:basedOn w:val="Fuentedeprrafopredeter"/>
    <w:link w:val="Ttulo2"/>
    <w:uiPriority w:val="9"/>
    <w:semiHidden/>
    <w:rsid w:val="002275C4"/>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A41427"/>
    <w:pPr>
      <w:ind w:left="720"/>
      <w:contextualSpacing/>
    </w:pPr>
  </w:style>
  <w:style w:type="paragraph" w:customStyle="1" w:styleId="NormalItalics">
    <w:name w:val="Normal Italics"/>
    <w:basedOn w:val="Normal"/>
    <w:link w:val="NormalItalicsChar"/>
    <w:qFormat/>
    <w:rsid w:val="00A41427"/>
    <w:rPr>
      <w:i/>
    </w:rPr>
  </w:style>
  <w:style w:type="character" w:customStyle="1" w:styleId="NormalItalicsChar">
    <w:name w:val="Normal Italics Char"/>
    <w:basedOn w:val="Fuentedeprrafopredeter"/>
    <w:link w:val="NormalItalics"/>
    <w:qFormat/>
    <w:rsid w:val="00A41427"/>
    <w:rPr>
      <w:rFonts w:ascii="Times New Roman" w:eastAsiaTheme="minorHAnsi" w:hAnsi="Times New Roman" w:cs="Times New Roman"/>
      <w:i/>
      <w:sz w:val="18"/>
      <w:szCs w:val="18"/>
    </w:rPr>
  </w:style>
  <w:style w:type="paragraph" w:customStyle="1" w:styleId="SOWList1">
    <w:name w:val="SOW List 1"/>
    <w:basedOn w:val="Prrafodelista"/>
    <w:next w:val="Normal"/>
    <w:link w:val="SOWList1Char"/>
    <w:qFormat/>
    <w:rsid w:val="00A41427"/>
    <w:pPr>
      <w:numPr>
        <w:numId w:val="2"/>
      </w:numPr>
      <w:spacing w:after="0"/>
    </w:pPr>
    <w:rPr>
      <w:b/>
    </w:rPr>
  </w:style>
  <w:style w:type="character" w:customStyle="1" w:styleId="SOWList1Char">
    <w:name w:val="SOW List 1 Char"/>
    <w:basedOn w:val="Fuentedeprrafopredeter"/>
    <w:link w:val="SOWList1"/>
    <w:rsid w:val="00A41427"/>
    <w:rPr>
      <w:rFonts w:ascii="Times New Roman" w:eastAsiaTheme="minorHAnsi" w:hAnsi="Times New Roman" w:cs="Times New Roman"/>
      <w:b/>
      <w:sz w:val="18"/>
      <w:szCs w:val="18"/>
    </w:rPr>
  </w:style>
  <w:style w:type="paragraph" w:customStyle="1" w:styleId="SOWList2">
    <w:name w:val="SOW List 2"/>
    <w:basedOn w:val="Prrafodelista"/>
    <w:next w:val="Normal"/>
    <w:link w:val="SOWList2Char"/>
    <w:qFormat/>
    <w:rsid w:val="00A41427"/>
    <w:pPr>
      <w:numPr>
        <w:ilvl w:val="1"/>
        <w:numId w:val="2"/>
      </w:numPr>
      <w:spacing w:after="0"/>
    </w:pPr>
    <w:rPr>
      <w:b/>
      <w:i/>
    </w:rPr>
  </w:style>
  <w:style w:type="character" w:customStyle="1" w:styleId="SOWList2Char">
    <w:name w:val="SOW List 2 Char"/>
    <w:basedOn w:val="Fuentedeprrafopredeter"/>
    <w:link w:val="SOWList2"/>
    <w:rsid w:val="00A41427"/>
    <w:rPr>
      <w:rFonts w:ascii="Times New Roman" w:eastAsiaTheme="minorHAnsi" w:hAnsi="Times New Roman" w:cs="Times New Roman"/>
      <w:b/>
      <w:i/>
      <w:sz w:val="18"/>
      <w:szCs w:val="18"/>
    </w:rPr>
  </w:style>
  <w:style w:type="paragraph" w:customStyle="1" w:styleId="MPAList3">
    <w:name w:val="MPA List 3"/>
    <w:basedOn w:val="SOWList2"/>
    <w:qFormat/>
    <w:rsid w:val="00A41427"/>
    <w:pPr>
      <w:numPr>
        <w:ilvl w:val="2"/>
      </w:numPr>
      <w:tabs>
        <w:tab w:val="num" w:pos="360"/>
      </w:tabs>
      <w:ind w:left="504" w:hanging="504"/>
    </w:pPr>
    <w:rPr>
      <w:rFonts w:eastAsia="Times New Roman"/>
      <w:b w:val="0"/>
      <w:i w:val="0"/>
      <w:color w:val="000000"/>
    </w:rPr>
  </w:style>
  <w:style w:type="paragraph" w:customStyle="1" w:styleId="MPAList4">
    <w:name w:val="MPA List 4"/>
    <w:basedOn w:val="MPAList3"/>
    <w:qFormat/>
    <w:rsid w:val="00A41427"/>
    <w:pPr>
      <w:numPr>
        <w:ilvl w:val="3"/>
      </w:numPr>
      <w:tabs>
        <w:tab w:val="num" w:pos="360"/>
      </w:tabs>
      <w:ind w:left="504" w:hanging="504"/>
    </w:pPr>
  </w:style>
  <w:style w:type="paragraph" w:customStyle="1" w:styleId="DSList5">
    <w:name w:val="DS List 5"/>
    <w:basedOn w:val="MPAList4"/>
    <w:rsid w:val="00A41427"/>
    <w:pPr>
      <w:numPr>
        <w:ilvl w:val="4"/>
        <w:numId w:val="1"/>
      </w:numPr>
      <w:tabs>
        <w:tab w:val="num" w:pos="360"/>
      </w:tabs>
      <w:spacing w:after="120"/>
      <w:ind w:left="1224" w:hanging="504"/>
    </w:pPr>
  </w:style>
  <w:style w:type="paragraph" w:customStyle="1" w:styleId="MPAList1">
    <w:name w:val="MPA List 1"/>
    <w:basedOn w:val="Prrafodelista"/>
    <w:next w:val="Normal"/>
    <w:link w:val="MPAList1Char"/>
    <w:qFormat/>
    <w:rsid w:val="00A41427"/>
    <w:pPr>
      <w:spacing w:after="0"/>
      <w:ind w:left="504" w:hanging="504"/>
    </w:pPr>
    <w:rPr>
      <w:b/>
    </w:rPr>
  </w:style>
  <w:style w:type="character" w:customStyle="1" w:styleId="MPAList1Char">
    <w:name w:val="MPA List 1 Char"/>
    <w:basedOn w:val="Fuentedeprrafopredeter"/>
    <w:link w:val="MPAList1"/>
    <w:qFormat/>
    <w:rsid w:val="00A41427"/>
    <w:rPr>
      <w:rFonts w:ascii="Times New Roman" w:eastAsiaTheme="minorHAnsi" w:hAnsi="Times New Roman" w:cs="Times New Roman"/>
      <w:b/>
      <w:sz w:val="18"/>
      <w:szCs w:val="18"/>
    </w:rPr>
  </w:style>
  <w:style w:type="paragraph" w:styleId="Encabezado">
    <w:name w:val="header"/>
    <w:basedOn w:val="Normal"/>
    <w:link w:val="EncabezadoCar"/>
    <w:uiPriority w:val="99"/>
    <w:unhideWhenUsed/>
    <w:rsid w:val="0007602C"/>
    <w:pPr>
      <w:tabs>
        <w:tab w:val="center" w:pos="4680"/>
        <w:tab w:val="right" w:pos="9360"/>
      </w:tabs>
      <w:spacing w:after="0"/>
    </w:pPr>
  </w:style>
  <w:style w:type="character" w:customStyle="1" w:styleId="EncabezadoCar">
    <w:name w:val="Encabezado Car"/>
    <w:basedOn w:val="Fuentedeprrafopredeter"/>
    <w:link w:val="Encabezado"/>
    <w:uiPriority w:val="99"/>
    <w:rsid w:val="0007602C"/>
    <w:rPr>
      <w:rFonts w:ascii="Times New Roman" w:eastAsiaTheme="minorHAnsi" w:hAnsi="Times New Roman" w:cs="Times New Roman"/>
      <w:sz w:val="18"/>
      <w:szCs w:val="18"/>
    </w:rPr>
  </w:style>
  <w:style w:type="paragraph" w:styleId="Piedepgina">
    <w:name w:val="footer"/>
    <w:basedOn w:val="Normal"/>
    <w:link w:val="PiedepginaCar"/>
    <w:uiPriority w:val="99"/>
    <w:unhideWhenUsed/>
    <w:rsid w:val="0007602C"/>
    <w:pPr>
      <w:tabs>
        <w:tab w:val="center" w:pos="4680"/>
        <w:tab w:val="right" w:pos="9360"/>
      </w:tabs>
      <w:spacing w:after="0"/>
    </w:pPr>
  </w:style>
  <w:style w:type="character" w:customStyle="1" w:styleId="PiedepginaCar">
    <w:name w:val="Pie de página Car"/>
    <w:basedOn w:val="Fuentedeprrafopredeter"/>
    <w:link w:val="Piedepgina"/>
    <w:uiPriority w:val="99"/>
    <w:rsid w:val="0007602C"/>
    <w:rPr>
      <w:rFonts w:ascii="Times New Roman" w:eastAsiaTheme="minorHAnsi" w:hAnsi="Times New Roman" w:cs="Times New Roman"/>
      <w:sz w:val="18"/>
      <w:szCs w:val="18"/>
    </w:rPr>
  </w:style>
  <w:style w:type="character" w:styleId="Refdecomentario">
    <w:name w:val="annotation reference"/>
    <w:basedOn w:val="Fuentedeprrafopredeter"/>
    <w:uiPriority w:val="99"/>
    <w:semiHidden/>
    <w:unhideWhenUsed/>
    <w:qFormat/>
    <w:rsid w:val="00937A20"/>
    <w:rPr>
      <w:sz w:val="16"/>
      <w:szCs w:val="16"/>
    </w:rPr>
  </w:style>
  <w:style w:type="paragraph" w:styleId="Textocomentario">
    <w:name w:val="annotation text"/>
    <w:basedOn w:val="Normal"/>
    <w:link w:val="TextocomentarioCar"/>
    <w:uiPriority w:val="99"/>
    <w:unhideWhenUsed/>
    <w:qFormat/>
    <w:rsid w:val="0058472E"/>
    <w:rPr>
      <w:sz w:val="20"/>
      <w:szCs w:val="20"/>
    </w:rPr>
  </w:style>
  <w:style w:type="character" w:customStyle="1" w:styleId="TextocomentarioCar">
    <w:name w:val="Texto comentario Car"/>
    <w:basedOn w:val="Fuentedeprrafopredeter"/>
    <w:link w:val="Textocomentario"/>
    <w:uiPriority w:val="99"/>
    <w:qFormat/>
    <w:rsid w:val="00937A20"/>
    <w:rPr>
      <w:rFonts w:ascii="Times New Roman" w:eastAsiaTheme="minorHAnsi" w:hAnsi="Times New Roman" w:cs="Times New Roman"/>
      <w:sz w:val="20"/>
      <w:szCs w:val="20"/>
    </w:rPr>
  </w:style>
  <w:style w:type="paragraph" w:styleId="Textodeglobo">
    <w:name w:val="Balloon Text"/>
    <w:basedOn w:val="Normal"/>
    <w:link w:val="TextodegloboCar"/>
    <w:uiPriority w:val="99"/>
    <w:semiHidden/>
    <w:unhideWhenUsed/>
    <w:rsid w:val="006E70DD"/>
    <w:pPr>
      <w:spacing w:after="0"/>
    </w:pPr>
    <w:rPr>
      <w:rFonts w:ascii="Segoe UI" w:hAnsi="Segoe UI" w:cs="Segoe UI"/>
    </w:rPr>
  </w:style>
  <w:style w:type="character" w:customStyle="1" w:styleId="TextodegloboCar">
    <w:name w:val="Texto de globo Car"/>
    <w:basedOn w:val="Fuentedeprrafopredeter"/>
    <w:link w:val="Textodeglobo"/>
    <w:uiPriority w:val="99"/>
    <w:semiHidden/>
    <w:rsid w:val="006E70DD"/>
    <w:rPr>
      <w:rFonts w:ascii="Segoe UI" w:eastAsiaTheme="minorHAnsi" w:hAnsi="Segoe UI" w:cs="Segoe UI"/>
      <w:sz w:val="18"/>
      <w:szCs w:val="18"/>
    </w:rPr>
  </w:style>
  <w:style w:type="paragraph" w:styleId="Revisin">
    <w:name w:val="Revision"/>
    <w:hidden/>
    <w:uiPriority w:val="99"/>
    <w:semiHidden/>
    <w:rsid w:val="001A4160"/>
    <w:pPr>
      <w:spacing w:after="0" w:line="240" w:lineRule="auto"/>
    </w:pPr>
    <w:rPr>
      <w:rFonts w:ascii="Times New Roman" w:eastAsiaTheme="minorHAnsi" w:hAnsi="Times New Roman" w:cs="Times New Roman"/>
      <w:sz w:val="18"/>
      <w:szCs w:val="18"/>
    </w:rPr>
  </w:style>
  <w:style w:type="paragraph" w:styleId="Sinespaciado">
    <w:name w:val="No Spacing"/>
    <w:uiPriority w:val="1"/>
    <w:qFormat/>
    <w:rsid w:val="00AE3EDD"/>
    <w:pPr>
      <w:spacing w:after="0" w:line="240" w:lineRule="auto"/>
    </w:pPr>
    <w:rPr>
      <w:rFonts w:eastAsiaTheme="minorEastAsia"/>
      <w:lang w:eastAsia="zh-CN"/>
    </w:rPr>
  </w:style>
  <w:style w:type="paragraph" w:customStyle="1" w:styleId="eslTextTag">
    <w:name w:val="eslTextTag"/>
    <w:basedOn w:val="Normal"/>
    <w:next w:val="Normal"/>
    <w:link w:val="eslTextTagChar"/>
    <w:unhideWhenUsed/>
    <w:qFormat/>
    <w:locked/>
    <w:rsid w:val="00AE3EDD"/>
    <w:pPr>
      <w:keepNext/>
      <w:keepLines/>
      <w:widowControl w:val="0"/>
      <w:pBdr>
        <w:top w:val="single" w:sz="4" w:space="0" w:color="auto"/>
        <w:left w:val="single" w:sz="4" w:space="0" w:color="auto"/>
        <w:bottom w:val="single" w:sz="4" w:space="0" w:color="auto"/>
        <w:right w:val="single" w:sz="4" w:space="0" w:color="auto"/>
        <w:between w:val="single" w:sz="4" w:space="0" w:color="auto"/>
      </w:pBdr>
      <w:shd w:val="clear" w:color="auto" w:fill="FFFF00"/>
      <w:wordWrap w:val="0"/>
      <w:spacing w:after="200"/>
      <w:contextualSpacing/>
    </w:pPr>
    <w:rPr>
      <w:rFonts w:eastAsia="Calibri"/>
      <w:noProof/>
      <w:color w:val="FF0000"/>
      <w:sz w:val="16"/>
      <w:szCs w:val="20"/>
    </w:rPr>
  </w:style>
  <w:style w:type="character" w:customStyle="1" w:styleId="eslTextTagChar">
    <w:name w:val="eslTextTag Char"/>
    <w:basedOn w:val="Fuentedeprrafopredeter"/>
    <w:link w:val="eslTextTag"/>
    <w:rsid w:val="00AE3EDD"/>
    <w:rPr>
      <w:rFonts w:ascii="Times New Roman" w:eastAsia="Calibri" w:hAnsi="Times New Roman" w:cs="Times New Roman"/>
      <w:noProof/>
      <w:color w:val="FF0000"/>
      <w:sz w:val="16"/>
      <w:szCs w:val="20"/>
      <w:shd w:val="clear" w:color="auto" w:fill="FFFF00"/>
    </w:rPr>
  </w:style>
  <w:style w:type="paragraph" w:customStyle="1" w:styleId="eslHideTag">
    <w:name w:val="eslHideTag"/>
    <w:basedOn w:val="Normal"/>
    <w:next w:val="Normal"/>
    <w:link w:val="eslHideTagChar"/>
    <w:unhideWhenUsed/>
    <w:qFormat/>
    <w:locked/>
    <w:rsid w:val="00AE3EDD"/>
    <w:pPr>
      <w:keepNext/>
      <w:keepLines/>
      <w:widowControl w:val="0"/>
      <w:wordWrap w:val="0"/>
      <w:spacing w:after="200"/>
      <w:contextualSpacing/>
    </w:pPr>
    <w:rPr>
      <w:rFonts w:eastAsia="Calibri"/>
      <w:noProof/>
      <w:color w:val="FFFFFF"/>
      <w:sz w:val="16"/>
      <w:szCs w:val="20"/>
    </w:rPr>
  </w:style>
  <w:style w:type="character" w:customStyle="1" w:styleId="eslHideTagChar">
    <w:name w:val="eslHideTag Char"/>
    <w:basedOn w:val="Fuentedeprrafopredeter"/>
    <w:link w:val="eslHideTag"/>
    <w:rsid w:val="00AE3EDD"/>
    <w:rPr>
      <w:rFonts w:ascii="Times New Roman" w:eastAsia="Calibri" w:hAnsi="Times New Roman" w:cs="Times New Roman"/>
      <w:noProof/>
      <w:color w:val="FFFFFF"/>
      <w:sz w:val="16"/>
      <w:szCs w:val="20"/>
    </w:rPr>
  </w:style>
  <w:style w:type="character" w:styleId="Hipervnculo">
    <w:name w:val="Hyperlink"/>
    <w:semiHidden/>
    <w:rsid w:val="00130BB0"/>
    <w:rPr>
      <w:rFonts w:cs="Times New Roman"/>
      <w:color w:val="0000FF"/>
      <w:u w:val="single"/>
    </w:rPr>
  </w:style>
  <w:style w:type="paragraph" w:customStyle="1" w:styleId="IBMBody">
    <w:name w:val="IBM Body"/>
    <w:basedOn w:val="Normal"/>
    <w:qFormat/>
    <w:rsid w:val="00130BB0"/>
    <w:pPr>
      <w:jc w:val="both"/>
    </w:pPr>
    <w:rPr>
      <w:rFonts w:eastAsia="Calibri"/>
      <w:szCs w:val="20"/>
    </w:rPr>
  </w:style>
  <w:style w:type="paragraph" w:customStyle="1" w:styleId="IBMLevel1">
    <w:name w:val="IBM Level 1"/>
    <w:basedOn w:val="Prrafodelista"/>
    <w:rsid w:val="00AE3DB1"/>
    <w:pPr>
      <w:numPr>
        <w:numId w:val="6"/>
      </w:numPr>
      <w:tabs>
        <w:tab w:val="left" w:pos="540"/>
      </w:tabs>
      <w:spacing w:before="360" w:after="0"/>
      <w:contextualSpacing w:val="0"/>
      <w:jc w:val="both"/>
    </w:pPr>
    <w:rPr>
      <w:rFonts w:ascii="Times New Roman Bold" w:eastAsia="Calibri" w:hAnsi="Times New Roman Bold"/>
      <w:b/>
      <w:szCs w:val="20"/>
    </w:rPr>
  </w:style>
  <w:style w:type="paragraph" w:customStyle="1" w:styleId="IBMLevel2">
    <w:name w:val="IBM Level 2"/>
    <w:basedOn w:val="Ttulo2"/>
    <w:rsid w:val="00AE3DB1"/>
    <w:pPr>
      <w:keepNext w:val="0"/>
      <w:keepLines w:val="0"/>
      <w:widowControl w:val="0"/>
      <w:numPr>
        <w:ilvl w:val="1"/>
        <w:numId w:val="6"/>
      </w:numPr>
      <w:tabs>
        <w:tab w:val="left" w:pos="540"/>
      </w:tabs>
      <w:autoSpaceDE w:val="0"/>
      <w:autoSpaceDN w:val="0"/>
      <w:adjustRightInd w:val="0"/>
      <w:spacing w:before="360"/>
      <w:jc w:val="both"/>
    </w:pPr>
    <w:rPr>
      <w:rFonts w:ascii="Times New Roman Bold" w:eastAsia="Times New Roman" w:hAnsi="Times New Roman Bold" w:cs="Times New Roman"/>
      <w:b/>
      <w:bCs/>
      <w:i/>
      <w:iCs/>
      <w:color w:val="auto"/>
      <w:sz w:val="18"/>
      <w:szCs w:val="18"/>
      <w:lang w:eastAsia="zh-CN"/>
    </w:rPr>
  </w:style>
  <w:style w:type="paragraph" w:customStyle="1" w:styleId="IBMLevel3">
    <w:name w:val="IBM Level 3"/>
    <w:basedOn w:val="Normal"/>
    <w:qFormat/>
    <w:rsid w:val="00AE3DB1"/>
    <w:pPr>
      <w:numPr>
        <w:ilvl w:val="2"/>
        <w:numId w:val="6"/>
      </w:numPr>
      <w:spacing w:before="360" w:after="0"/>
    </w:pPr>
    <w:rPr>
      <w:rFonts w:ascii="Times New Roman Bold" w:eastAsia="Calibri" w:hAnsi="Times New Roman Bold"/>
      <w:b/>
      <w:i/>
      <w:szCs w:val="20"/>
    </w:rPr>
  </w:style>
  <w:style w:type="paragraph" w:customStyle="1" w:styleId="IBMLevel4">
    <w:name w:val="IBM Level 4"/>
    <w:basedOn w:val="Normal"/>
    <w:qFormat/>
    <w:rsid w:val="00AE3DB1"/>
    <w:pPr>
      <w:numPr>
        <w:ilvl w:val="3"/>
        <w:numId w:val="6"/>
      </w:numPr>
      <w:spacing w:before="360" w:after="0"/>
    </w:pPr>
    <w:rPr>
      <w:rFonts w:ascii="Times New Roman Bold" w:eastAsia="Calibri" w:hAnsi="Times New Roman Bold"/>
      <w:b/>
      <w:i/>
      <w:szCs w:val="20"/>
    </w:rPr>
  </w:style>
  <w:style w:type="paragraph" w:customStyle="1" w:styleId="IBMLevel5">
    <w:name w:val="IBM Level 5"/>
    <w:basedOn w:val="Normal"/>
    <w:qFormat/>
    <w:rsid w:val="00AE3DB1"/>
    <w:pPr>
      <w:numPr>
        <w:ilvl w:val="4"/>
        <w:numId w:val="6"/>
      </w:numPr>
      <w:spacing w:before="360" w:after="0"/>
    </w:pPr>
    <w:rPr>
      <w:rFonts w:eastAsia="Calibri"/>
      <w:b/>
      <w:i/>
      <w:szCs w:val="20"/>
    </w:rPr>
  </w:style>
  <w:style w:type="paragraph" w:customStyle="1" w:styleId="IBMLevel2NoBlankLineBefore">
    <w:name w:val="IBM Level 2 No Blank Line Before"/>
    <w:basedOn w:val="Normal"/>
    <w:qFormat/>
    <w:rsid w:val="00AE3DB1"/>
    <w:pPr>
      <w:numPr>
        <w:ilvl w:val="5"/>
        <w:numId w:val="6"/>
      </w:numPr>
      <w:spacing w:after="0"/>
    </w:pPr>
    <w:rPr>
      <w:rFonts w:eastAsia="Calibri"/>
      <w:b/>
      <w:i/>
      <w:szCs w:val="20"/>
    </w:rPr>
  </w:style>
  <w:style w:type="paragraph" w:customStyle="1" w:styleId="Body">
    <w:name w:val="Body"/>
    <w:basedOn w:val="Normal"/>
    <w:link w:val="BodyChar"/>
    <w:autoRedefine/>
    <w:qFormat/>
    <w:rsid w:val="002C5250"/>
    <w:pPr>
      <w:spacing w:after="60"/>
      <w:ind w:left="-270"/>
    </w:pPr>
    <w:rPr>
      <w:sz w:val="22"/>
      <w:szCs w:val="22"/>
    </w:rPr>
  </w:style>
  <w:style w:type="character" w:customStyle="1" w:styleId="BodyChar">
    <w:name w:val="Body Char"/>
    <w:basedOn w:val="Fuentedeprrafopredeter"/>
    <w:link w:val="Body"/>
    <w:rsid w:val="002C5250"/>
    <w:rPr>
      <w:rFonts w:ascii="Times New Roman" w:eastAsiaTheme="minorHAnsi" w:hAnsi="Times New Roman" w:cs="Times New Roman"/>
    </w:rPr>
  </w:style>
  <w:style w:type="paragraph" w:customStyle="1" w:styleId="Numberedpararegular">
    <w:name w:val="Numbered para+regular"/>
    <w:basedOn w:val="Normal"/>
    <w:rsid w:val="009102DD"/>
    <w:pPr>
      <w:numPr>
        <w:numId w:val="7"/>
      </w:numPr>
      <w:tabs>
        <w:tab w:val="left" w:pos="1751"/>
      </w:tabs>
      <w:overflowPunct w:val="0"/>
      <w:spacing w:before="180" w:after="0"/>
      <w:jc w:val="both"/>
    </w:pPr>
    <w:rPr>
      <w:rFonts w:ascii="Arial" w:eastAsia="SimSun" w:hAnsi="Arial"/>
      <w:szCs w:val="24"/>
      <w:lang w:val="de-DE" w:eastAsia="ar-SA"/>
    </w:rPr>
  </w:style>
  <w:style w:type="table" w:styleId="Tablaconcuadrcula">
    <w:name w:val="Table Grid"/>
    <w:basedOn w:val="Tablanormal"/>
    <w:uiPriority w:val="59"/>
    <w:rsid w:val="009102DD"/>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0">
    <w:name w:val="Heading 10"/>
    <w:basedOn w:val="Ttulo1"/>
    <w:link w:val="Heading10Char"/>
    <w:autoRedefine/>
    <w:qFormat/>
    <w:rsid w:val="009102DD"/>
    <w:pPr>
      <w:jc w:val="center"/>
    </w:pPr>
    <w:rPr>
      <w:b/>
      <w:color w:val="1F4E79" w:themeColor="accent1" w:themeShade="80"/>
      <w:sz w:val="20"/>
      <w:lang w:val="en-GB" w:eastAsia="en-GB"/>
    </w:rPr>
  </w:style>
  <w:style w:type="character" w:customStyle="1" w:styleId="Heading10Char">
    <w:name w:val="Heading 10 Char"/>
    <w:basedOn w:val="Ttulo1Car"/>
    <w:link w:val="Heading10"/>
    <w:rsid w:val="009102DD"/>
    <w:rPr>
      <w:rFonts w:asciiTheme="majorHAnsi" w:eastAsiaTheme="majorEastAsia" w:hAnsiTheme="majorHAnsi" w:cstheme="majorBidi"/>
      <w:b/>
      <w:color w:val="1F4E79" w:themeColor="accent1" w:themeShade="80"/>
      <w:sz w:val="20"/>
      <w:szCs w:val="32"/>
      <w:lang w:val="en-GB" w:eastAsia="en-GB"/>
    </w:rPr>
  </w:style>
  <w:style w:type="paragraph" w:styleId="Asuntodelcomentario">
    <w:name w:val="annotation subject"/>
    <w:basedOn w:val="Textocomentario"/>
    <w:next w:val="Textocomentario"/>
    <w:link w:val="AsuntodelcomentarioCar"/>
    <w:uiPriority w:val="99"/>
    <w:semiHidden/>
    <w:unhideWhenUsed/>
    <w:rsid w:val="00F800EB"/>
    <w:rPr>
      <w:b/>
      <w:bCs/>
    </w:rPr>
  </w:style>
  <w:style w:type="character" w:customStyle="1" w:styleId="AsuntodelcomentarioCar">
    <w:name w:val="Asunto del comentario Car"/>
    <w:basedOn w:val="TextocomentarioCar"/>
    <w:link w:val="Asuntodelcomentario"/>
    <w:uiPriority w:val="99"/>
    <w:semiHidden/>
    <w:rsid w:val="00F800EB"/>
    <w:rPr>
      <w:rFonts w:ascii="Times New Roman" w:eastAsiaTheme="minorHAnsi" w:hAnsi="Times New Roman" w:cs="Times New Roman"/>
      <w:b/>
      <w:bCs/>
      <w:sz w:val="20"/>
      <w:szCs w:val="20"/>
    </w:rPr>
  </w:style>
  <w:style w:type="character" w:styleId="Mencinsinresolver">
    <w:name w:val="Unresolved Mention"/>
    <w:basedOn w:val="Fuentedeprrafopredeter"/>
    <w:uiPriority w:val="99"/>
    <w:semiHidden/>
    <w:unhideWhenUsed/>
    <w:rsid w:val="007B6AEF"/>
    <w:rPr>
      <w:color w:val="605E5C"/>
      <w:shd w:val="clear" w:color="auto" w:fill="E1DFDD"/>
    </w:rPr>
  </w:style>
  <w:style w:type="character" w:customStyle="1" w:styleId="hotkey-layer">
    <w:name w:val="hotkey-layer"/>
    <w:basedOn w:val="Fuentedeprrafopredeter"/>
    <w:rsid w:val="006B57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272698">
      <w:bodyDiv w:val="1"/>
      <w:marLeft w:val="0"/>
      <w:marRight w:val="0"/>
      <w:marTop w:val="0"/>
      <w:marBottom w:val="0"/>
      <w:divBdr>
        <w:top w:val="none" w:sz="0" w:space="0" w:color="auto"/>
        <w:left w:val="none" w:sz="0" w:space="0" w:color="auto"/>
        <w:bottom w:val="none" w:sz="0" w:space="0" w:color="auto"/>
        <w:right w:val="none" w:sz="0" w:space="0" w:color="auto"/>
      </w:divBdr>
    </w:div>
    <w:div w:id="527721984">
      <w:bodyDiv w:val="1"/>
      <w:marLeft w:val="0"/>
      <w:marRight w:val="0"/>
      <w:marTop w:val="0"/>
      <w:marBottom w:val="0"/>
      <w:divBdr>
        <w:top w:val="none" w:sz="0" w:space="0" w:color="auto"/>
        <w:left w:val="none" w:sz="0" w:space="0" w:color="auto"/>
        <w:bottom w:val="none" w:sz="0" w:space="0" w:color="auto"/>
        <w:right w:val="none" w:sz="0" w:space="0" w:color="auto"/>
      </w:divBdr>
    </w:div>
    <w:div w:id="1195004547">
      <w:bodyDiv w:val="1"/>
      <w:marLeft w:val="0"/>
      <w:marRight w:val="0"/>
      <w:marTop w:val="0"/>
      <w:marBottom w:val="0"/>
      <w:divBdr>
        <w:top w:val="none" w:sz="0" w:space="0" w:color="auto"/>
        <w:left w:val="none" w:sz="0" w:space="0" w:color="auto"/>
        <w:bottom w:val="none" w:sz="0" w:space="0" w:color="auto"/>
        <w:right w:val="none" w:sz="0" w:space="0" w:color="auto"/>
      </w:divBdr>
    </w:div>
    <w:div w:id="1677730238">
      <w:bodyDiv w:val="1"/>
      <w:marLeft w:val="0"/>
      <w:marRight w:val="0"/>
      <w:marTop w:val="0"/>
      <w:marBottom w:val="0"/>
      <w:divBdr>
        <w:top w:val="none" w:sz="0" w:space="0" w:color="auto"/>
        <w:left w:val="none" w:sz="0" w:space="0" w:color="auto"/>
        <w:bottom w:val="none" w:sz="0" w:space="0" w:color="auto"/>
        <w:right w:val="none" w:sz="0" w:space="0" w:color="auto"/>
      </w:divBdr>
    </w:div>
    <w:div w:id="1738163892">
      <w:bodyDiv w:val="1"/>
      <w:marLeft w:val="0"/>
      <w:marRight w:val="0"/>
      <w:marTop w:val="0"/>
      <w:marBottom w:val="0"/>
      <w:divBdr>
        <w:top w:val="none" w:sz="0" w:space="0" w:color="auto"/>
        <w:left w:val="none" w:sz="0" w:space="0" w:color="auto"/>
        <w:bottom w:val="none" w:sz="0" w:space="0" w:color="auto"/>
        <w:right w:val="none" w:sz="0" w:space="0" w:color="auto"/>
      </w:divBdr>
    </w:div>
    <w:div w:id="1781992827">
      <w:bodyDiv w:val="1"/>
      <w:marLeft w:val="0"/>
      <w:marRight w:val="0"/>
      <w:marTop w:val="0"/>
      <w:marBottom w:val="0"/>
      <w:divBdr>
        <w:top w:val="none" w:sz="0" w:space="0" w:color="auto"/>
        <w:left w:val="none" w:sz="0" w:space="0" w:color="auto"/>
        <w:bottom w:val="none" w:sz="0" w:space="0" w:color="auto"/>
        <w:right w:val="none" w:sz="0" w:space="0" w:color="auto"/>
      </w:divBdr>
    </w:div>
    <w:div w:id="1875650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Id="rId1" Target="../customXml/item1.xml" Type="http://schemas.openxmlformats.org/officeDocument/2006/relationships/customXml"/>
<Relationship Id="rId10" Target="footer1.xml" Type="http://schemas.openxmlformats.org/officeDocument/2006/relationships/footer"/>
<Relationship Id="rId11" Target="footer2.xml" Type="http://schemas.openxmlformats.org/officeDocument/2006/relationships/footer"/>
<Relationship Id="rId12" Target="header3.xml" Type="http://schemas.openxmlformats.org/officeDocument/2006/relationships/header"/>
<Relationship Id="rId13" Target="footer3.xml" Type="http://schemas.openxmlformats.org/officeDocument/2006/relationships/footer"/>
<Relationship Id="rId14" Target="fontTable.xml" Type="http://schemas.openxmlformats.org/officeDocument/2006/relationships/fontTable"/>
<Relationship Id="rId15" Target="people.xml" Type="http://schemas.microsoft.com/office/2011/relationships/people"/>
<Relationship Id="rId16" Target="theme/theme1.xml" Type="http://schemas.openxmlformats.org/officeDocument/2006/relationships/theme"/>
<Relationship Id="rId2" Target="numbering.xml" Type="http://schemas.openxmlformats.org/officeDocument/2006/relationships/numbering"/>
<Relationship Id="rId3" Target="styles.xml" Type="http://schemas.openxmlformats.org/officeDocument/2006/relationships/styles"/>
<Relationship Id="rId4" Target="settings.xml" Type="http://schemas.openxmlformats.org/officeDocument/2006/relationships/settings"/>
<Relationship Id="rId5" Target="webSettings.xml" Type="http://schemas.openxmlformats.org/officeDocument/2006/relationships/webSettings"/>
<Relationship Id="rId6" Target="footnotes.xml" Type="http://schemas.openxmlformats.org/officeDocument/2006/relationships/footnotes"/>
<Relationship Id="rId7" Target="endnotes.xml" Type="http://schemas.openxmlformats.org/officeDocument/2006/relationships/endnotes"/>
<Relationship Id="rId8" Target="header1.xml" Type="http://schemas.openxmlformats.org/officeDocument/2006/relationships/header"/>
<Relationship Id="rId9" Target="header2.xml" Type="http://schemas.openxmlformats.org/officeDocument/2006/relationships/header"/>
</Relationships>

</file>

<file path=word/_rels/header2.xml.rels><?xml version="1.0" encoding="UTF-8" standalone="yes"?>
<Relationships xmlns="http://schemas.openxmlformats.org/package/2006/relationships">
<Relationship Id="rId1" Target="media/image1.wmf"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Id="rId1" Target="itemProps1.xml" Type="http://schemas.openxmlformats.org/officeDocument/2006/relationships/customXmlProps"/>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D29E6F-5B51-45DB-A37D-DC0C8158D5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8275</Words>
  <Characters>45514</Characters>
  <Application>Microsoft Office Word</Application>
  <DocSecurity>0</DocSecurity>
  <Lines>379</Lines>
  <Paragraphs>107</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53682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2022-10-14T17:04:00Z</dcterms:created>
  <dc:creator>SHERYL Nudds</dc:creator>
  <cp:lastModifiedBy>Mariana Lomeli</cp:lastModifiedBy>
  <cp:lastPrinted>2016-06-06T19:44:00Z</cp:lastPrinted>
  <dcterms:modified xsi:type="dcterms:W3CDTF">2022-10-14T17:04:00Z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ContractId">
    <vt:lpwstr>CW3598661</vt:lpwstr>
  </property>
  <property fmtid="{D5CDD505-2E9C-101B-9397-08002B2CF9AE}" pid="3" name="caSupplier">
    <vt:lpwstr>ADOBE SYSTEMS INC</vt:lpwstr>
  </property>
  <property fmtid="{D5CDD505-2E9C-101B-9397-08002B2CF9AE}" pid="4" name="caSupplier.CorporateAddress.PostalAddress.Lines">
    <vt:lpwstr>345 Park Ave</vt:lpwstr>
  </property>
  <property fmtid="{D5CDD505-2E9C-101B-9397-08002B2CF9AE}" pid="5" name="caSupplier.CorporateAddress.PostalAddress.City">
    <vt:lpwstr>SAN JOSE</vt:lpwstr>
  </property>
  <property fmtid="{D5CDD505-2E9C-101B-9397-08002B2CF9AE}" pid="6" name="caSupplier.CorporateAddress.PostalAddress.State">
    <vt:lpwstr>CA</vt:lpwstr>
  </property>
  <property fmtid="{D5CDD505-2E9C-101B-9397-08002B2CF9AE}" pid="7" name="caSupplier.CorporateAddress.PostalAddress.PostalCode">
    <vt:lpwstr>95110-2704</vt:lpwstr>
  </property>
  <property fmtid="{D5CDD505-2E9C-101B-9397-08002B2CF9AE}" pid="8" name="caSupplier.CorporateAddress.PostalAddress.Country.Name">
    <vt:lpwstr>United States</vt:lpwstr>
  </property>
  <property fmtid="{D5CDD505-2E9C-101B-9397-08002B2CF9AE}" pid="9" name="cacus_ParentCW">
    <vt:lpwstr> </vt:lpwstr>
  </property>
  <property fmtid="{D5CDD505-2E9C-101B-9397-08002B2CF9AE}" pid="10" name="cacus_IBMLegalCompanyName">
    <vt:lpwstr>International Business Machines Corporation</vt:lpwstr>
  </property>
  <property fmtid="{D5CDD505-2E9C-101B-9397-08002B2CF9AE}" pid="11" name="cacus_IBMLegalCompanyAddress">
    <vt:lpwstr>New Orchard Road, , Armonk, New York, US, 10504</vt:lpwstr>
  </property>
  <property fmtid="{D5CDD505-2E9C-101B-9397-08002B2CF9AE}" pid="12" name="cacus_ProjectOwnerName">
    <vt:lpwstr>Christine A Feeney</vt:lpwstr>
  </property>
</Properties>
</file>