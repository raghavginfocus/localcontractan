
<file path=[Content_Types].xml><?xml version="1.0" encoding="utf-8"?>
<Types xmlns="http://schemas.openxmlformats.org/package/2006/content-types">
  <Default ContentType="application/vnd.openxmlformats-package.relationships+xml" Extension="rels"/>
  <Default ContentType="image/x-wmf" Extension="wmf"/>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C039CD" w14:textId="77777777" w:rsidR="002C3B6C" w:rsidRPr="004B5C05" w:rsidRDefault="002C3B6C" w:rsidP="002C3B6C">
      <w:pPr>
        <w:divId w:val="2709485725"/>
        <w:rPr>
          <w:color w:val="7030A0"/>
        </w:rPr>
      </w:pPr>
      <w:bookmarkStart w:id="0" w:name="_Toc267333631"/>
      <w:bookmarkStart w:id="1" w:name="_Toc268257470"/>
      <w:bookmarkStart w:id="2" w:name="_Toc268257616"/>
      <w:bookmarkStart w:id="3" w:name="_Toc279163162"/>
      <w:bookmarkStart w:id="4" w:name="_Hlk488048522"/>
      <w:r w:rsidRPr="004B5C05">
        <w:rPr>
          <w:i/>
          <w:color w:val="7030A0"/>
        </w:rPr>
        <w:t>DELETE ALL INSTRUCTIONS</w:t>
      </w:r>
      <w:r w:rsidR="000A6657" w:rsidRPr="004B5C05">
        <w:rPr>
          <w:i/>
          <w:color w:val="7030A0"/>
        </w:rPr>
        <w:t>;</w:t>
      </w:r>
      <w:r w:rsidRPr="004B5C05">
        <w:rPr>
          <w:i/>
          <w:color w:val="7030A0"/>
        </w:rPr>
        <w:t xml:space="preserve"> AND </w:t>
      </w:r>
      <w:r w:rsidR="00976EAE" w:rsidRPr="004B5C05">
        <w:rPr>
          <w:i/>
          <w:color w:val="7030A0"/>
        </w:rPr>
        <w:t xml:space="preserve">PURPLE </w:t>
      </w:r>
      <w:r w:rsidRPr="004B5C05">
        <w:rPr>
          <w:i/>
          <w:color w:val="7030A0"/>
        </w:rPr>
        <w:t>TEXT PRIOR TO SENDING TO SUPPLIER.</w:t>
      </w:r>
    </w:p>
    <w:p w14:paraId="54766642" w14:textId="42135386" w:rsidR="009F5548" w:rsidRPr="004B213E" w:rsidRDefault="009F5548" w:rsidP="00DE5651">
      <w:pPr>
        <w:divId w:val="2709485726"/>
      </w:pPr>
      <w:r w:rsidRPr="004B213E">
        <w:t>Reference is made to Supplier Relationship Agreement #</w:t>
      </w:r>
      <w:ins w:id="5" w:author="Diana Laura Lopez" w:date="2019-12-31T14:40:00Z">
        <w:r w:rsidR="00797AE6">
          <w:fldChar w:fldCharType="begin"/>
        </w:r>
        <w:r w:rsidR="00797AE6">
          <w:instrText xml:space="preserve"> DOCPROPERTY  cacus_ParentCW  \* MERGEFORMAT </w:instrText>
        </w:r>
      </w:ins>
      <w:r w:rsidR="00797AE6">
        <w:fldChar w:fldCharType="separate"/>
      </w:r>
      <w:ins w:id="6" w:author="Diana Laura Lopez" w:date="2019-12-31T14:40:00Z">
        <w:r w:rsidR="00797AE6">
          <w:t xml:space="preserve"> </w:t>
        </w:r>
        <w:r w:rsidR="00797AE6">
          <w:fldChar w:fldCharType="end"/>
        </w:r>
      </w:ins>
      <w:del w:id="7" w:author="Diana Laura Lopez" w:date="2019-12-31T14:40:00Z">
        <w:r w:rsidR="002876E1" w:rsidDel="00797AE6">
          <w:delText>_____</w:delText>
        </w:r>
      </w:del>
      <w:r w:rsidRPr="004B213E">
        <w:t xml:space="preserve"> </w:t>
      </w:r>
      <w:r w:rsidR="00147ECC" w:rsidRPr="004B213E">
        <w:t xml:space="preserve">(SRA) </w:t>
      </w:r>
      <w:r w:rsidRPr="004B5C05">
        <w:t xml:space="preserve">and </w:t>
      </w:r>
      <w:r w:rsidR="000164CA" w:rsidRPr="004B5C05">
        <w:t xml:space="preserve">Statement of Work </w:t>
      </w:r>
      <w:r w:rsidRPr="004B5C05">
        <w:t>#</w:t>
      </w:r>
      <w:r w:rsidR="004B213E" w:rsidRPr="004B5C05">
        <w:t xml:space="preserve"> </w:t>
      </w:r>
      <w:ins w:id="8" w:author="Diana Laura Lopez" w:date="2019-12-31T14:40:00Z">
        <w:r w:rsidR="00797AE6">
          <w:fldChar w:fldCharType="begin"/>
        </w:r>
        <w:r w:rsidR="00797AE6">
          <w:instrText xml:space="preserve"> DOCPROPERTY  caContractId  \* MERGEFORMAT </w:instrText>
        </w:r>
      </w:ins>
      <w:r w:rsidR="00797AE6">
        <w:fldChar w:fldCharType="separate"/>
      </w:r>
      <w:ins w:id="9" w:author="Diana Laura Lopez" w:date="2019-12-31T14:40:00Z">
        <w:r w:rsidR="00797AE6">
          <w:t xml:space="preserve"> </w:t>
        </w:r>
        <w:r w:rsidR="00797AE6">
          <w:fldChar w:fldCharType="end"/>
        </w:r>
      </w:ins>
      <w:del w:id="10" w:author="Diana Laura Lopez" w:date="2019-12-31T14:40:00Z">
        <w:r w:rsidR="002876E1" w:rsidRPr="004B5C05" w:rsidDel="00797AE6">
          <w:delText>____</w:delText>
        </w:r>
        <w:r w:rsidRPr="004B5C05" w:rsidDel="00797AE6">
          <w:delText xml:space="preserve"> </w:delText>
        </w:r>
      </w:del>
      <w:r w:rsidRPr="004B5C05">
        <w:t>(</w:t>
      </w:r>
      <w:r w:rsidR="000164CA" w:rsidRPr="004B5C05">
        <w:t>SOW</w:t>
      </w:r>
      <w:r w:rsidRPr="004B5C05">
        <w:t>)</w:t>
      </w:r>
      <w:r w:rsidR="002C2FAB" w:rsidRPr="004B5C05">
        <w:rPr>
          <w:color w:val="7030A0"/>
        </w:rPr>
        <w:t xml:space="preserve"> **</w:t>
      </w:r>
      <w:r w:rsidRPr="004B213E">
        <w:t xml:space="preserve">.  This Participation </w:t>
      </w:r>
      <w:r w:rsidR="00F35E31">
        <w:t>Attachment</w:t>
      </w:r>
      <w:r w:rsidR="00F35E31" w:rsidRPr="004B213E">
        <w:t xml:space="preserve"> </w:t>
      </w:r>
      <w:r w:rsidRPr="004B213E">
        <w:t xml:space="preserve">(PA) is entered into by and between </w:t>
      </w:r>
      <w:ins w:id="11" w:author="Diana Laura Lopez" w:date="2019-12-31T14:40:00Z">
        <w:r w:rsidR="00797AE6">
          <w:fldChar w:fldCharType="begin"/>
        </w:r>
        <w:r w:rsidR="00797AE6">
          <w:instrText xml:space="preserve"> DOCPROPERTY  cacus_IBMLegalCompanyName  \* MERGEFORMAT </w:instrText>
        </w:r>
      </w:ins>
      <w:r w:rsidR="00797AE6">
        <w:fldChar w:fldCharType="separate"/>
      </w:r>
      <w:ins w:id="12" w:author="Diana Laura Lopez" w:date="2019-12-31T14:40:00Z">
        <w:r w:rsidR="00797AE6">
          <w:t xml:space="preserve"> </w:t>
        </w:r>
        <w:r w:rsidR="00797AE6">
          <w:fldChar w:fldCharType="end"/>
        </w:r>
      </w:ins>
      <w:del w:id="13" w:author="Diana Laura Lopez" w:date="2019-12-31T14:40:00Z">
        <w:r w:rsidR="00924E33" w:rsidDel="00797AE6">
          <w:delText>_________</w:delText>
        </w:r>
        <w:r w:rsidRPr="004B213E" w:rsidDel="00797AE6">
          <w:delText xml:space="preserve"> </w:delText>
        </w:r>
      </w:del>
      <w:r w:rsidR="00872DE4" w:rsidRPr="004B213E">
        <w:t>(</w:t>
      </w:r>
      <w:r w:rsidR="0092233E">
        <w:t xml:space="preserve">IBM or </w:t>
      </w:r>
      <w:r w:rsidR="00872DE4" w:rsidRPr="00DE5651">
        <w:t>Buyer</w:t>
      </w:r>
      <w:r w:rsidR="00872DE4" w:rsidRPr="004B213E">
        <w:t xml:space="preserve">) </w:t>
      </w:r>
      <w:r w:rsidRPr="004B213E">
        <w:t xml:space="preserve">and </w:t>
      </w:r>
      <w:ins w:id="14" w:author="Diana Laura Lopez" w:date="2019-12-31T14:40:00Z">
        <w:r w:rsidR="00797AE6">
          <w:fldChar w:fldCharType="begin"/>
        </w:r>
        <w:r w:rsidR="00797AE6">
          <w:instrText xml:space="preserve"> DOCPROPERTY  caSupplier  \* MERGEFORMAT </w:instrText>
        </w:r>
      </w:ins>
      <w:r w:rsidR="00797AE6">
        <w:fldChar w:fldCharType="separate"/>
      </w:r>
      <w:ins w:id="15" w:author="Diana Laura Lopez" w:date="2019-12-31T14:40:00Z">
        <w:r w:rsidR="00797AE6">
          <w:t xml:space="preserve"> </w:t>
        </w:r>
        <w:r w:rsidR="00797AE6">
          <w:fldChar w:fldCharType="end"/>
        </w:r>
      </w:ins>
      <w:del w:id="16" w:author="Diana Laura Lopez" w:date="2019-12-31T14:40:00Z">
        <w:r w:rsidR="00924E33" w:rsidDel="00797AE6">
          <w:delText xml:space="preserve">_________ </w:delText>
        </w:r>
      </w:del>
      <w:r w:rsidR="00872DE4" w:rsidRPr="004B213E">
        <w:t>(Supplier)</w:t>
      </w:r>
      <w:r w:rsidRPr="004B213E">
        <w:t xml:space="preserve">.  </w:t>
      </w:r>
      <w:r w:rsidR="00872DE4" w:rsidRPr="000D03E8">
        <w:rPr>
          <w:rFonts w:eastAsia="Calibri"/>
        </w:rPr>
        <w:t xml:space="preserve">This PA adopts and incorporates by reference </w:t>
      </w:r>
      <w:proofErr w:type="gramStart"/>
      <w:r w:rsidR="00872DE4" w:rsidRPr="000D03E8">
        <w:rPr>
          <w:rFonts w:eastAsia="Calibri"/>
        </w:rPr>
        <w:t>all of</w:t>
      </w:r>
      <w:proofErr w:type="gramEnd"/>
      <w:r w:rsidR="00872DE4" w:rsidRPr="000D03E8">
        <w:rPr>
          <w:rFonts w:eastAsia="Calibri"/>
        </w:rPr>
        <w:t xml:space="preserve"> the terms and conditions of the SRA</w:t>
      </w:r>
      <w:r w:rsidR="000D03E8">
        <w:rPr>
          <w:rFonts w:eastAsia="Calibri"/>
        </w:rPr>
        <w:t>,</w:t>
      </w:r>
      <w:r w:rsidR="00872DE4" w:rsidRPr="000D03E8">
        <w:rPr>
          <w:rFonts w:eastAsia="Calibri"/>
        </w:rPr>
        <w:t xml:space="preserve"> any Attachments thereto</w:t>
      </w:r>
      <w:r w:rsidR="006A6E4A" w:rsidRPr="000D03E8">
        <w:rPr>
          <w:rFonts w:eastAsia="Calibri"/>
        </w:rPr>
        <w:t xml:space="preserve"> </w:t>
      </w:r>
      <w:r w:rsidR="008A5A35" w:rsidRPr="000D03E8">
        <w:rPr>
          <w:rFonts w:eastAsia="Calibri"/>
        </w:rPr>
        <w:t xml:space="preserve">in effect as of the date of this PA </w:t>
      </w:r>
      <w:r w:rsidR="006A6E4A" w:rsidRPr="000D03E8">
        <w:rPr>
          <w:rFonts w:eastAsia="Calibri"/>
        </w:rPr>
        <w:t>(exclusive of any Participation Attachments)</w:t>
      </w:r>
      <w:r w:rsidR="00E928E1" w:rsidRPr="000D03E8">
        <w:rPr>
          <w:rFonts w:eastAsia="Calibri"/>
        </w:rPr>
        <w:t>, and the SOW</w:t>
      </w:r>
      <w:r w:rsidR="00E928E1" w:rsidRPr="000D03E8">
        <w:rPr>
          <w:rFonts w:eastAsia="Calibri"/>
          <w:color w:val="7030A0"/>
        </w:rPr>
        <w:t>**</w:t>
      </w:r>
      <w:r w:rsidR="0092233E" w:rsidRPr="000D03E8">
        <w:rPr>
          <w:rFonts w:eastAsia="Calibri"/>
        </w:rPr>
        <w:t xml:space="preserve"> (hereinafter the “Existing Agreement”</w:t>
      </w:r>
      <w:r w:rsidR="00924E33" w:rsidRPr="000D03E8">
        <w:rPr>
          <w:rFonts w:eastAsia="Calibri"/>
        </w:rPr>
        <w:t>)</w:t>
      </w:r>
      <w:r w:rsidR="004B5C05" w:rsidRPr="000D03E8">
        <w:rPr>
          <w:rFonts w:eastAsia="Calibri"/>
        </w:rPr>
        <w:t>.</w:t>
      </w:r>
      <w:r w:rsidR="00924E33">
        <w:rPr>
          <w:rFonts w:eastAsia="Calibri"/>
        </w:rPr>
        <w:t xml:space="preserve"> </w:t>
      </w:r>
      <w:r w:rsidR="00872DE4" w:rsidRPr="004B213E">
        <w:rPr>
          <w:rFonts w:eastAsia="Calibri"/>
        </w:rPr>
        <w:t xml:space="preserve"> </w:t>
      </w:r>
      <w:r w:rsidRPr="004B213E">
        <w:t xml:space="preserve">Capitalized terms used herein and not otherwise defined have the meanings set forth in </w:t>
      </w:r>
      <w:r w:rsidR="0092233E">
        <w:t>Existing Agreement</w:t>
      </w:r>
      <w:r w:rsidRPr="004B213E">
        <w:t>.</w:t>
      </w:r>
    </w:p>
    <w:p w14:paraId="25A16F88" w14:textId="76E581A7" w:rsidR="00872DE4" w:rsidRPr="004F34B3" w:rsidRDefault="009F5548" w:rsidP="00DE5651">
      <w:pPr>
        <w:divId w:val="2709485727"/>
      </w:pPr>
      <w:bookmarkStart w:id="17" w:name="_Toc279163163"/>
      <w:bookmarkStart w:id="18" w:name="_Toc267333572"/>
      <w:bookmarkStart w:id="19" w:name="_Toc267333638"/>
      <w:bookmarkStart w:id="20" w:name="_Toc267333871"/>
      <w:bookmarkStart w:id="21" w:name="_Toc267334446"/>
      <w:bookmarkStart w:id="22" w:name="_Toc268257310"/>
      <w:bookmarkStart w:id="23" w:name="_Toc268257476"/>
      <w:bookmarkStart w:id="24" w:name="_Toc267333574"/>
      <w:bookmarkStart w:id="25" w:name="_Toc267333640"/>
      <w:bookmarkStart w:id="26" w:name="_Toc267333873"/>
      <w:bookmarkStart w:id="27" w:name="_Toc267334448"/>
      <w:bookmarkStart w:id="28" w:name="_Toc268257312"/>
      <w:bookmarkStart w:id="29" w:name="_Toc268257478"/>
      <w:bookmarkStart w:id="30" w:name="_Toc308599024"/>
      <w:bookmarkStart w:id="31" w:name="_Toc267333583"/>
      <w:bookmarkStart w:id="32" w:name="_Toc267333649"/>
      <w:bookmarkStart w:id="33" w:name="_Toc267333882"/>
      <w:bookmarkStart w:id="34" w:name="_Toc267334457"/>
      <w:bookmarkStart w:id="35" w:name="_Toc268257321"/>
      <w:bookmarkStart w:id="36" w:name="_Toc268257487"/>
      <w:bookmarkStart w:id="37" w:name="_Toc268257623"/>
      <w:bookmarkStart w:id="38" w:name="_Toc268257675"/>
      <w:bookmarkStart w:id="39" w:name="_Toc268257327"/>
      <w:bookmarkStart w:id="40" w:name="_Toc268257493"/>
      <w:bookmarkStart w:id="41" w:name="_Toc268257625"/>
      <w:bookmarkStart w:id="42" w:name="_Toc268257677"/>
      <w:bookmarkStart w:id="43" w:name="_Toc267333655"/>
      <w:bookmarkStart w:id="44" w:name="_Toc268257494"/>
      <w:bookmarkStart w:id="45" w:name="_Toc268257626"/>
      <w:bookmarkStart w:id="46" w:name="_Toc279163170"/>
      <w:bookmarkStart w:id="47" w:name="OLE_LINK1"/>
      <w:bookmarkStart w:id="48" w:name="OLE_LINK2"/>
      <w:bookmarkStart w:id="49" w:name="_Toc348972042"/>
      <w:bookmarkStart w:id="50" w:name="_Toc351664907"/>
      <w:bookmarkStart w:id="51" w:name="_Toc268257338"/>
      <w:bookmarkStart w:id="52" w:name="_Toc268257504"/>
      <w:bookmarkStart w:id="53" w:name="_Toc268257629"/>
      <w:bookmarkStart w:id="54" w:name="_Toc268257681"/>
      <w:bookmarkEnd w:id="0"/>
      <w:bookmarkEnd w:id="1"/>
      <w:bookmarkEnd w:id="2"/>
      <w:bookmarkEnd w:id="3"/>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r w:rsidRPr="004B213E">
        <w:t xml:space="preserve">Using this PA, </w:t>
      </w:r>
      <w:r w:rsidR="006E27F6">
        <w:t>IBM</w:t>
      </w:r>
      <w:r w:rsidRPr="004B213E">
        <w:t xml:space="preserve"> may order Deliverables and Services available from Supplier</w:t>
      </w:r>
      <w:r w:rsidRPr="004B213E">
        <w:rPr>
          <w:rFonts w:eastAsia="Calibri"/>
        </w:rPr>
        <w:t xml:space="preserve"> in accordance with, and subject to, the terms and conditions of this PA</w:t>
      </w:r>
      <w:r w:rsidR="00564695">
        <w:rPr>
          <w:rFonts w:eastAsia="Calibri"/>
        </w:rPr>
        <w:t xml:space="preserve"> and</w:t>
      </w:r>
      <w:r w:rsidRPr="004B213E">
        <w:rPr>
          <w:rFonts w:eastAsia="Calibri"/>
        </w:rPr>
        <w:t xml:space="preserve"> the </w:t>
      </w:r>
      <w:r w:rsidR="0092233E">
        <w:rPr>
          <w:rFonts w:eastAsia="Calibri"/>
        </w:rPr>
        <w:t>Existing Agreement</w:t>
      </w:r>
      <w:r w:rsidRPr="004B213E">
        <w:rPr>
          <w:rFonts w:eastAsia="Calibri"/>
        </w:rPr>
        <w:t>.</w:t>
      </w:r>
      <w:r w:rsidR="00BD2C5A" w:rsidRPr="004B213E" w:rsidDel="00BD2C5A">
        <w:rPr>
          <w:rFonts w:eastAsia="Calibri"/>
        </w:rPr>
        <w:t xml:space="preserve"> </w:t>
      </w:r>
      <w:r w:rsidR="00872DE4" w:rsidRPr="004B213E">
        <w:t>This PA</w:t>
      </w:r>
      <w:r w:rsidR="00BD2C5A">
        <w:t xml:space="preserve"> and the Existing Agreement</w:t>
      </w:r>
      <w:r w:rsidR="00872DE4" w:rsidRPr="004B213E">
        <w:t xml:space="preserve"> are the complete </w:t>
      </w:r>
      <w:r w:rsidR="00872DE4" w:rsidRPr="004F34B3">
        <w:t xml:space="preserve">agreement regarding transactions </w:t>
      </w:r>
      <w:r w:rsidR="00564695" w:rsidRPr="004F34B3">
        <w:t>here</w:t>
      </w:r>
      <w:r w:rsidR="00872DE4" w:rsidRPr="004F34B3">
        <w:t>under</w:t>
      </w:r>
      <w:r w:rsidR="00DE5651" w:rsidRPr="004F34B3">
        <w:t>.</w:t>
      </w:r>
    </w:p>
    <w:p w14:paraId="3D4083E8" w14:textId="77777777" w:rsidR="002C3B6C" w:rsidRPr="00CC15CA" w:rsidRDefault="002C3B6C" w:rsidP="00DE5651">
      <w:pPr>
        <w:divId w:val="2709485728"/>
        <w:rPr>
          <w:rFonts w:eastAsia="Calibri"/>
        </w:rPr>
      </w:pPr>
      <w:r w:rsidRPr="004B5C05">
        <w:rPr>
          <w:rFonts w:eastAsia="Calibri"/>
          <w:b/>
          <w:i/>
          <w:color w:val="7030A0"/>
        </w:rPr>
        <w:t>**</w:t>
      </w:r>
      <w:r w:rsidRPr="00CC15CA">
        <w:rPr>
          <w:rFonts w:eastAsia="Calibri"/>
          <w:i/>
          <w:color w:val="7030A0"/>
        </w:rPr>
        <w:t xml:space="preserve">IF THIS PA ALSO INCORPORATES </w:t>
      </w:r>
      <w:r w:rsidR="002C2FAB" w:rsidRPr="004B5C05">
        <w:rPr>
          <w:rFonts w:eastAsia="Calibri"/>
          <w:b/>
          <w:i/>
          <w:color w:val="7030A0"/>
        </w:rPr>
        <w:t xml:space="preserve">AN EXISTING </w:t>
      </w:r>
      <w:r w:rsidR="000164CA" w:rsidRPr="004B5C05">
        <w:rPr>
          <w:rFonts w:eastAsia="Calibri"/>
          <w:b/>
          <w:i/>
          <w:color w:val="7030A0"/>
        </w:rPr>
        <w:t>SOW</w:t>
      </w:r>
      <w:r w:rsidRPr="00CC15CA">
        <w:rPr>
          <w:rFonts w:eastAsia="Calibri"/>
          <w:i/>
          <w:color w:val="7030A0"/>
        </w:rPr>
        <w:t xml:space="preserve">, INDICATE ABOVE BY </w:t>
      </w:r>
      <w:r w:rsidR="002C2FAB">
        <w:rPr>
          <w:rFonts w:eastAsia="Calibri"/>
          <w:i/>
          <w:color w:val="7030A0"/>
        </w:rPr>
        <w:t>RETAINING “Statement of Work and (SOW</w:t>
      </w:r>
      <w:r w:rsidR="004B5C05">
        <w:rPr>
          <w:rFonts w:eastAsia="Calibri"/>
          <w:i/>
          <w:color w:val="7030A0"/>
        </w:rPr>
        <w:t>)</w:t>
      </w:r>
      <w:r w:rsidR="002C2FAB">
        <w:rPr>
          <w:rFonts w:eastAsia="Calibri"/>
          <w:i/>
          <w:color w:val="7030A0"/>
        </w:rPr>
        <w:t>.”</w:t>
      </w:r>
      <w:r w:rsidRPr="00CC15CA">
        <w:rPr>
          <w:rFonts w:eastAsia="Calibri"/>
          <w:i/>
          <w:color w:val="7030A0"/>
        </w:rPr>
        <w:t xml:space="preserve"> IF IT DOES NOT, DELETE ALL REFERENCES TO </w:t>
      </w:r>
      <w:r w:rsidR="004B5C05">
        <w:rPr>
          <w:rFonts w:eastAsia="Calibri"/>
          <w:i/>
          <w:color w:val="7030A0"/>
        </w:rPr>
        <w:t>“</w:t>
      </w:r>
      <w:r w:rsidR="000164CA">
        <w:rPr>
          <w:rFonts w:eastAsia="Calibri"/>
          <w:i/>
          <w:color w:val="7030A0"/>
        </w:rPr>
        <w:t xml:space="preserve">Statement of </w:t>
      </w:r>
      <w:r w:rsidR="002C2FAB">
        <w:rPr>
          <w:rFonts w:eastAsia="Calibri"/>
          <w:i/>
          <w:color w:val="7030A0"/>
        </w:rPr>
        <w:t>W</w:t>
      </w:r>
      <w:r w:rsidR="000164CA">
        <w:rPr>
          <w:rFonts w:eastAsia="Calibri"/>
          <w:i/>
          <w:color w:val="7030A0"/>
        </w:rPr>
        <w:t xml:space="preserve">ork and </w:t>
      </w:r>
      <w:r w:rsidR="004B5C05">
        <w:rPr>
          <w:rFonts w:eastAsia="Calibri"/>
          <w:i/>
          <w:color w:val="7030A0"/>
        </w:rPr>
        <w:t>(</w:t>
      </w:r>
      <w:r w:rsidR="000164CA">
        <w:rPr>
          <w:rFonts w:eastAsia="Calibri"/>
          <w:i/>
          <w:color w:val="7030A0"/>
        </w:rPr>
        <w:t>SOW</w:t>
      </w:r>
      <w:r w:rsidR="004B5C05">
        <w:rPr>
          <w:rFonts w:eastAsia="Calibri"/>
          <w:i/>
          <w:color w:val="7030A0"/>
        </w:rPr>
        <w:t>)</w:t>
      </w:r>
      <w:r w:rsidRPr="00CC15CA">
        <w:rPr>
          <w:rFonts w:eastAsia="Calibri"/>
          <w:i/>
          <w:color w:val="7030A0"/>
        </w:rPr>
        <w:t>.</w:t>
      </w:r>
      <w:r w:rsidR="004B5C05">
        <w:rPr>
          <w:rFonts w:eastAsia="Calibri"/>
          <w:i/>
          <w:color w:val="7030A0"/>
        </w:rPr>
        <w:t>”</w:t>
      </w:r>
    </w:p>
    <w:p w14:paraId="173D9527" w14:textId="77777777" w:rsidR="00A1312D" w:rsidRPr="00B20FD4" w:rsidRDefault="00A1312D" w:rsidP="00A1312D">
      <w:pPr>
        <w:divId w:val="2709485729"/>
        <w:rPr>
          <w:i/>
          <w:color w:val="7030A0"/>
        </w:rPr>
      </w:pPr>
      <w:bookmarkStart w:id="55" w:name="_Hlk484687094"/>
      <w:r w:rsidRPr="00B20FD4">
        <w:rPr>
          <w:i/>
          <w:color w:val="7030A0"/>
        </w:rPr>
        <w:t xml:space="preserve">Select one of the two following statements. </w:t>
      </w:r>
    </w:p>
    <w:p w14:paraId="308FBEC7" w14:textId="77777777" w:rsidR="00A1312D" w:rsidRPr="00B71E47" w:rsidRDefault="00A1312D" w:rsidP="00A1312D">
      <w:pPr>
        <w:divId w:val="2709485730"/>
      </w:pPr>
      <w:r w:rsidRPr="00B71E47">
        <w:t xml:space="preserve">This PA automatically incorporates any future amendments to the Existing Agreement </w:t>
      </w:r>
      <w:r w:rsidRPr="00B71E47">
        <w:rPr>
          <w:u w:val="single"/>
        </w:rPr>
        <w:t>and any future amendments to the SOW/Master SOW and Attachments if referenced in this PA</w:t>
      </w:r>
      <w:r w:rsidRPr="00B71E47">
        <w:t>. Such amendments will be made a part of this PA to the extent that the amendments do not conflict with the terms of this PA, unless otherwise agreed to in writing by the parties to this PA.</w:t>
      </w:r>
    </w:p>
    <w:p w14:paraId="24F71B48" w14:textId="4AEAB8E1" w:rsidR="00F93972" w:rsidRDefault="00F93972" w:rsidP="0076431E">
      <w:pPr>
        <w:pStyle w:val="Heading1"/>
        <w:keepNext w:val="0"/>
        <w:widowControl w:val="0"/>
        <w:tabs>
          <w:tab w:val="num" w:pos="3905"/>
        </w:tabs>
        <w:autoSpaceDE w:val="0"/>
        <w:autoSpaceDN w:val="0"/>
        <w:adjustRightInd w:val="0"/>
        <w:divId w:val="2709485731"/>
        <w:rPr>
          <w:rFonts w:ascii="Times New Roman" w:hAnsi="Times New Roman"/>
          <w:b w:val="0"/>
          <w:sz w:val="18"/>
          <w:szCs w:val="18"/>
        </w:rPr>
      </w:pPr>
      <w:r w:rsidRPr="000D03E8">
        <w:rPr>
          <w:rFonts w:ascii="Times New Roman" w:hAnsi="Times New Roman"/>
          <w:b w:val="0"/>
          <w:sz w:val="18"/>
          <w:szCs w:val="18"/>
        </w:rPr>
        <w:t xml:space="preserve">This PA does not adopt or incorporate any future amendments </w:t>
      </w:r>
      <w:r w:rsidR="000E1C88" w:rsidRPr="000D03E8">
        <w:rPr>
          <w:rFonts w:ascii="Times New Roman" w:hAnsi="Times New Roman"/>
          <w:b w:val="0"/>
          <w:sz w:val="18"/>
          <w:szCs w:val="18"/>
        </w:rPr>
        <w:t xml:space="preserve">or Attachments </w:t>
      </w:r>
      <w:r w:rsidRPr="000D03E8">
        <w:rPr>
          <w:rFonts w:ascii="Times New Roman" w:hAnsi="Times New Roman"/>
          <w:b w:val="0"/>
          <w:sz w:val="18"/>
          <w:szCs w:val="18"/>
        </w:rPr>
        <w:t>to the Existing Agreement unless agreed to in writing by the parties to this PA.</w:t>
      </w:r>
    </w:p>
    <w:bookmarkEnd w:id="4"/>
    <w:p w14:paraId="0094AA6E" w14:textId="68DA979C" w:rsidR="0076431E" w:rsidRPr="00B45E2E" w:rsidRDefault="0076431E" w:rsidP="0076431E">
      <w:pPr>
        <w:pStyle w:val="Heading1"/>
        <w:keepNext w:val="0"/>
        <w:widowControl w:val="0"/>
        <w:tabs>
          <w:tab w:val="num" w:pos="3905"/>
        </w:tabs>
        <w:autoSpaceDE w:val="0"/>
        <w:autoSpaceDN w:val="0"/>
        <w:adjustRightInd w:val="0"/>
        <w:divId w:val="2709485732"/>
        <w:rPr>
          <w:rFonts w:ascii="Times New Roman" w:hAnsi="Times New Roman"/>
          <w:b w:val="0"/>
          <w:sz w:val="18"/>
          <w:szCs w:val="18"/>
        </w:rPr>
      </w:pPr>
      <w:r w:rsidRPr="00B45E2E">
        <w:rPr>
          <w:rFonts w:ascii="Times New Roman" w:hAnsi="Times New Roman"/>
          <w:b w:val="0"/>
          <w:sz w:val="18"/>
          <w:szCs w:val="18"/>
        </w:rPr>
        <w:t>The following terms and conditions apply to transactions performed entirely within the UK</w:t>
      </w:r>
      <w:r w:rsidR="00FB7918" w:rsidRPr="00B45E2E">
        <w:rPr>
          <w:rFonts w:ascii="Times New Roman" w:hAnsi="Times New Roman"/>
          <w:b w:val="0"/>
          <w:sz w:val="18"/>
          <w:szCs w:val="18"/>
        </w:rPr>
        <w:t xml:space="preserve"> </w:t>
      </w:r>
      <w:r w:rsidRPr="00B45E2E">
        <w:rPr>
          <w:rFonts w:ascii="Times New Roman" w:hAnsi="Times New Roman"/>
          <w:b w:val="0"/>
          <w:sz w:val="18"/>
          <w:szCs w:val="18"/>
        </w:rPr>
        <w:t>only and amend the other provisions of this agreement to bring the conduct of the parties' transactions into conformity with local law and practice.</w:t>
      </w:r>
    </w:p>
    <w:bookmarkEnd w:id="55"/>
    <w:p w14:paraId="0F8E4D99" w14:textId="77777777" w:rsidR="0076431E" w:rsidRPr="00312270" w:rsidRDefault="0076431E" w:rsidP="0076431E">
      <w:pPr>
        <w:pStyle w:val="Heading1"/>
        <w:keepNext w:val="0"/>
        <w:widowControl w:val="0"/>
        <w:tabs>
          <w:tab w:val="num" w:pos="3905"/>
        </w:tabs>
        <w:autoSpaceDE w:val="0"/>
        <w:autoSpaceDN w:val="0"/>
        <w:adjustRightInd w:val="0"/>
        <w:divId w:val="2709485733"/>
        <w:rPr>
          <w:rFonts w:ascii="Times New Roman" w:hAnsi="Times New Roman"/>
          <w:b w:val="0"/>
          <w:i/>
          <w:sz w:val="18"/>
          <w:szCs w:val="18"/>
        </w:rPr>
      </w:pPr>
      <w:r w:rsidRPr="00312270">
        <w:rPr>
          <w:rFonts w:ascii="Times New Roman" w:hAnsi="Times New Roman"/>
          <w:i/>
          <w:sz w:val="18"/>
          <w:szCs w:val="18"/>
        </w:rPr>
        <w:t>Termination of this PA</w:t>
      </w:r>
    </w:p>
    <w:p w14:paraId="6143A37F" w14:textId="77777777" w:rsidR="0076431E" w:rsidRPr="006612AF" w:rsidRDefault="0076431E" w:rsidP="0076431E">
      <w:pPr>
        <w:widowControl w:val="0"/>
        <w:autoSpaceDE w:val="0"/>
        <w:autoSpaceDN w:val="0"/>
        <w:adjustRightInd w:val="0"/>
        <w:divId w:val="2709485734"/>
        <w:rPr>
          <w:rFonts w:eastAsiaTheme="minorEastAsia"/>
          <w:lang w:val="en-GB" w:eastAsia="en-GB"/>
        </w:rPr>
      </w:pPr>
      <w:r w:rsidRPr="00312270">
        <w:rPr>
          <w:rFonts w:eastAsiaTheme="minorEastAsia"/>
          <w:lang w:val="en-GB" w:eastAsia="en-GB"/>
        </w:rPr>
        <w:t>Notwithstanding the subsection entitled “Termination” of the Existing Agreement, either party may terminate this PA, without any cancellation charge, if any of the following events occurs in respect of the other party or the terminating party has reasonable grounds to believe that one is likely to occur, namely that the other party: (i) has a meeting convened for the passing of a resolution for its winding up (other than a voluntary liquidation for the purposes of reconstruction); (ii) enters into a scheme or voluntary arrangement with its creditors; (iii) is the subject of a petition presented for the appointment of an administrator; (iv) has a receiver appointed over any of its property or assets; or (v) is the subject of a petition presented for his bankruptcy. Such termination will be effective upon notice in writing to the other party, liquidator, administrator or receiver.</w:t>
      </w:r>
    </w:p>
    <w:p w14:paraId="7AE432D3" w14:textId="77777777" w:rsidR="0076431E" w:rsidRPr="006612AF" w:rsidRDefault="0076431E" w:rsidP="0076431E">
      <w:pPr>
        <w:pStyle w:val="Heading1"/>
        <w:keepNext w:val="0"/>
        <w:widowControl w:val="0"/>
        <w:tabs>
          <w:tab w:val="num" w:pos="3905"/>
        </w:tabs>
        <w:autoSpaceDE w:val="0"/>
        <w:autoSpaceDN w:val="0"/>
        <w:adjustRightInd w:val="0"/>
        <w:divId w:val="2709485735"/>
        <w:rPr>
          <w:rFonts w:ascii="Times New Roman" w:hAnsi="Times New Roman"/>
          <w:b w:val="0"/>
          <w:i/>
          <w:sz w:val="18"/>
          <w:szCs w:val="18"/>
        </w:rPr>
      </w:pPr>
      <w:r w:rsidRPr="006612AF">
        <w:rPr>
          <w:rFonts w:ascii="Times New Roman" w:hAnsi="Times New Roman"/>
          <w:i/>
          <w:sz w:val="18"/>
          <w:szCs w:val="18"/>
        </w:rPr>
        <w:t>Warranties</w:t>
      </w:r>
    </w:p>
    <w:p w14:paraId="1F7EB3E1" w14:textId="77777777" w:rsidR="0076431E" w:rsidRPr="006612AF" w:rsidRDefault="0076431E" w:rsidP="0076431E">
      <w:pPr>
        <w:widowControl w:val="0"/>
        <w:autoSpaceDE w:val="0"/>
        <w:autoSpaceDN w:val="0"/>
        <w:adjustRightInd w:val="0"/>
        <w:divId w:val="2709485736"/>
        <w:rPr>
          <w:rFonts w:eastAsiaTheme="minorEastAsia"/>
          <w:lang w:val="en-GB" w:eastAsia="en-GB"/>
        </w:rPr>
      </w:pPr>
      <w:r w:rsidRPr="006612AF">
        <w:rPr>
          <w:rFonts w:eastAsiaTheme="minorEastAsia"/>
          <w:lang w:val="en-GB" w:eastAsia="en-GB"/>
        </w:rPr>
        <w:t>The implied warranties of MERCHANTABILITY OR FITNESS FOR A PARTICULAR USE specified in the relevant section entitled "Warranties" of the Existing Agreement are synonymous with the warranties of SATISFACTORY QUALITY OR FITNESS FOR PURPOSE.</w:t>
      </w:r>
    </w:p>
    <w:p w14:paraId="5AC76F84" w14:textId="77777777" w:rsidR="0076431E" w:rsidRPr="006612AF" w:rsidRDefault="0076431E" w:rsidP="0076431E">
      <w:pPr>
        <w:pStyle w:val="Heading1"/>
        <w:keepNext w:val="0"/>
        <w:widowControl w:val="0"/>
        <w:tabs>
          <w:tab w:val="num" w:pos="3905"/>
        </w:tabs>
        <w:autoSpaceDE w:val="0"/>
        <w:autoSpaceDN w:val="0"/>
        <w:adjustRightInd w:val="0"/>
        <w:divId w:val="2709485737"/>
        <w:rPr>
          <w:rFonts w:ascii="Times New Roman" w:hAnsi="Times New Roman"/>
          <w:b w:val="0"/>
          <w:i/>
          <w:sz w:val="18"/>
          <w:szCs w:val="18"/>
        </w:rPr>
      </w:pPr>
      <w:r w:rsidRPr="006612AF">
        <w:rPr>
          <w:rFonts w:ascii="Times New Roman" w:hAnsi="Times New Roman"/>
          <w:i/>
          <w:sz w:val="18"/>
          <w:szCs w:val="18"/>
        </w:rPr>
        <w:t>Liability</w:t>
      </w:r>
    </w:p>
    <w:p w14:paraId="300DFE4F" w14:textId="77777777" w:rsidR="0076431E" w:rsidRPr="006612AF" w:rsidRDefault="0076431E" w:rsidP="0076431E">
      <w:pPr>
        <w:widowControl w:val="0"/>
        <w:autoSpaceDE w:val="0"/>
        <w:autoSpaceDN w:val="0"/>
        <w:adjustRightInd w:val="0"/>
        <w:divId w:val="2709485738"/>
        <w:rPr>
          <w:rFonts w:eastAsiaTheme="minorEastAsia"/>
          <w:lang w:val="en-GB" w:eastAsia="en-GB"/>
        </w:rPr>
      </w:pPr>
      <w:r w:rsidRPr="006612AF">
        <w:rPr>
          <w:rFonts w:eastAsiaTheme="minorEastAsia"/>
          <w:lang w:val="en-GB" w:eastAsia="en-GB"/>
        </w:rPr>
        <w:t>The categories of loss and damage specified in relevant section entitled "Liability" of the Existing Agreement (i.e. special, incidental, exemplary, indirect, or economic consequential damages, or lost profits, business value, revenue, goodwill, or anticipate savings) are replaced by the following categories of loss and damage: economic loss (including loss of profits, business, revenue, goodwill or anticipated savings), special, indirect or consequential loss. Additionally, each party will be liable without limit for death or personal injury resulting from the negligence of IBM Personnel or Supplier Personnel (as the case may be), and Supplier will be liable without limit for any breach of its obligations implied by Section 12 of the Sale of Goods Act 1979 or Section 2 of the Supply of Goods and Services Act 1982.</w:t>
      </w:r>
    </w:p>
    <w:p w14:paraId="23E1F0FF" w14:textId="77777777" w:rsidR="0076431E" w:rsidRPr="006612AF" w:rsidRDefault="0076431E" w:rsidP="0076431E">
      <w:pPr>
        <w:pStyle w:val="Heading1"/>
        <w:keepNext w:val="0"/>
        <w:widowControl w:val="0"/>
        <w:tabs>
          <w:tab w:val="num" w:pos="3905"/>
        </w:tabs>
        <w:autoSpaceDE w:val="0"/>
        <w:autoSpaceDN w:val="0"/>
        <w:adjustRightInd w:val="0"/>
        <w:divId w:val="2709485739"/>
        <w:rPr>
          <w:rFonts w:ascii="Times New Roman" w:hAnsi="Times New Roman"/>
          <w:sz w:val="18"/>
          <w:szCs w:val="18"/>
        </w:rPr>
      </w:pPr>
      <w:r w:rsidRPr="006612AF">
        <w:rPr>
          <w:rFonts w:ascii="Times New Roman" w:hAnsi="Times New Roman"/>
          <w:i/>
          <w:sz w:val="18"/>
          <w:szCs w:val="18"/>
        </w:rPr>
        <w:t>Governing</w:t>
      </w:r>
      <w:r w:rsidRPr="006612AF">
        <w:rPr>
          <w:rFonts w:ascii="Times New Roman" w:hAnsi="Times New Roman"/>
          <w:sz w:val="18"/>
          <w:szCs w:val="18"/>
        </w:rPr>
        <w:t xml:space="preserve"> Law</w:t>
      </w:r>
    </w:p>
    <w:p w14:paraId="2DE72760" w14:textId="390B02B9" w:rsidR="0076431E" w:rsidRPr="006612AF" w:rsidRDefault="0076431E" w:rsidP="0076431E">
      <w:pPr>
        <w:widowControl w:val="0"/>
        <w:autoSpaceDE w:val="0"/>
        <w:autoSpaceDN w:val="0"/>
        <w:adjustRightInd w:val="0"/>
        <w:divId w:val="2709485740"/>
        <w:rPr>
          <w:rFonts w:eastAsiaTheme="minorEastAsia"/>
          <w:lang w:val="en-GB" w:eastAsia="en-GB"/>
        </w:rPr>
      </w:pPr>
      <w:r w:rsidRPr="006612AF">
        <w:rPr>
          <w:rFonts w:eastAsiaTheme="minorEastAsia"/>
          <w:lang w:val="en-GB" w:eastAsia="en-GB"/>
        </w:rPr>
        <w:t>This PA shall be construed in accordance with and governed by the laws of England</w:t>
      </w:r>
      <w:r w:rsidR="00D317E8">
        <w:rPr>
          <w:rFonts w:eastAsiaTheme="minorEastAsia"/>
          <w:lang w:val="en-GB" w:eastAsia="en-GB"/>
        </w:rPr>
        <w:t>.</w:t>
      </w:r>
      <w:r w:rsidRPr="006612AF">
        <w:rPr>
          <w:rFonts w:eastAsiaTheme="minorEastAsia"/>
          <w:lang w:val="en-GB" w:eastAsia="en-GB"/>
        </w:rPr>
        <w:t xml:space="preserve"> </w:t>
      </w:r>
      <w:r w:rsidR="00D317E8">
        <w:rPr>
          <w:rFonts w:eastAsiaTheme="minorEastAsia"/>
          <w:lang w:val="en-GB" w:eastAsia="en-GB"/>
        </w:rPr>
        <w:t>T</w:t>
      </w:r>
      <w:r w:rsidRPr="006612AF">
        <w:rPr>
          <w:rFonts w:eastAsiaTheme="minorEastAsia"/>
          <w:lang w:val="en-GB" w:eastAsia="en-GB"/>
        </w:rPr>
        <w:t>he parties agree to submit to the exclusive jurisdiction of the courts of England.</w:t>
      </w:r>
    </w:p>
    <w:p w14:paraId="1A56C562" w14:textId="77777777" w:rsidR="00A43880" w:rsidRDefault="00A43880" w:rsidP="0076431E">
      <w:pPr>
        <w:pStyle w:val="Heading1"/>
        <w:keepNext w:val="0"/>
        <w:widowControl w:val="0"/>
        <w:tabs>
          <w:tab w:val="num" w:pos="3905"/>
        </w:tabs>
        <w:autoSpaceDE w:val="0"/>
        <w:autoSpaceDN w:val="0"/>
        <w:adjustRightInd w:val="0"/>
        <w:divId w:val="2709485741"/>
        <w:rPr>
          <w:rFonts w:ascii="Times New Roman" w:hAnsi="Times New Roman"/>
          <w:i/>
          <w:sz w:val="18"/>
          <w:szCs w:val="18"/>
        </w:rPr>
      </w:pPr>
      <w:r>
        <w:rPr>
          <w:rFonts w:ascii="Times New Roman" w:hAnsi="Times New Roman"/>
          <w:i/>
          <w:sz w:val="18"/>
          <w:szCs w:val="18"/>
        </w:rPr>
        <w:t>Ethical Dealings</w:t>
      </w:r>
    </w:p>
    <w:p w14:paraId="3E49294C" w14:textId="52DFC625" w:rsidR="00A43880" w:rsidRPr="00CF23C0" w:rsidRDefault="00A43880" w:rsidP="0076431E">
      <w:pPr>
        <w:pStyle w:val="Heading1"/>
        <w:keepNext w:val="0"/>
        <w:widowControl w:val="0"/>
        <w:tabs>
          <w:tab w:val="num" w:pos="3905"/>
        </w:tabs>
        <w:autoSpaceDE w:val="0"/>
        <w:autoSpaceDN w:val="0"/>
        <w:adjustRightInd w:val="0"/>
        <w:divId w:val="2709485742"/>
        <w:rPr>
          <w:rFonts w:ascii="Times New Roman" w:hAnsi="Times New Roman"/>
          <w:b w:val="0"/>
          <w:sz w:val="18"/>
          <w:szCs w:val="18"/>
        </w:rPr>
      </w:pPr>
      <w:r w:rsidRPr="00CF23C0">
        <w:rPr>
          <w:rFonts w:ascii="Times New Roman" w:hAnsi="Times New Roman"/>
          <w:b w:val="0"/>
          <w:iCs/>
          <w:sz w:val="18"/>
          <w:szCs w:val="18"/>
        </w:rPr>
        <w:t xml:space="preserve">Supplier will be familiar and will strictly comply with all laws and regulations on bribery, corruption, and prohibited business practices. Supplier and its Affiliates have not and will not, for the purpose of influencing, or inducing anyone to influence decisions in favor of, IBM or its Affiliates </w:t>
      </w:r>
      <w:r w:rsidRPr="00CF23C0">
        <w:rPr>
          <w:rFonts w:ascii="Times New Roman" w:hAnsi="Times New Roman"/>
          <w:b w:val="0"/>
          <w:sz w:val="18"/>
          <w:szCs w:val="18"/>
        </w:rPr>
        <w:t xml:space="preserve">(and will put in place adequate procedures to ensure that any of its or their employees or contractors performing services for IBM will not) </w:t>
      </w:r>
      <w:r w:rsidRPr="00CF23C0">
        <w:rPr>
          <w:rFonts w:ascii="Times New Roman" w:hAnsi="Times New Roman"/>
          <w:b w:val="0"/>
          <w:iCs/>
          <w:sz w:val="18"/>
          <w:szCs w:val="18"/>
        </w:rPr>
        <w:t>offer, promise or make or agree to make, directly or indirectly, (a) any political contributions of any kind or any payment to or for the benefit of any public official, whether elected or appointed, (b) any payments for gifts, meals, travel or other value for a government employee or his/her family members or (c) any payments or gifts (of money or anything of value) to anyone.  This includes any form of facilitation payments (i.e. small bribes paid to facilitate routine government action).  IBM shall not reimburse Supplier for any such political contributions, payments or gifts.</w:t>
      </w:r>
      <w:r w:rsidRPr="00CF23C0">
        <w:rPr>
          <w:rFonts w:ascii="Times New Roman" w:hAnsi="Times New Roman"/>
          <w:b w:val="0"/>
          <w:iCs/>
          <w:sz w:val="18"/>
          <w:szCs w:val="18"/>
          <w:vertAlign w:val="superscript"/>
        </w:rPr>
        <w:t xml:space="preserve"> </w:t>
      </w:r>
      <w:r w:rsidRPr="00CF23C0">
        <w:rPr>
          <w:rFonts w:ascii="Times New Roman" w:hAnsi="Times New Roman"/>
          <w:b w:val="0"/>
          <w:iCs/>
          <w:sz w:val="18"/>
          <w:szCs w:val="18"/>
        </w:rPr>
        <w:t xml:space="preserve"> Supplier agrees that it and its Affiliates will not (and will put in place reasonable procedures to ensure that any of its or their employees or contractors performing services for IBM will not) facilitate any tax evasion by any third party.  Affiliates are entities that control, are controlled by, or are under common control with, a party to this Agreement</w:t>
      </w:r>
      <w:r w:rsidR="00280B3D" w:rsidRPr="00CF23C0">
        <w:rPr>
          <w:rFonts w:ascii="Times New Roman" w:hAnsi="Times New Roman"/>
          <w:b w:val="0"/>
          <w:iCs/>
          <w:sz w:val="18"/>
          <w:szCs w:val="18"/>
        </w:rPr>
        <w:t>.</w:t>
      </w:r>
    </w:p>
    <w:p w14:paraId="17DE6552" w14:textId="0DDEFAD3" w:rsidR="0076431E" w:rsidRPr="006612AF" w:rsidRDefault="0076431E" w:rsidP="0076431E">
      <w:pPr>
        <w:pStyle w:val="Heading1"/>
        <w:keepNext w:val="0"/>
        <w:widowControl w:val="0"/>
        <w:tabs>
          <w:tab w:val="num" w:pos="3905"/>
        </w:tabs>
        <w:autoSpaceDE w:val="0"/>
        <w:autoSpaceDN w:val="0"/>
        <w:adjustRightInd w:val="0"/>
        <w:divId w:val="2709485743"/>
        <w:rPr>
          <w:rFonts w:ascii="Times New Roman" w:hAnsi="Times New Roman"/>
          <w:sz w:val="18"/>
          <w:szCs w:val="18"/>
        </w:rPr>
      </w:pPr>
      <w:r w:rsidRPr="006612AF">
        <w:rPr>
          <w:rFonts w:ascii="Times New Roman" w:hAnsi="Times New Roman"/>
          <w:i/>
          <w:sz w:val="18"/>
          <w:szCs w:val="18"/>
        </w:rPr>
        <w:t>Data</w:t>
      </w:r>
      <w:r w:rsidRPr="006612AF">
        <w:rPr>
          <w:rFonts w:ascii="Times New Roman" w:hAnsi="Times New Roman"/>
          <w:sz w:val="18"/>
          <w:szCs w:val="18"/>
        </w:rPr>
        <w:t xml:space="preserve"> </w:t>
      </w:r>
      <w:r w:rsidRPr="006612AF">
        <w:rPr>
          <w:rFonts w:ascii="Times New Roman" w:hAnsi="Times New Roman"/>
          <w:i/>
          <w:sz w:val="18"/>
          <w:szCs w:val="18"/>
        </w:rPr>
        <w:t>Privacy</w:t>
      </w:r>
    </w:p>
    <w:p w14:paraId="49E1AD4A" w14:textId="77777777" w:rsidR="0076431E" w:rsidRPr="00312270" w:rsidRDefault="0076431E" w:rsidP="0076431E">
      <w:pPr>
        <w:widowControl w:val="0"/>
        <w:autoSpaceDE w:val="0"/>
        <w:autoSpaceDN w:val="0"/>
        <w:adjustRightInd w:val="0"/>
        <w:divId w:val="2709485744"/>
        <w:rPr>
          <w:rFonts w:eastAsiaTheme="minorEastAsia"/>
          <w:lang w:val="en-GB" w:eastAsia="en-GB"/>
        </w:rPr>
      </w:pPr>
      <w:r w:rsidRPr="00312270">
        <w:rPr>
          <w:rFonts w:eastAsiaTheme="minorEastAsia"/>
          <w:lang w:val="en-GB" w:eastAsia="en-GB"/>
        </w:rPr>
        <w:t xml:space="preserve">In addition to the parties obligations under the Agreement with respect to confidentiality or any disclosure/nondisclosure agreements, where under this PA IBM discloses information relating to an identified or identifiable individual, partnership, corporation or other entity ('Personal Data') Supplier will apply appropriate technical and organizational security measures to protect Personal Data against destruction, loss, </w:t>
      </w:r>
      <w:r w:rsidRPr="00312270">
        <w:rPr>
          <w:rFonts w:eastAsiaTheme="minorEastAsia"/>
          <w:lang w:val="en-GB" w:eastAsia="en-GB"/>
        </w:rPr>
        <w:lastRenderedPageBreak/>
        <w:t>alteration, unauthorized disclosure or access, and against all other unlawful forms of processing (including, but not limited to, ensuring the reliability of any personnel who have access to the Personal Data). Supplier represents and warrants: (i) that it will comply with applicable data protection laws and regulations (including any requirement for notification to, or registration with, country data protection authorities), and (ii) that it will only access, use, manage, disclose to third parties, transfer overseas or otherwise process Personal Data in accordance with IBM’s instructions. IBM generally instructs Supplier to process Personal Data to the extent necessary to perform this PA. Supplier will promptly assist IBM in responding to requests to allow access to, correct, block, suppress or delete any Personal Data, including providing IBM with a copy of all relevant Personal Data in tangible form. Supplier will not transfer any Personal Data out of any country having data protection laws and/or regulations restricting transfers of Personal Data unless IBM consents to the transfer in writing. IBM may, upon reasonable notice, audit and verify Supplier’s compliance with the provisions of this Section. On termination of this PA Supplier shall, at IBM’s request, promptly return or erase all Personal Data stored in its internal systems.</w:t>
      </w:r>
    </w:p>
    <w:p w14:paraId="71C1DA0E" w14:textId="77777777" w:rsidR="0076431E" w:rsidRPr="00312270" w:rsidRDefault="0076431E" w:rsidP="0076431E">
      <w:pPr>
        <w:pStyle w:val="Heading1"/>
        <w:keepNext w:val="0"/>
        <w:widowControl w:val="0"/>
        <w:tabs>
          <w:tab w:val="num" w:pos="3905"/>
        </w:tabs>
        <w:autoSpaceDE w:val="0"/>
        <w:autoSpaceDN w:val="0"/>
        <w:adjustRightInd w:val="0"/>
        <w:divId w:val="2709485745"/>
        <w:rPr>
          <w:rFonts w:ascii="Times New Roman" w:hAnsi="Times New Roman"/>
          <w:b w:val="0"/>
          <w:i/>
          <w:sz w:val="18"/>
          <w:szCs w:val="18"/>
        </w:rPr>
      </w:pPr>
      <w:r w:rsidRPr="00312270">
        <w:rPr>
          <w:rFonts w:ascii="Times New Roman" w:hAnsi="Times New Roman"/>
          <w:i/>
          <w:sz w:val="18"/>
          <w:szCs w:val="18"/>
        </w:rPr>
        <w:t>Survival</w:t>
      </w:r>
    </w:p>
    <w:p w14:paraId="34D733B0" w14:textId="77777777" w:rsidR="0076431E" w:rsidRPr="00312270" w:rsidRDefault="0076431E" w:rsidP="0076431E">
      <w:pPr>
        <w:widowControl w:val="0"/>
        <w:autoSpaceDE w:val="0"/>
        <w:autoSpaceDN w:val="0"/>
        <w:adjustRightInd w:val="0"/>
        <w:divId w:val="2709485746"/>
        <w:rPr>
          <w:rFonts w:eastAsiaTheme="minorEastAsia"/>
          <w:lang w:val="en-GB" w:eastAsia="en-GB"/>
        </w:rPr>
      </w:pPr>
      <w:r w:rsidRPr="00312270">
        <w:rPr>
          <w:rFonts w:eastAsiaTheme="minorEastAsia"/>
          <w:lang w:val="en-GB" w:eastAsia="en-GB"/>
        </w:rPr>
        <w:t>In the event the Existing Agreement is terminated, the terms and conditions of the Existing Agreement incorporated by reference herein shall survive such termination and remain in effect for purposes of this PA only.</w:t>
      </w:r>
    </w:p>
    <w:p w14:paraId="3EE6B04B" w14:textId="77777777" w:rsidR="0076431E" w:rsidRPr="00312270" w:rsidRDefault="0076431E" w:rsidP="0076431E">
      <w:pPr>
        <w:pStyle w:val="Heading1"/>
        <w:keepNext w:val="0"/>
        <w:widowControl w:val="0"/>
        <w:tabs>
          <w:tab w:val="num" w:pos="3905"/>
        </w:tabs>
        <w:autoSpaceDE w:val="0"/>
        <w:autoSpaceDN w:val="0"/>
        <w:adjustRightInd w:val="0"/>
        <w:divId w:val="2709485747"/>
        <w:rPr>
          <w:rFonts w:ascii="Times New Roman" w:hAnsi="Times New Roman"/>
          <w:sz w:val="18"/>
          <w:szCs w:val="18"/>
        </w:rPr>
      </w:pPr>
      <w:r w:rsidRPr="00312270">
        <w:rPr>
          <w:rFonts w:ascii="Times New Roman" w:hAnsi="Times New Roman"/>
          <w:i/>
          <w:sz w:val="18"/>
          <w:szCs w:val="18"/>
        </w:rPr>
        <w:t>Rights</w:t>
      </w:r>
      <w:r w:rsidRPr="00312270">
        <w:rPr>
          <w:rFonts w:ascii="Times New Roman" w:hAnsi="Times New Roman"/>
          <w:sz w:val="18"/>
          <w:szCs w:val="18"/>
        </w:rPr>
        <w:t xml:space="preserve"> </w:t>
      </w:r>
      <w:r w:rsidRPr="00312270">
        <w:rPr>
          <w:rFonts w:ascii="Times New Roman" w:hAnsi="Times New Roman"/>
          <w:i/>
          <w:sz w:val="18"/>
          <w:szCs w:val="18"/>
        </w:rPr>
        <w:t>of</w:t>
      </w:r>
      <w:r w:rsidRPr="00312270">
        <w:rPr>
          <w:rFonts w:ascii="Times New Roman" w:hAnsi="Times New Roman"/>
          <w:sz w:val="18"/>
          <w:szCs w:val="18"/>
        </w:rPr>
        <w:t xml:space="preserve"> </w:t>
      </w:r>
      <w:r w:rsidRPr="00312270">
        <w:rPr>
          <w:rFonts w:ascii="Times New Roman" w:hAnsi="Times New Roman"/>
          <w:i/>
          <w:sz w:val="18"/>
          <w:szCs w:val="18"/>
        </w:rPr>
        <w:t>Third</w:t>
      </w:r>
      <w:r w:rsidRPr="00312270">
        <w:rPr>
          <w:rFonts w:ascii="Times New Roman" w:hAnsi="Times New Roman"/>
          <w:sz w:val="18"/>
          <w:szCs w:val="18"/>
        </w:rPr>
        <w:t xml:space="preserve"> </w:t>
      </w:r>
      <w:r w:rsidRPr="00312270">
        <w:rPr>
          <w:rFonts w:ascii="Times New Roman" w:hAnsi="Times New Roman"/>
          <w:i/>
          <w:sz w:val="18"/>
          <w:szCs w:val="18"/>
        </w:rPr>
        <w:t>Parties</w:t>
      </w:r>
    </w:p>
    <w:p w14:paraId="3306006B" w14:textId="77777777" w:rsidR="0076431E" w:rsidRPr="006612AF" w:rsidRDefault="0076431E" w:rsidP="0076431E">
      <w:pPr>
        <w:widowControl w:val="0"/>
        <w:autoSpaceDE w:val="0"/>
        <w:autoSpaceDN w:val="0"/>
        <w:adjustRightInd w:val="0"/>
        <w:divId w:val="2709485748"/>
        <w:rPr>
          <w:rFonts w:eastAsiaTheme="minorEastAsia"/>
          <w:lang w:val="en-GB" w:eastAsia="en-GB"/>
        </w:rPr>
      </w:pPr>
      <w:r w:rsidRPr="00312270">
        <w:rPr>
          <w:rFonts w:eastAsiaTheme="minorEastAsia"/>
          <w:lang w:val="en-GB" w:eastAsia="en-GB"/>
        </w:rPr>
        <w:t>Neither party intends any third party to have the right to receive the benefit of any provision of this PA and the Contracts (Rights of Third Parties) Act 1999 shall not apply to this PA.</w:t>
      </w:r>
    </w:p>
    <w:p w14:paraId="084AD42E" w14:textId="77777777" w:rsidR="0076431E" w:rsidRDefault="0076431E" w:rsidP="0076431E">
      <w:pPr>
        <w:pStyle w:val="MPAList2"/>
        <w:numPr>
          <w:ilvl w:val="0"/>
          <w:numId w:val="0"/>
        </w:numPr>
        <w:divId w:val="2709485749"/>
      </w:pPr>
      <w:r>
        <w:t>Posted Workers</w:t>
      </w:r>
    </w:p>
    <w:p w14:paraId="39BA8AE1" w14:textId="63B9E7E8" w:rsidR="0076431E" w:rsidRPr="006612AF" w:rsidRDefault="0076431E" w:rsidP="0076431E">
      <w:pPr>
        <w:divId w:val="2709485750"/>
      </w:pPr>
      <w:r>
        <w:rPr>
          <w:color w:val="000000"/>
          <w:lang w:eastAsia="en-IE"/>
        </w:rPr>
        <w:t xml:space="preserve">The following provisions are added to the “Supplier and Supplier Personnel” clause of the </w:t>
      </w:r>
      <w:r w:rsidR="00914804">
        <w:rPr>
          <w:color w:val="000000"/>
          <w:lang w:eastAsia="en-IE"/>
        </w:rPr>
        <w:t>Existing Agreement</w:t>
      </w:r>
      <w:r>
        <w:rPr>
          <w:color w:val="000000"/>
          <w:lang w:eastAsia="en-IE"/>
        </w:rPr>
        <w:t xml:space="preserve">: </w:t>
      </w:r>
      <w:r w:rsidRPr="005F6841">
        <w:rPr>
          <w:color w:val="000000"/>
          <w:lang w:eastAsia="en-IE"/>
        </w:rPr>
        <w:t>Where Supplier intends to use Supplier Personnel and/or subcontractors who are</w:t>
      </w:r>
      <w:r>
        <w:rPr>
          <w:color w:val="000000"/>
          <w:lang w:eastAsia="en-IE"/>
        </w:rPr>
        <w:t xml:space="preserve"> deemed</w:t>
      </w:r>
      <w:r w:rsidRPr="005F6841">
        <w:rPr>
          <w:color w:val="000000"/>
          <w:lang w:eastAsia="en-IE"/>
        </w:rPr>
        <w:t xml:space="preserve"> </w:t>
      </w:r>
      <w:r>
        <w:rPr>
          <w:color w:val="000000"/>
          <w:lang w:eastAsia="en-IE"/>
        </w:rPr>
        <w:t>p</w:t>
      </w:r>
      <w:r w:rsidRPr="005F6841">
        <w:rPr>
          <w:color w:val="000000"/>
          <w:lang w:eastAsia="en-IE"/>
        </w:rPr>
        <w:t xml:space="preserve">osted </w:t>
      </w:r>
      <w:r>
        <w:rPr>
          <w:color w:val="000000"/>
          <w:lang w:eastAsia="en-IE"/>
        </w:rPr>
        <w:t>w</w:t>
      </w:r>
      <w:r w:rsidRPr="005F6841">
        <w:rPr>
          <w:color w:val="000000"/>
          <w:lang w:eastAsia="en-IE"/>
        </w:rPr>
        <w:t xml:space="preserve">orkers (as defined in EC Posted Worker Directive 96/71/EC and/or any related or derived EC or national legislation) </w:t>
      </w:r>
      <w:r>
        <w:rPr>
          <w:color w:val="000000"/>
          <w:lang w:eastAsia="en-IE"/>
        </w:rPr>
        <w:t xml:space="preserve">or temporary agency workers (as defined in EC Directive 08/104/EC, </w:t>
      </w:r>
      <w:r w:rsidRPr="005F6841">
        <w:rPr>
          <w:color w:val="000000"/>
          <w:lang w:eastAsia="en-IE"/>
        </w:rPr>
        <w:t xml:space="preserve">and/or any related or derived EC or national legislation) </w:t>
      </w:r>
      <w:r>
        <w:rPr>
          <w:color w:val="000000"/>
          <w:lang w:eastAsia="en-IE"/>
        </w:rPr>
        <w:t xml:space="preserve">(together hereinafter “Posted Workers”) </w:t>
      </w:r>
      <w:r w:rsidRPr="005F6841">
        <w:rPr>
          <w:color w:val="000000"/>
          <w:lang w:eastAsia="en-IE"/>
        </w:rPr>
        <w:t xml:space="preserve">for the provision of Services to Buyer and/or to Buyer’s Customer(s), the Supplier will, prior to each Posted Worker commencing work in the country they are posted to, inform Buyer and provide to Buyer all statutorily required information, as well as evidence of compliance with the above-mentioned legislation. The Supplier warrants that the information provided is </w:t>
      </w:r>
      <w:proofErr w:type="gramStart"/>
      <w:r w:rsidRPr="005F6841">
        <w:rPr>
          <w:color w:val="000000"/>
          <w:lang w:eastAsia="en-IE"/>
        </w:rPr>
        <w:t>at all times</w:t>
      </w:r>
      <w:proofErr w:type="gramEnd"/>
      <w:r w:rsidRPr="005F6841">
        <w:rPr>
          <w:color w:val="000000"/>
          <w:lang w:eastAsia="en-IE"/>
        </w:rPr>
        <w:t xml:space="preserve"> correct, accurate, and up to date, </w:t>
      </w:r>
      <w:r w:rsidRPr="00273BC2">
        <w:rPr>
          <w:color w:val="000000"/>
          <w:lang w:eastAsia="en-IE"/>
        </w:rPr>
        <w:t xml:space="preserve">and the Supplier agrees to provide updated information to the Buyer immediately at any time upon Buyer´s request.  </w:t>
      </w:r>
      <w:r w:rsidRPr="00854012">
        <w:rPr>
          <w:color w:val="000000"/>
          <w:lang w:eastAsia="en-IE"/>
        </w:rPr>
        <w:t xml:space="preserve">Should the Supplier’s, or the Supplier’s subcontractor’s, breach of this provision </w:t>
      </w:r>
      <w:proofErr w:type="gramStart"/>
      <w:r w:rsidRPr="00854012">
        <w:rPr>
          <w:color w:val="000000"/>
          <w:lang w:eastAsia="en-IE"/>
        </w:rPr>
        <w:t>cause</w:t>
      </w:r>
      <w:proofErr w:type="gramEnd"/>
      <w:r w:rsidRPr="00854012">
        <w:rPr>
          <w:color w:val="000000"/>
          <w:lang w:eastAsia="en-IE"/>
        </w:rPr>
        <w:t xml:space="preserve"> the Buyer </w:t>
      </w:r>
      <w:r>
        <w:rPr>
          <w:color w:val="000000"/>
          <w:lang w:eastAsia="en-IE"/>
        </w:rPr>
        <w:t xml:space="preserve">or its personnel </w:t>
      </w:r>
      <w:r w:rsidRPr="00854012">
        <w:rPr>
          <w:color w:val="000000"/>
          <w:lang w:eastAsia="en-IE"/>
        </w:rPr>
        <w:t>to be held liable</w:t>
      </w:r>
      <w:r>
        <w:rPr>
          <w:color w:val="000000"/>
          <w:lang w:eastAsia="en-IE"/>
        </w:rPr>
        <w:t xml:space="preserve"> or to be fined</w:t>
      </w:r>
      <w:r w:rsidRPr="00854012">
        <w:rPr>
          <w:color w:val="000000"/>
          <w:lang w:eastAsia="en-IE"/>
        </w:rPr>
        <w:t xml:space="preserve">, the Supplier shall indemnify the Buyer </w:t>
      </w:r>
      <w:r>
        <w:rPr>
          <w:color w:val="000000"/>
          <w:lang w:eastAsia="en-IE"/>
        </w:rPr>
        <w:t xml:space="preserve">and its personnel </w:t>
      </w:r>
      <w:r w:rsidRPr="00854012">
        <w:rPr>
          <w:color w:val="000000"/>
          <w:lang w:eastAsia="en-IE"/>
        </w:rPr>
        <w:t xml:space="preserve">against all claims </w:t>
      </w:r>
      <w:r>
        <w:rPr>
          <w:color w:val="000000"/>
          <w:lang w:eastAsia="en-IE"/>
        </w:rPr>
        <w:t xml:space="preserve">and/or fines </w:t>
      </w:r>
      <w:r w:rsidRPr="00854012">
        <w:rPr>
          <w:color w:val="000000"/>
          <w:lang w:eastAsia="en-IE"/>
        </w:rPr>
        <w:t>that arise or are alleged to have arisen as a result of such breach.</w:t>
      </w:r>
      <w:r>
        <w:rPr>
          <w:color w:val="000000"/>
          <w:lang w:eastAsia="en-IE"/>
        </w:rPr>
        <w:t xml:space="preserve">  </w:t>
      </w:r>
      <w:r w:rsidRPr="005F6841">
        <w:rPr>
          <w:color w:val="000000"/>
          <w:lang w:eastAsia="en-IE"/>
        </w:rPr>
        <w:t xml:space="preserve">Notwithstanding anything to the contrary in this Agreement, Buyer may terminate </w:t>
      </w:r>
      <w:r w:rsidR="002D420A" w:rsidRPr="005F6841">
        <w:rPr>
          <w:color w:val="000000"/>
          <w:lang w:eastAsia="en-IE"/>
        </w:rPr>
        <w:t>th</w:t>
      </w:r>
      <w:r w:rsidR="002D420A">
        <w:rPr>
          <w:color w:val="000000"/>
          <w:lang w:eastAsia="en-IE"/>
        </w:rPr>
        <w:t>e</w:t>
      </w:r>
      <w:r w:rsidR="002D420A" w:rsidRPr="005F6841">
        <w:rPr>
          <w:color w:val="000000"/>
          <w:lang w:eastAsia="en-IE"/>
        </w:rPr>
        <w:t xml:space="preserve"> </w:t>
      </w:r>
      <w:r w:rsidR="002D420A">
        <w:rPr>
          <w:color w:val="000000"/>
          <w:lang w:eastAsia="en-IE"/>
        </w:rPr>
        <w:t>Existing</w:t>
      </w:r>
      <w:r w:rsidR="002D420A" w:rsidRPr="005F6841">
        <w:rPr>
          <w:color w:val="000000"/>
          <w:lang w:eastAsia="en-IE"/>
        </w:rPr>
        <w:t xml:space="preserve"> </w:t>
      </w:r>
      <w:r w:rsidRPr="005F6841">
        <w:rPr>
          <w:color w:val="000000"/>
          <w:lang w:eastAsia="en-IE"/>
        </w:rPr>
        <w:t>Agreement, any SOWs and/or WAs immediately for Cause in case of a breach of this provision or when Buyer reasonably believes such a breach has o</w:t>
      </w:r>
      <w:r w:rsidRPr="00273BC2">
        <w:rPr>
          <w:color w:val="000000"/>
          <w:lang w:eastAsia="en-IE"/>
        </w:rPr>
        <w:t>ccurred or is likely to occur. In addition to this, the Buyer may request the immediate removal of Posted Workers from assignm</w:t>
      </w:r>
      <w:r w:rsidRPr="00854012">
        <w:rPr>
          <w:color w:val="000000"/>
          <w:lang w:eastAsia="en-IE"/>
        </w:rPr>
        <w:t>ent under this Agreement.</w:t>
      </w:r>
    </w:p>
    <w:p w14:paraId="446EACFC" w14:textId="25F28982" w:rsidR="00D5034F" w:rsidRDefault="00D5034F" w:rsidP="00304FCC">
      <w:pPr>
        <w:divId w:val="2709485751"/>
      </w:pPr>
      <w:bookmarkStart w:id="56" w:name="_Hlk488048551"/>
      <w:r w:rsidRPr="006822E4">
        <w:rPr>
          <w:rFonts w:eastAsia="Times New Roman"/>
        </w:rPr>
        <w:t xml:space="preserve">In the event of any conflict in the terms of the </w:t>
      </w:r>
      <w:r w:rsidR="00BD2C5A">
        <w:rPr>
          <w:rFonts w:eastAsia="Times New Roman"/>
        </w:rPr>
        <w:t>Existing Agreement</w:t>
      </w:r>
      <w:r w:rsidRPr="006822E4">
        <w:rPr>
          <w:rFonts w:eastAsia="Times New Roman"/>
        </w:rPr>
        <w:t>, the order of precedence will be: (i) the quantity, payment and delivery terms of the relevant WA; (ii) the relevant SOW</w:t>
      </w:r>
      <w:r w:rsidR="00252366" w:rsidRPr="00B45E2E">
        <w:rPr>
          <w:rFonts w:eastAsia="Times New Roman"/>
          <w:color w:val="7030A0"/>
        </w:rPr>
        <w:t>**</w:t>
      </w:r>
      <w:r w:rsidRPr="006822E4">
        <w:rPr>
          <w:rFonts w:eastAsia="Times New Roman"/>
        </w:rPr>
        <w:t xml:space="preserve">; (iii) this PA; (iv) </w:t>
      </w:r>
      <w:r w:rsidRPr="000D03E8">
        <w:rPr>
          <w:rFonts w:eastAsia="Times New Roman"/>
        </w:rPr>
        <w:t>the SRA inclu</w:t>
      </w:r>
      <w:r w:rsidR="00E32912" w:rsidRPr="000D03E8">
        <w:rPr>
          <w:rFonts w:eastAsia="Times New Roman"/>
        </w:rPr>
        <w:t>sive of any Attachments</w:t>
      </w:r>
      <w:r w:rsidR="00F93972" w:rsidRPr="000D03E8">
        <w:rPr>
          <w:rFonts w:eastAsia="Times New Roman"/>
        </w:rPr>
        <w:t xml:space="preserve"> (excluding any Participation Attachments) </w:t>
      </w:r>
      <w:r w:rsidR="000E1C88" w:rsidRPr="000D03E8">
        <w:rPr>
          <w:rFonts w:eastAsia="Times New Roman"/>
        </w:rPr>
        <w:t>in effect</w:t>
      </w:r>
      <w:r w:rsidR="00F93972" w:rsidRPr="000D03E8">
        <w:rPr>
          <w:rFonts w:eastAsia="Times New Roman"/>
        </w:rPr>
        <w:t xml:space="preserve"> as of the date of this PA</w:t>
      </w:r>
      <w:r w:rsidR="00F55FDD" w:rsidRPr="000D03E8">
        <w:t>.</w:t>
      </w:r>
      <w:r w:rsidR="002C3B6C">
        <w:t xml:space="preserve"> </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86124D" w:rsidRPr="0086124D" w14:paraId="7962CBA5" w14:textId="77777777" w:rsidTr="009A4D12">
        <w:tc>
          <w:tcPr>
            <w:tcW w:w="5148" w:type="dxa"/>
          </w:tcPr>
          <w:bookmarkEnd w:id="56"/>
          <w:p w14:paraId="64EF11D1" w14:textId="77777777" w:rsidR="0086124D" w:rsidRPr="0086124D" w:rsidRDefault="0086124D" w:rsidP="0086124D">
            <w:pPr>
              <w:spacing w:line="480" w:lineRule="auto"/>
              <w:rPr>
                <w:rFonts w:eastAsia="Calibri"/>
              </w:rPr>
            </w:pPr>
            <w:r w:rsidRPr="0086124D">
              <w:rPr>
                <w:rFonts w:eastAsia="Times New Roman"/>
                <w:b/>
                <w:bCs/>
                <w:color w:val="000000"/>
              </w:rPr>
              <w:t>ACCEPTED AND AGREED TO:</w:t>
            </w:r>
          </w:p>
        </w:tc>
        <w:tc>
          <w:tcPr>
            <w:tcW w:w="5148" w:type="dxa"/>
          </w:tcPr>
          <w:p w14:paraId="428B69B3" w14:textId="77777777" w:rsidR="0086124D" w:rsidRPr="0086124D" w:rsidRDefault="0086124D" w:rsidP="0086124D">
            <w:pPr>
              <w:spacing w:line="480" w:lineRule="auto"/>
              <w:rPr>
                <w:rFonts w:eastAsia="Calibri"/>
              </w:rPr>
            </w:pPr>
            <w:r w:rsidRPr="0086124D">
              <w:rPr>
                <w:rFonts w:eastAsia="Times New Roman"/>
                <w:b/>
                <w:bCs/>
                <w:color w:val="000000"/>
              </w:rPr>
              <w:t>ACCEPTED AND AGREED TO:</w:t>
            </w:r>
          </w:p>
        </w:tc>
      </w:tr>
      <w:tr w:rsidR="0086124D" w:rsidRPr="0086124D" w14:paraId="394FA3FA" w14:textId="77777777" w:rsidTr="009A4D12">
        <w:tc>
          <w:tcPr>
            <w:tcW w:w="5148" w:type="dxa"/>
          </w:tcPr>
          <w:p w14:paraId="6AA7EEF4" w14:textId="77777777" w:rsidR="0086124D" w:rsidRDefault="0086124D" w:rsidP="0086124D">
            <w:pPr>
              <w:tabs>
                <w:tab w:val="right" w:pos="4708"/>
              </w:tabs>
              <w:spacing w:line="480" w:lineRule="auto"/>
              <w:rPr>
                <w:ins w:id="57" w:author="Diana Laura Lopez" w:date="2019-12-31T14:41:00Z"/>
                <w:rFonts w:eastAsia="Calibri"/>
                <w:b/>
              </w:rPr>
            </w:pPr>
            <w:r w:rsidRPr="0086124D">
              <w:rPr>
                <w:rFonts w:eastAsia="Calibri"/>
                <w:b/>
              </w:rPr>
              <w:t>By:</w:t>
            </w:r>
          </w:p>
          <w:p w14:paraId="5E2B6E0E" w14:textId="6A1D8E6E" w:rsidR="00797AE6" w:rsidRPr="0086124D" w:rsidRDefault="00797AE6" w:rsidP="0086124D">
            <w:pPr>
              <w:tabs>
                <w:tab w:val="right" w:pos="4708"/>
              </w:tabs>
              <w:spacing w:line="480" w:lineRule="auto"/>
              <w:rPr>
                <w:rFonts w:eastAsia="Calibri"/>
                <w:b/>
                <w:u w:val="single"/>
              </w:rPr>
            </w:pPr>
            <w:ins w:id="58" w:author="Diana Laura Lopez" w:date="2019-12-31T14:41:00Z">
              <w:r>
                <w:rPr>
                  <w:rFonts w:eastAsia="Calibri"/>
                  <w:b/>
                  <w:u w:val="single"/>
                </w:rPr>
                <w:fldChar w:fldCharType="begin"/>
              </w:r>
              <w:r>
                <w:rPr>
                  <w:rFonts w:eastAsia="Calibri"/>
                  <w:b/>
                  <w:u w:val="single"/>
                </w:rPr>
                <w:instrText xml:space="preserve"> DOCPROPERTY  caBuyer  \* MERGEFORMAT </w:instrText>
              </w:r>
            </w:ins>
            <w:r>
              <w:rPr>
                <w:rFonts w:eastAsia="Calibri"/>
                <w:b/>
                <w:u w:val="single"/>
              </w:rPr>
              <w:fldChar w:fldCharType="separate"/>
            </w:r>
            <w:ins w:id="59" w:author="Diana Laura Lopez" w:date="2019-12-31T14:41:00Z">
              <w:r>
                <w:rPr>
                  <w:rFonts w:eastAsia="Calibri"/>
                  <w:b/>
                  <w:u w:val="single"/>
                </w:rPr>
                <w:t>IBM Corporation - TEST</w:t>
              </w:r>
              <w:r>
                <w:rPr>
                  <w:rFonts w:eastAsia="Calibri"/>
                  <w:b/>
                  <w:u w:val="single"/>
                </w:rPr>
                <w:fldChar w:fldCharType="end"/>
              </w:r>
            </w:ins>
          </w:p>
        </w:tc>
        <w:tc>
          <w:tcPr>
            <w:tcW w:w="5148" w:type="dxa"/>
          </w:tcPr>
          <w:p w14:paraId="6A69A4DC" w14:textId="77777777" w:rsidR="00797AE6" w:rsidRDefault="0086124D" w:rsidP="0086124D">
            <w:pPr>
              <w:tabs>
                <w:tab w:val="right" w:pos="4752"/>
              </w:tabs>
              <w:spacing w:line="480" w:lineRule="auto"/>
              <w:rPr>
                <w:ins w:id="60" w:author="Diana Laura Lopez" w:date="2019-12-31T14:41:00Z"/>
                <w:rFonts w:eastAsia="Calibri"/>
                <w:b/>
              </w:rPr>
            </w:pPr>
            <w:r w:rsidRPr="0086124D">
              <w:rPr>
                <w:rFonts w:eastAsia="Calibri"/>
                <w:b/>
              </w:rPr>
              <w:t>By:</w:t>
            </w:r>
          </w:p>
          <w:p w14:paraId="4329E554" w14:textId="370D6F9F" w:rsidR="0086124D" w:rsidRPr="0086124D" w:rsidRDefault="00797AE6" w:rsidP="0086124D">
            <w:pPr>
              <w:tabs>
                <w:tab w:val="right" w:pos="4752"/>
              </w:tabs>
              <w:spacing w:line="480" w:lineRule="auto"/>
              <w:rPr>
                <w:rFonts w:eastAsia="Calibri"/>
                <w:b/>
                <w:u w:val="single"/>
              </w:rPr>
            </w:pPr>
            <w:ins w:id="61" w:author="Diana Laura Lopez" w:date="2019-12-31T14:41:00Z">
              <w:r>
                <w:rPr>
                  <w:rFonts w:eastAsia="Calibri"/>
                  <w:b/>
                  <w:u w:val="single"/>
                </w:rPr>
                <w:fldChar w:fldCharType="begin"/>
              </w:r>
              <w:r>
                <w:rPr>
                  <w:rFonts w:eastAsia="Calibri"/>
                  <w:b/>
                  <w:u w:val="single"/>
                </w:rPr>
                <w:instrText xml:space="preserve"> DOCPROPERTY  caSupplier  \* MERGEFORMAT </w:instrText>
              </w:r>
            </w:ins>
            <w:r>
              <w:rPr>
                <w:rFonts w:eastAsia="Calibri"/>
                <w:b/>
                <w:u w:val="single"/>
              </w:rPr>
              <w:fldChar w:fldCharType="separate"/>
            </w:r>
            <w:ins w:id="62" w:author="Diana Laura Lopez" w:date="2019-12-31T14:41:00Z">
              <w:r>
                <w:rPr>
                  <w:rFonts w:eastAsia="Calibri"/>
                  <w:b/>
                  <w:u w:val="single"/>
                </w:rPr>
                <w:t xml:space="preserve"> </w:t>
              </w:r>
              <w:r>
                <w:rPr>
                  <w:rFonts w:eastAsia="Calibri"/>
                  <w:b/>
                  <w:u w:val="single"/>
                </w:rPr>
                <w:fldChar w:fldCharType="end"/>
              </w:r>
            </w:ins>
            <w:r w:rsidR="0086124D" w:rsidRPr="0086124D">
              <w:rPr>
                <w:rFonts w:eastAsia="Calibri"/>
                <w:b/>
                <w:u w:val="single"/>
              </w:rPr>
              <w:t xml:space="preserve"> </w:t>
            </w:r>
          </w:p>
        </w:tc>
      </w:tr>
      <w:tr w:rsidR="0086124D" w:rsidRPr="0086124D" w14:paraId="603A7179" w14:textId="77777777" w:rsidTr="009A4D12">
        <w:tc>
          <w:tcPr>
            <w:tcW w:w="5148" w:type="dxa"/>
          </w:tcPr>
          <w:p w14:paraId="3F528D34" w14:textId="77777777" w:rsidR="0086124D" w:rsidRPr="0086124D" w:rsidRDefault="0086124D" w:rsidP="0086124D">
            <w:pPr>
              <w:tabs>
                <w:tab w:val="left" w:pos="4708"/>
              </w:tabs>
              <w:spacing w:line="276" w:lineRule="auto"/>
              <w:rPr>
                <w:rFonts w:eastAsia="Calibri"/>
              </w:rPr>
            </w:pPr>
            <w:r w:rsidRPr="0086124D">
              <w:rPr>
                <w:rFonts w:eastAsia="Calibri"/>
                <w:b/>
                <w:u w:val="single"/>
              </w:rPr>
              <w:tab/>
            </w:r>
          </w:p>
        </w:tc>
        <w:tc>
          <w:tcPr>
            <w:tcW w:w="5148" w:type="dxa"/>
          </w:tcPr>
          <w:p w14:paraId="5CFFE67F" w14:textId="77777777" w:rsidR="0086124D" w:rsidRPr="0086124D" w:rsidRDefault="0086124D" w:rsidP="0086124D">
            <w:pPr>
              <w:tabs>
                <w:tab w:val="left" w:pos="4732"/>
              </w:tabs>
              <w:spacing w:line="276" w:lineRule="auto"/>
              <w:rPr>
                <w:rFonts w:eastAsia="Calibri"/>
              </w:rPr>
            </w:pPr>
            <w:r w:rsidRPr="0086124D">
              <w:rPr>
                <w:rFonts w:eastAsia="Calibri"/>
                <w:b/>
                <w:u w:val="single"/>
              </w:rPr>
              <w:tab/>
            </w:r>
          </w:p>
        </w:tc>
      </w:tr>
      <w:tr w:rsidR="0086124D" w:rsidRPr="0086124D" w14:paraId="23D0FF8A" w14:textId="77777777" w:rsidTr="009A4D12">
        <w:tc>
          <w:tcPr>
            <w:tcW w:w="5148" w:type="dxa"/>
          </w:tcPr>
          <w:p w14:paraId="3D2018E8" w14:textId="77777777" w:rsidR="0086124D" w:rsidRPr="0086124D" w:rsidRDefault="006E27F6" w:rsidP="0086124D">
            <w:pPr>
              <w:tabs>
                <w:tab w:val="left" w:pos="3870"/>
              </w:tabs>
              <w:spacing w:line="480" w:lineRule="auto"/>
              <w:rPr>
                <w:rFonts w:eastAsia="Calibri"/>
              </w:rPr>
            </w:pPr>
            <w:r>
              <w:rPr>
                <w:rFonts w:eastAsia="Calibri"/>
              </w:rPr>
              <w:t>IBM</w:t>
            </w:r>
            <w:r w:rsidR="0086124D" w:rsidRPr="0086124D">
              <w:rPr>
                <w:rFonts w:eastAsia="Calibri"/>
              </w:rPr>
              <w:t xml:space="preserve"> Signature</w:t>
            </w:r>
            <w:r w:rsidR="0086124D" w:rsidRPr="0086124D">
              <w:rPr>
                <w:rFonts w:eastAsia="Calibri"/>
              </w:rPr>
              <w:tab/>
              <w:t>Date</w:t>
            </w:r>
          </w:p>
        </w:tc>
        <w:tc>
          <w:tcPr>
            <w:tcW w:w="5148" w:type="dxa"/>
          </w:tcPr>
          <w:p w14:paraId="13684FFB" w14:textId="77777777" w:rsidR="0086124D" w:rsidRPr="0086124D" w:rsidRDefault="0086124D" w:rsidP="0086124D">
            <w:pPr>
              <w:tabs>
                <w:tab w:val="left" w:pos="3870"/>
              </w:tabs>
              <w:spacing w:line="480" w:lineRule="auto"/>
              <w:rPr>
                <w:rFonts w:eastAsia="Calibri"/>
              </w:rPr>
            </w:pPr>
            <w:r>
              <w:rPr>
                <w:rFonts w:eastAsia="Calibri"/>
              </w:rPr>
              <w:t>Supplier</w:t>
            </w:r>
            <w:r w:rsidRPr="0086124D">
              <w:rPr>
                <w:rFonts w:eastAsia="Calibri"/>
              </w:rPr>
              <w:t xml:space="preserve"> Signature</w:t>
            </w:r>
            <w:r w:rsidRPr="0086124D">
              <w:rPr>
                <w:rFonts w:eastAsia="Calibri"/>
              </w:rPr>
              <w:tab/>
              <w:t>Date</w:t>
            </w:r>
          </w:p>
        </w:tc>
      </w:tr>
      <w:tr w:rsidR="0086124D" w:rsidRPr="0086124D" w14:paraId="0F041AC1" w14:textId="77777777" w:rsidTr="009A4D12">
        <w:tc>
          <w:tcPr>
            <w:tcW w:w="5148" w:type="dxa"/>
          </w:tcPr>
          <w:p w14:paraId="23E8232E" w14:textId="2940FB7E" w:rsidR="0086124D" w:rsidRPr="0086124D" w:rsidRDefault="0086124D" w:rsidP="0086124D">
            <w:pPr>
              <w:tabs>
                <w:tab w:val="left" w:pos="4708"/>
              </w:tabs>
              <w:spacing w:line="480" w:lineRule="auto"/>
              <w:rPr>
                <w:rFonts w:eastAsia="Calibri"/>
                <w:u w:val="single"/>
              </w:rPr>
            </w:pPr>
            <w:r w:rsidRPr="0086124D">
              <w:rPr>
                <w:rFonts w:eastAsia="Calibri"/>
              </w:rPr>
              <w:t>Printed Name:</w:t>
            </w:r>
            <w:ins w:id="63" w:author="Diana Laura Lopez" w:date="2019-12-31T14:41:00Z">
              <w:r w:rsidR="00797AE6">
                <w:rPr>
                  <w:rFonts w:eastAsia="Calibri"/>
                  <w:u w:val="single"/>
                </w:rPr>
                <w:fldChar w:fldCharType="begin"/>
              </w:r>
              <w:r w:rsidR="00797AE6">
                <w:rPr>
                  <w:rFonts w:eastAsia="Calibri"/>
                  <w:u w:val="single"/>
                </w:rPr>
                <w:instrText xml:space="preserve"> DOCPROPERTY  cacus_ProjectOwnerName  \* MERGEFORMAT </w:instrText>
              </w:r>
            </w:ins>
            <w:r w:rsidR="00797AE6">
              <w:rPr>
                <w:rFonts w:eastAsia="Calibri"/>
                <w:u w:val="single"/>
              </w:rPr>
              <w:fldChar w:fldCharType="separate"/>
            </w:r>
            <w:ins w:id="64" w:author="Diana Laura Lopez" w:date="2019-12-31T14:41:00Z">
              <w:r w:rsidR="00797AE6">
                <w:rPr>
                  <w:rFonts w:eastAsia="Calibri"/>
                  <w:u w:val="single"/>
                </w:rPr>
                <w:t>JONATHAN FELIX SICILIA MORA</w:t>
              </w:r>
              <w:r w:rsidR="00797AE6">
                <w:rPr>
                  <w:rFonts w:eastAsia="Calibri"/>
                  <w:u w:val="single"/>
                </w:rPr>
                <w:fldChar w:fldCharType="end"/>
              </w:r>
            </w:ins>
            <w:del w:id="65" w:author="Diana Laura Lopez" w:date="2019-12-31T14:41:00Z">
              <w:r w:rsidRPr="0086124D" w:rsidDel="00797AE6">
                <w:rPr>
                  <w:rFonts w:eastAsia="Calibri"/>
                  <w:u w:val="single"/>
                </w:rPr>
                <w:tab/>
              </w:r>
            </w:del>
          </w:p>
        </w:tc>
        <w:tc>
          <w:tcPr>
            <w:tcW w:w="5148" w:type="dxa"/>
          </w:tcPr>
          <w:p w14:paraId="1B9A7195" w14:textId="77777777" w:rsidR="0086124D" w:rsidRPr="0086124D" w:rsidRDefault="0086124D" w:rsidP="0086124D">
            <w:pPr>
              <w:tabs>
                <w:tab w:val="left" w:pos="4732"/>
              </w:tabs>
              <w:spacing w:line="480" w:lineRule="auto"/>
              <w:rPr>
                <w:rFonts w:eastAsia="Calibri"/>
              </w:rPr>
            </w:pPr>
            <w:r w:rsidRPr="0086124D">
              <w:rPr>
                <w:rFonts w:eastAsia="Calibri"/>
              </w:rPr>
              <w:t>Printed Name:</w:t>
            </w:r>
            <w:r w:rsidRPr="0086124D">
              <w:rPr>
                <w:rFonts w:eastAsia="Calibri"/>
                <w:u w:val="single"/>
              </w:rPr>
              <w:tab/>
            </w:r>
          </w:p>
        </w:tc>
      </w:tr>
      <w:tr w:rsidR="0086124D" w:rsidRPr="0086124D" w14:paraId="1F8D6B42" w14:textId="77777777" w:rsidTr="009A4D12">
        <w:tc>
          <w:tcPr>
            <w:tcW w:w="5148" w:type="dxa"/>
          </w:tcPr>
          <w:p w14:paraId="2B830561" w14:textId="77777777" w:rsidR="0086124D" w:rsidRPr="0086124D" w:rsidRDefault="0086124D" w:rsidP="0086124D">
            <w:pPr>
              <w:tabs>
                <w:tab w:val="left" w:pos="4696"/>
              </w:tabs>
              <w:spacing w:line="276" w:lineRule="auto"/>
              <w:rPr>
                <w:rFonts w:eastAsia="Calibri"/>
                <w:u w:val="single"/>
              </w:rPr>
            </w:pPr>
            <w:r w:rsidRPr="0086124D">
              <w:rPr>
                <w:rFonts w:eastAsia="Calibri"/>
                <w:u w:val="single"/>
              </w:rPr>
              <w:tab/>
            </w:r>
          </w:p>
        </w:tc>
        <w:tc>
          <w:tcPr>
            <w:tcW w:w="5148" w:type="dxa"/>
          </w:tcPr>
          <w:p w14:paraId="5C72149B" w14:textId="77777777" w:rsidR="0086124D" w:rsidRPr="0086124D" w:rsidRDefault="0086124D" w:rsidP="0086124D">
            <w:pPr>
              <w:tabs>
                <w:tab w:val="left" w:pos="4752"/>
              </w:tabs>
              <w:spacing w:line="276" w:lineRule="auto"/>
              <w:rPr>
                <w:rFonts w:eastAsia="Calibri"/>
                <w:u w:val="single"/>
              </w:rPr>
            </w:pPr>
            <w:r w:rsidRPr="0086124D">
              <w:rPr>
                <w:rFonts w:eastAsia="Calibri"/>
                <w:u w:val="single"/>
              </w:rPr>
              <w:tab/>
            </w:r>
          </w:p>
        </w:tc>
      </w:tr>
      <w:tr w:rsidR="0086124D" w:rsidRPr="0086124D" w14:paraId="1923880D" w14:textId="77777777" w:rsidTr="009A4D12">
        <w:tc>
          <w:tcPr>
            <w:tcW w:w="5148" w:type="dxa"/>
          </w:tcPr>
          <w:p w14:paraId="0F587A80" w14:textId="77777777" w:rsidR="0086124D" w:rsidRPr="0086124D" w:rsidRDefault="0086124D" w:rsidP="0086124D">
            <w:pPr>
              <w:spacing w:line="480" w:lineRule="auto"/>
              <w:rPr>
                <w:rFonts w:eastAsia="Calibri"/>
              </w:rPr>
            </w:pPr>
            <w:r w:rsidRPr="0086124D">
              <w:rPr>
                <w:rFonts w:eastAsia="Calibri"/>
              </w:rPr>
              <w:t>Title &amp; Organization</w:t>
            </w:r>
          </w:p>
        </w:tc>
        <w:tc>
          <w:tcPr>
            <w:tcW w:w="5148" w:type="dxa"/>
          </w:tcPr>
          <w:p w14:paraId="50604AD4" w14:textId="77777777" w:rsidR="0086124D" w:rsidRPr="0086124D" w:rsidRDefault="0086124D" w:rsidP="0086124D">
            <w:pPr>
              <w:spacing w:line="480" w:lineRule="auto"/>
              <w:rPr>
                <w:rFonts w:eastAsia="Calibri"/>
              </w:rPr>
            </w:pPr>
            <w:r w:rsidRPr="0086124D">
              <w:rPr>
                <w:rFonts w:eastAsia="Calibri"/>
              </w:rPr>
              <w:t>Title &amp; Organization</w:t>
            </w:r>
          </w:p>
        </w:tc>
      </w:tr>
      <w:tr w:rsidR="0086124D" w:rsidRPr="0086124D" w14:paraId="79853B1B" w14:textId="77777777" w:rsidTr="009A4D12">
        <w:tc>
          <w:tcPr>
            <w:tcW w:w="5148" w:type="dxa"/>
          </w:tcPr>
          <w:p w14:paraId="4BDB9090" w14:textId="77777777" w:rsidR="00797AE6" w:rsidRDefault="006E27F6" w:rsidP="0086124D">
            <w:pPr>
              <w:tabs>
                <w:tab w:val="left" w:pos="1260"/>
              </w:tabs>
              <w:spacing w:line="276" w:lineRule="auto"/>
              <w:rPr>
                <w:ins w:id="66" w:author="Diana Laura Lopez" w:date="2019-12-31T14:41:00Z"/>
                <w:rFonts w:eastAsia="Calibri"/>
              </w:rPr>
            </w:pPr>
            <w:r>
              <w:rPr>
                <w:rFonts w:eastAsia="Calibri"/>
              </w:rPr>
              <w:t>IBM</w:t>
            </w:r>
            <w:r w:rsidR="0086124D" w:rsidRPr="0086124D">
              <w:rPr>
                <w:rFonts w:eastAsia="Calibri"/>
              </w:rPr>
              <w:t xml:space="preserve"> Address:</w:t>
            </w:r>
          </w:p>
          <w:p w14:paraId="744F1EFD" w14:textId="77777777" w:rsidR="00797AE6" w:rsidRDefault="00797AE6" w:rsidP="0086124D">
            <w:pPr>
              <w:tabs>
                <w:tab w:val="left" w:pos="1260"/>
              </w:tabs>
              <w:spacing w:line="276" w:lineRule="auto"/>
              <w:rPr>
                <w:ins w:id="67" w:author="Diana Laura Lopez" w:date="2019-12-31T14:41:00Z"/>
                <w:rFonts w:eastAsia="Calibri"/>
              </w:rPr>
            </w:pPr>
            <w:ins w:id="68" w:author="Diana Laura Lopez" w:date="2019-12-31T14:41:00Z">
              <w:r>
                <w:rPr>
                  <w:rFonts w:eastAsia="Calibri"/>
                </w:rPr>
                <w:fldChar w:fldCharType="begin"/>
              </w:r>
              <w:r>
                <w:rPr>
                  <w:rFonts w:eastAsia="Calibri"/>
                </w:rPr>
                <w:instrText xml:space="preserve"> DOCPROPERTY  caBuyer.CorporateAddress.PostalAddress.Lines  \* MERGEFORMAT </w:instrText>
              </w:r>
            </w:ins>
            <w:r>
              <w:rPr>
                <w:rFonts w:eastAsia="Calibri"/>
              </w:rPr>
              <w:fldChar w:fldCharType="separate"/>
            </w:r>
            <w:ins w:id="69" w:author="Diana Laura Lopez" w:date="2019-12-31T14:41:00Z">
              <w:r>
                <w:rPr>
                  <w:rFonts w:eastAsia="Calibri"/>
                </w:rPr>
                <w:t>1 New Orchard Road</w:t>
              </w:r>
              <w:r>
                <w:rPr>
                  <w:rFonts w:eastAsia="Calibri"/>
                </w:rPr>
                <w:fldChar w:fldCharType="end"/>
              </w:r>
            </w:ins>
          </w:p>
          <w:p w14:paraId="2A1AB5BB" w14:textId="77777777" w:rsidR="00797AE6" w:rsidRDefault="00797AE6" w:rsidP="0086124D">
            <w:pPr>
              <w:tabs>
                <w:tab w:val="left" w:pos="1260"/>
              </w:tabs>
              <w:spacing w:line="276" w:lineRule="auto"/>
              <w:rPr>
                <w:ins w:id="70" w:author="Diana Laura Lopez" w:date="2019-12-31T14:41:00Z"/>
                <w:rFonts w:eastAsia="Calibri"/>
              </w:rPr>
            </w:pPr>
            <w:ins w:id="71" w:author="Diana Laura Lopez" w:date="2019-12-31T14:41:00Z">
              <w:r>
                <w:rPr>
                  <w:rFonts w:eastAsia="Calibri"/>
                </w:rPr>
                <w:fldChar w:fldCharType="begin"/>
              </w:r>
              <w:r>
                <w:rPr>
                  <w:rFonts w:eastAsia="Calibri"/>
                </w:rPr>
                <w:instrText xml:space="preserve"> DOCPROPERTY  caBuyer.CorporateAddress.PostalAddress.City  \* MERGEFORMAT </w:instrText>
              </w:r>
            </w:ins>
            <w:r>
              <w:rPr>
                <w:rFonts w:eastAsia="Calibri"/>
              </w:rPr>
              <w:fldChar w:fldCharType="separate"/>
            </w:r>
            <w:ins w:id="72" w:author="Diana Laura Lopez" w:date="2019-12-31T14:41:00Z">
              <w:r>
                <w:rPr>
                  <w:rFonts w:eastAsia="Calibri"/>
                </w:rPr>
                <w:t>Armonk</w:t>
              </w:r>
              <w:r>
                <w:rPr>
                  <w:rFonts w:eastAsia="Calibri"/>
                </w:rPr>
                <w:fldChar w:fldCharType="end"/>
              </w:r>
            </w:ins>
          </w:p>
          <w:p w14:paraId="38482A84" w14:textId="77777777" w:rsidR="00797AE6" w:rsidRDefault="00797AE6" w:rsidP="0086124D">
            <w:pPr>
              <w:tabs>
                <w:tab w:val="left" w:pos="1260"/>
              </w:tabs>
              <w:spacing w:line="276" w:lineRule="auto"/>
              <w:rPr>
                <w:ins w:id="73" w:author="Diana Laura Lopez" w:date="2019-12-31T14:42:00Z"/>
                <w:rFonts w:eastAsia="Calibri"/>
              </w:rPr>
            </w:pPr>
            <w:ins w:id="74" w:author="Diana Laura Lopez" w:date="2019-12-31T14:42:00Z">
              <w:r>
                <w:rPr>
                  <w:rFonts w:eastAsia="Calibri"/>
                </w:rPr>
                <w:fldChar w:fldCharType="begin"/>
              </w:r>
              <w:r>
                <w:rPr>
                  <w:rFonts w:eastAsia="Calibri"/>
                </w:rPr>
                <w:instrText xml:space="preserve"> DOCPROPERTY  caBuyer.CorporateAddress.PostalAddress.State  \* MERGEFORMAT </w:instrText>
              </w:r>
            </w:ins>
            <w:r>
              <w:rPr>
                <w:rFonts w:eastAsia="Calibri"/>
              </w:rPr>
              <w:fldChar w:fldCharType="separate"/>
            </w:r>
            <w:ins w:id="75" w:author="Diana Laura Lopez" w:date="2019-12-31T14:42:00Z">
              <w:r>
                <w:rPr>
                  <w:rFonts w:eastAsia="Calibri"/>
                </w:rPr>
                <w:t>New York</w:t>
              </w:r>
              <w:r>
                <w:rPr>
                  <w:rFonts w:eastAsia="Calibri"/>
                </w:rPr>
                <w:fldChar w:fldCharType="end"/>
              </w:r>
            </w:ins>
          </w:p>
          <w:p w14:paraId="0307579A" w14:textId="77777777" w:rsidR="00797AE6" w:rsidRDefault="00797AE6" w:rsidP="0086124D">
            <w:pPr>
              <w:tabs>
                <w:tab w:val="left" w:pos="1260"/>
              </w:tabs>
              <w:spacing w:line="276" w:lineRule="auto"/>
              <w:rPr>
                <w:ins w:id="76" w:author="Diana Laura Lopez" w:date="2019-12-31T14:42:00Z"/>
                <w:rFonts w:eastAsia="Calibri"/>
              </w:rPr>
            </w:pPr>
            <w:ins w:id="77" w:author="Diana Laura Lopez" w:date="2019-12-31T14:42:00Z">
              <w:r>
                <w:rPr>
                  <w:rFonts w:eastAsia="Calibri"/>
                </w:rPr>
                <w:lastRenderedPageBreak/>
                <w:fldChar w:fldCharType="begin"/>
              </w:r>
              <w:r>
                <w:rPr>
                  <w:rFonts w:eastAsia="Calibri"/>
                </w:rPr>
                <w:instrText xml:space="preserve"> DOCPROPERTY  caBuyer.CorporateAddress.PostalAddress.PostalCode  \* MERGEFORMAT </w:instrText>
              </w:r>
            </w:ins>
            <w:r>
              <w:rPr>
                <w:rFonts w:eastAsia="Calibri"/>
              </w:rPr>
              <w:fldChar w:fldCharType="separate"/>
            </w:r>
            <w:ins w:id="78" w:author="Diana Laura Lopez" w:date="2019-12-31T14:42:00Z">
              <w:r>
                <w:rPr>
                  <w:rFonts w:eastAsia="Calibri"/>
                </w:rPr>
                <w:t>10504</w:t>
              </w:r>
              <w:r>
                <w:rPr>
                  <w:rFonts w:eastAsia="Calibri"/>
                </w:rPr>
                <w:fldChar w:fldCharType="end"/>
              </w:r>
            </w:ins>
          </w:p>
          <w:p w14:paraId="032716D2" w14:textId="0FF8F296" w:rsidR="0086124D" w:rsidRPr="0086124D" w:rsidRDefault="00797AE6" w:rsidP="0086124D">
            <w:pPr>
              <w:tabs>
                <w:tab w:val="left" w:pos="1260"/>
              </w:tabs>
              <w:spacing w:line="276" w:lineRule="auto"/>
              <w:rPr>
                <w:rFonts w:eastAsia="Calibri"/>
              </w:rPr>
            </w:pPr>
            <w:ins w:id="79" w:author="Diana Laura Lopez" w:date="2019-12-31T14:42:00Z">
              <w:r>
                <w:rPr>
                  <w:rFonts w:eastAsia="Calibri"/>
                </w:rPr>
                <w:fldChar w:fldCharType="begin"/>
              </w:r>
              <w:r>
                <w:rPr>
                  <w:rFonts w:eastAsia="Calibri"/>
                </w:rPr>
                <w:instrText xml:space="preserve"> DOCPROPERTY  caBuyer.CorporateAddress.PostalAddress.Country.Name  \* MERGEFORMAT </w:instrText>
              </w:r>
            </w:ins>
            <w:r>
              <w:rPr>
                <w:rFonts w:eastAsia="Calibri"/>
              </w:rPr>
              <w:fldChar w:fldCharType="separate"/>
            </w:r>
            <w:ins w:id="80" w:author="Diana Laura Lopez" w:date="2019-12-31T14:42:00Z">
              <w:r>
                <w:rPr>
                  <w:rFonts w:eastAsia="Calibri"/>
                </w:rPr>
                <w:t>United States</w:t>
              </w:r>
              <w:r>
                <w:rPr>
                  <w:rFonts w:eastAsia="Calibri"/>
                </w:rPr>
                <w:fldChar w:fldCharType="end"/>
              </w:r>
            </w:ins>
            <w:r w:rsidR="0086124D" w:rsidRPr="0086124D">
              <w:rPr>
                <w:rFonts w:eastAsia="Calibri"/>
              </w:rPr>
              <w:tab/>
            </w:r>
          </w:p>
          <w:p w14:paraId="0DA31D55" w14:textId="77777777" w:rsidR="0086124D" w:rsidRPr="0086124D" w:rsidRDefault="0086124D" w:rsidP="0086124D">
            <w:pPr>
              <w:tabs>
                <w:tab w:val="left" w:pos="1260"/>
              </w:tabs>
              <w:spacing w:line="276" w:lineRule="auto"/>
              <w:rPr>
                <w:rFonts w:eastAsia="Calibri"/>
              </w:rPr>
            </w:pPr>
            <w:r w:rsidRPr="0086124D">
              <w:rPr>
                <w:rFonts w:eastAsia="Calibri"/>
              </w:rPr>
              <w:tab/>
            </w:r>
          </w:p>
          <w:p w14:paraId="45A8EB58" w14:textId="77777777" w:rsidR="0086124D" w:rsidRPr="0086124D" w:rsidRDefault="0086124D" w:rsidP="0083019F">
            <w:pPr>
              <w:tabs>
                <w:tab w:val="left" w:pos="1260"/>
              </w:tabs>
              <w:spacing w:line="276" w:lineRule="auto"/>
              <w:rPr>
                <w:rFonts w:eastAsia="Calibri"/>
              </w:rPr>
            </w:pPr>
            <w:r w:rsidRPr="0086124D">
              <w:rPr>
                <w:rFonts w:eastAsia="Calibri"/>
              </w:rPr>
              <w:tab/>
            </w:r>
          </w:p>
        </w:tc>
        <w:tc>
          <w:tcPr>
            <w:tcW w:w="5148" w:type="dxa"/>
          </w:tcPr>
          <w:p w14:paraId="16790C38" w14:textId="77777777" w:rsidR="00797AE6" w:rsidRDefault="0086124D" w:rsidP="0086124D">
            <w:pPr>
              <w:tabs>
                <w:tab w:val="left" w:pos="1422"/>
              </w:tabs>
              <w:spacing w:line="276" w:lineRule="auto"/>
              <w:rPr>
                <w:ins w:id="81" w:author="Diana Laura Lopez" w:date="2019-12-31T14:42:00Z"/>
                <w:rFonts w:eastAsia="Calibri"/>
              </w:rPr>
            </w:pPr>
            <w:r w:rsidRPr="0086124D">
              <w:rPr>
                <w:rFonts w:eastAsia="Calibri"/>
              </w:rPr>
              <w:lastRenderedPageBreak/>
              <w:t>Supplier Address:</w:t>
            </w:r>
          </w:p>
          <w:p w14:paraId="1D8A112F" w14:textId="77777777" w:rsidR="00797AE6" w:rsidRDefault="00797AE6" w:rsidP="0086124D">
            <w:pPr>
              <w:tabs>
                <w:tab w:val="left" w:pos="1422"/>
              </w:tabs>
              <w:spacing w:line="276" w:lineRule="auto"/>
              <w:rPr>
                <w:ins w:id="82" w:author="Diana Laura Lopez" w:date="2019-12-31T14:42:00Z"/>
                <w:rFonts w:eastAsia="Calibri"/>
              </w:rPr>
            </w:pPr>
            <w:ins w:id="83" w:author="Diana Laura Lopez" w:date="2019-12-31T14:42:00Z">
              <w:r>
                <w:rPr>
                  <w:rFonts w:eastAsia="Calibri"/>
                </w:rPr>
                <w:fldChar w:fldCharType="begin"/>
              </w:r>
              <w:r>
                <w:rPr>
                  <w:rFonts w:eastAsia="Calibri"/>
                </w:rPr>
                <w:instrText xml:space="preserve"> DOCPROPERTY  caSupplier.CorporateAddress.PostalAddress.Lines  \* MERGEFORMAT </w:instrText>
              </w:r>
            </w:ins>
            <w:r>
              <w:rPr>
                <w:rFonts w:eastAsia="Calibri"/>
              </w:rPr>
              <w:fldChar w:fldCharType="separate"/>
            </w:r>
            <w:ins w:id="84" w:author="Diana Laura Lopez" w:date="2019-12-31T14:42:00Z">
              <w:r>
                <w:rPr>
                  <w:rFonts w:eastAsia="Calibri"/>
                </w:rPr>
                <w:t xml:space="preserve"> </w:t>
              </w:r>
              <w:r>
                <w:rPr>
                  <w:rFonts w:eastAsia="Calibri"/>
                </w:rPr>
                <w:fldChar w:fldCharType="end"/>
              </w:r>
            </w:ins>
          </w:p>
          <w:p w14:paraId="47FFE4D1" w14:textId="77777777" w:rsidR="00797AE6" w:rsidRDefault="00797AE6" w:rsidP="0086124D">
            <w:pPr>
              <w:tabs>
                <w:tab w:val="left" w:pos="1422"/>
              </w:tabs>
              <w:spacing w:line="276" w:lineRule="auto"/>
              <w:rPr>
                <w:ins w:id="85" w:author="Diana Laura Lopez" w:date="2019-12-31T14:42:00Z"/>
                <w:rFonts w:eastAsia="Calibri"/>
              </w:rPr>
            </w:pPr>
            <w:ins w:id="86" w:author="Diana Laura Lopez" w:date="2019-12-31T14:42:00Z">
              <w:r>
                <w:rPr>
                  <w:rFonts w:eastAsia="Calibri"/>
                </w:rPr>
                <w:fldChar w:fldCharType="begin"/>
              </w:r>
              <w:r>
                <w:rPr>
                  <w:rFonts w:eastAsia="Calibri"/>
                </w:rPr>
                <w:instrText xml:space="preserve"> DOCPROPERTY  caSupplier.CorporateAddress.PostalAddress.City  \* MERGEFORMAT </w:instrText>
              </w:r>
            </w:ins>
            <w:r>
              <w:rPr>
                <w:rFonts w:eastAsia="Calibri"/>
              </w:rPr>
              <w:fldChar w:fldCharType="separate"/>
            </w:r>
            <w:ins w:id="87" w:author="Diana Laura Lopez" w:date="2019-12-31T14:42:00Z">
              <w:r>
                <w:rPr>
                  <w:rFonts w:eastAsia="Calibri"/>
                </w:rPr>
                <w:t xml:space="preserve"> </w:t>
              </w:r>
              <w:r>
                <w:rPr>
                  <w:rFonts w:eastAsia="Calibri"/>
                </w:rPr>
                <w:fldChar w:fldCharType="end"/>
              </w:r>
            </w:ins>
          </w:p>
          <w:p w14:paraId="13262206" w14:textId="77777777" w:rsidR="00797AE6" w:rsidRDefault="00797AE6" w:rsidP="0086124D">
            <w:pPr>
              <w:tabs>
                <w:tab w:val="left" w:pos="1422"/>
              </w:tabs>
              <w:spacing w:line="276" w:lineRule="auto"/>
              <w:rPr>
                <w:ins w:id="88" w:author="Diana Laura Lopez" w:date="2019-12-31T14:42:00Z"/>
                <w:rFonts w:eastAsia="Calibri"/>
              </w:rPr>
            </w:pPr>
            <w:ins w:id="89" w:author="Diana Laura Lopez" w:date="2019-12-31T14:42:00Z">
              <w:r>
                <w:rPr>
                  <w:rFonts w:eastAsia="Calibri"/>
                </w:rPr>
                <w:fldChar w:fldCharType="begin"/>
              </w:r>
              <w:r>
                <w:rPr>
                  <w:rFonts w:eastAsia="Calibri"/>
                </w:rPr>
                <w:instrText xml:space="preserve"> DOCPROPERTY  caSupplier.CorporateAddress.PostalAddress.State  \* MERGEFORMAT </w:instrText>
              </w:r>
            </w:ins>
            <w:r>
              <w:rPr>
                <w:rFonts w:eastAsia="Calibri"/>
              </w:rPr>
              <w:fldChar w:fldCharType="separate"/>
            </w:r>
            <w:ins w:id="90" w:author="Diana Laura Lopez" w:date="2019-12-31T14:42:00Z">
              <w:r>
                <w:rPr>
                  <w:rFonts w:eastAsia="Calibri"/>
                </w:rPr>
                <w:t xml:space="preserve"> </w:t>
              </w:r>
              <w:r>
                <w:rPr>
                  <w:rFonts w:eastAsia="Calibri"/>
                </w:rPr>
                <w:fldChar w:fldCharType="end"/>
              </w:r>
            </w:ins>
          </w:p>
          <w:p w14:paraId="59000E80" w14:textId="77777777" w:rsidR="00797AE6" w:rsidRDefault="00797AE6" w:rsidP="0086124D">
            <w:pPr>
              <w:tabs>
                <w:tab w:val="left" w:pos="1422"/>
              </w:tabs>
              <w:spacing w:line="276" w:lineRule="auto"/>
              <w:rPr>
                <w:ins w:id="91" w:author="Diana Laura Lopez" w:date="2019-12-31T14:42:00Z"/>
                <w:rFonts w:eastAsia="Calibri"/>
              </w:rPr>
            </w:pPr>
            <w:ins w:id="92" w:author="Diana Laura Lopez" w:date="2019-12-31T14:42:00Z">
              <w:r>
                <w:rPr>
                  <w:rFonts w:eastAsia="Calibri"/>
                </w:rPr>
                <w:lastRenderedPageBreak/>
                <w:fldChar w:fldCharType="begin"/>
              </w:r>
              <w:r>
                <w:rPr>
                  <w:rFonts w:eastAsia="Calibri"/>
                </w:rPr>
                <w:instrText xml:space="preserve"> DOCPROPERTY  caSupplier.CorporateAddress.PostalAddress.PostalCode  \* MERGEFORMAT </w:instrText>
              </w:r>
            </w:ins>
            <w:r>
              <w:rPr>
                <w:rFonts w:eastAsia="Calibri"/>
              </w:rPr>
              <w:fldChar w:fldCharType="separate"/>
            </w:r>
            <w:ins w:id="93" w:author="Diana Laura Lopez" w:date="2019-12-31T14:42:00Z">
              <w:r>
                <w:rPr>
                  <w:rFonts w:eastAsia="Calibri"/>
                </w:rPr>
                <w:t xml:space="preserve"> </w:t>
              </w:r>
              <w:r>
                <w:rPr>
                  <w:rFonts w:eastAsia="Calibri"/>
                </w:rPr>
                <w:fldChar w:fldCharType="end"/>
              </w:r>
            </w:ins>
          </w:p>
          <w:p w14:paraId="7C5978EA" w14:textId="430AE067" w:rsidR="0086124D" w:rsidRPr="0086124D" w:rsidRDefault="00797AE6" w:rsidP="0086124D">
            <w:pPr>
              <w:tabs>
                <w:tab w:val="left" w:pos="1422"/>
              </w:tabs>
              <w:spacing w:line="276" w:lineRule="auto"/>
              <w:rPr>
                <w:rFonts w:eastAsia="Calibri"/>
              </w:rPr>
            </w:pPr>
            <w:ins w:id="94" w:author="Diana Laura Lopez" w:date="2019-12-31T14:43:00Z">
              <w:r>
                <w:rPr>
                  <w:rFonts w:eastAsia="Calibri"/>
                </w:rPr>
                <w:fldChar w:fldCharType="begin"/>
              </w:r>
              <w:r>
                <w:rPr>
                  <w:rFonts w:eastAsia="Calibri"/>
                </w:rPr>
                <w:instrText xml:space="preserve"> DOCPROPERTY  caSupplier.CorporateAddress.PostalAddress.Country.Name  \* MERGEFORMAT </w:instrText>
              </w:r>
            </w:ins>
            <w:r>
              <w:rPr>
                <w:rFonts w:eastAsia="Calibri"/>
              </w:rPr>
              <w:fldChar w:fldCharType="separate"/>
            </w:r>
            <w:ins w:id="95" w:author="Diana Laura Lopez" w:date="2019-12-31T14:43:00Z">
              <w:r>
                <w:rPr>
                  <w:rFonts w:eastAsia="Calibri"/>
                </w:rPr>
                <w:t xml:space="preserve"> </w:t>
              </w:r>
              <w:r>
                <w:rPr>
                  <w:rFonts w:eastAsia="Calibri"/>
                </w:rPr>
                <w:fldChar w:fldCharType="end"/>
              </w:r>
            </w:ins>
            <w:bookmarkStart w:id="96" w:name="_GoBack"/>
            <w:bookmarkEnd w:id="96"/>
            <w:r w:rsidR="0086124D" w:rsidRPr="0086124D">
              <w:rPr>
                <w:rFonts w:eastAsia="Calibri"/>
              </w:rPr>
              <w:tab/>
            </w:r>
          </w:p>
          <w:p w14:paraId="0F80A312" w14:textId="77777777" w:rsidR="0086124D" w:rsidRPr="0086124D" w:rsidRDefault="0086124D" w:rsidP="0086124D">
            <w:pPr>
              <w:tabs>
                <w:tab w:val="left" w:pos="1422"/>
              </w:tabs>
              <w:spacing w:line="276" w:lineRule="auto"/>
              <w:rPr>
                <w:rFonts w:eastAsia="Calibri"/>
              </w:rPr>
            </w:pPr>
            <w:r w:rsidRPr="0086124D">
              <w:rPr>
                <w:rFonts w:eastAsia="Calibri"/>
              </w:rPr>
              <w:tab/>
            </w:r>
          </w:p>
          <w:p w14:paraId="54FC98F8" w14:textId="77777777" w:rsidR="0086124D" w:rsidRPr="0086124D" w:rsidRDefault="0086124D" w:rsidP="0083019F">
            <w:pPr>
              <w:tabs>
                <w:tab w:val="left" w:pos="1422"/>
              </w:tabs>
              <w:spacing w:line="276" w:lineRule="auto"/>
              <w:rPr>
                <w:rFonts w:eastAsia="Calibri"/>
              </w:rPr>
            </w:pPr>
            <w:r w:rsidRPr="0086124D">
              <w:rPr>
                <w:rFonts w:eastAsia="Calibri"/>
              </w:rPr>
              <w:tab/>
            </w:r>
          </w:p>
        </w:tc>
      </w:tr>
    </w:tbl>
    <w:p w14:paraId="073972EC" w14:textId="77777777" w:rsidR="0086124D" w:rsidRPr="002C3B6C" w:rsidRDefault="0086124D" w:rsidP="0086124D"/>
    <w:sectPr w:rsidR="0086124D" w:rsidRPr="002C3B6C" w:rsidSect="005829D4">
      <w:headerReference w:type="default" r:id="rId8"/>
      <w:footerReference w:type="default" r:id="rId9"/>
      <w:type w:val="continuous"/>
      <w:pgSz w:w="12240" w:h="15840" w:code="1"/>
      <w:pgMar w:top="720" w:right="940" w:bottom="720" w:left="1000" w:header="360" w:footer="720" w:gutter="0"/>
      <w:cols w:space="1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31272B" w14:textId="77777777" w:rsidR="00C83591" w:rsidRDefault="00C83591">
      <w:r>
        <w:separator/>
      </w:r>
    </w:p>
  </w:endnote>
  <w:endnote w:type="continuationSeparator" w:id="0">
    <w:p w14:paraId="1930B46A" w14:textId="77777777" w:rsidR="00C83591" w:rsidRDefault="00C83591">
      <w:r>
        <w:continuationSeparator/>
      </w:r>
    </w:p>
  </w:endnote>
  <w:endnote w:type="continuationNotice" w:id="1">
    <w:p w14:paraId="3E5D817B" w14:textId="77777777" w:rsidR="00C83591" w:rsidRDefault="00C835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16"/>
        <w:szCs w:val="16"/>
      </w:rPr>
      <w:id w:val="-68042528"/>
      <w:docPartObj>
        <w:docPartGallery w:val="Page Numbers (Bottom of Page)"/>
        <w:docPartUnique/>
      </w:docPartObj>
    </w:sdtPr>
    <w:sdtEndPr/>
    <w:sdtContent>
      <w:sdt>
        <w:sdtPr>
          <w:rPr>
            <w:sz w:val="16"/>
            <w:szCs w:val="16"/>
          </w:rPr>
          <w:id w:val="1728636285"/>
          <w:docPartObj>
            <w:docPartGallery w:val="Page Numbers (Top of Page)"/>
            <w:docPartUnique/>
          </w:docPartObj>
        </w:sdtPr>
        <w:sdtEndPr/>
        <w:sdtContent>
          <w:p w14:paraId="09FFDF9B" w14:textId="72219569" w:rsidR="009A4D12" w:rsidRPr="00ED734B" w:rsidRDefault="009A4D12">
            <w:pPr>
              <w:pStyle w:val="Footer"/>
              <w:jc w:val="center"/>
              <w:rPr>
                <w:sz w:val="16"/>
                <w:szCs w:val="16"/>
              </w:rPr>
            </w:pPr>
            <w:r w:rsidRPr="00ED734B">
              <w:rPr>
                <w:sz w:val="16"/>
                <w:szCs w:val="16"/>
              </w:rPr>
              <w:t xml:space="preserve">Page </w:t>
            </w:r>
            <w:r w:rsidR="00F36A5D" w:rsidRPr="00ED734B">
              <w:rPr>
                <w:b/>
                <w:bCs/>
                <w:sz w:val="16"/>
                <w:szCs w:val="16"/>
              </w:rPr>
              <w:fldChar w:fldCharType="begin"/>
            </w:r>
            <w:r w:rsidRPr="00ED734B">
              <w:rPr>
                <w:b/>
                <w:bCs/>
                <w:sz w:val="16"/>
                <w:szCs w:val="16"/>
              </w:rPr>
              <w:instrText xml:space="preserve"> PAGE </w:instrText>
            </w:r>
            <w:r w:rsidR="00F36A5D" w:rsidRPr="00ED734B">
              <w:rPr>
                <w:b/>
                <w:bCs/>
                <w:sz w:val="16"/>
                <w:szCs w:val="16"/>
              </w:rPr>
              <w:fldChar w:fldCharType="separate"/>
            </w:r>
            <w:r w:rsidR="000D03E8">
              <w:rPr>
                <w:b/>
                <w:bCs/>
                <w:noProof/>
                <w:sz w:val="16"/>
                <w:szCs w:val="16"/>
              </w:rPr>
              <w:t>2</w:t>
            </w:r>
            <w:r w:rsidR="00F36A5D" w:rsidRPr="00ED734B">
              <w:rPr>
                <w:b/>
                <w:bCs/>
                <w:sz w:val="16"/>
                <w:szCs w:val="16"/>
              </w:rPr>
              <w:fldChar w:fldCharType="end"/>
            </w:r>
            <w:r w:rsidRPr="00ED734B">
              <w:rPr>
                <w:sz w:val="16"/>
                <w:szCs w:val="16"/>
              </w:rPr>
              <w:t xml:space="preserve"> of </w:t>
            </w:r>
            <w:r w:rsidR="00F36A5D" w:rsidRPr="00ED734B">
              <w:rPr>
                <w:b/>
                <w:bCs/>
                <w:sz w:val="16"/>
                <w:szCs w:val="16"/>
              </w:rPr>
              <w:fldChar w:fldCharType="begin"/>
            </w:r>
            <w:r w:rsidRPr="00ED734B">
              <w:rPr>
                <w:b/>
                <w:bCs/>
                <w:sz w:val="16"/>
                <w:szCs w:val="16"/>
              </w:rPr>
              <w:instrText xml:space="preserve"> NUMPAGES  </w:instrText>
            </w:r>
            <w:r w:rsidR="00F36A5D" w:rsidRPr="00ED734B">
              <w:rPr>
                <w:b/>
                <w:bCs/>
                <w:sz w:val="16"/>
                <w:szCs w:val="16"/>
              </w:rPr>
              <w:fldChar w:fldCharType="separate"/>
            </w:r>
            <w:r w:rsidR="000D03E8">
              <w:rPr>
                <w:b/>
                <w:bCs/>
                <w:noProof/>
                <w:sz w:val="16"/>
                <w:szCs w:val="16"/>
              </w:rPr>
              <w:t>2</w:t>
            </w:r>
            <w:r w:rsidR="00F36A5D" w:rsidRPr="00ED734B">
              <w:rPr>
                <w:b/>
                <w:bCs/>
                <w:sz w:val="16"/>
                <w:szCs w:val="16"/>
              </w:rPr>
              <w:fldChar w:fldCharType="end"/>
            </w:r>
          </w:p>
        </w:sdtContent>
      </w:sdt>
    </w:sdtContent>
  </w:sdt>
  <w:p w14:paraId="3831F67B" w14:textId="17396FE8" w:rsidR="009A4D12" w:rsidRPr="00ED734B" w:rsidRDefault="009A4D12" w:rsidP="003C23B3">
    <w:pPr>
      <w:pStyle w:val="CNFooter"/>
      <w:spacing w:before="20"/>
      <w:rPr>
        <w:rFonts w:ascii="Times New Roman" w:hAnsi="Times New Roman"/>
        <w:i/>
      </w:rPr>
    </w:pPr>
    <w:r w:rsidRPr="00ED734B">
      <w:rPr>
        <w:rFonts w:ascii="Times New Roman" w:hAnsi="Times New Roman"/>
        <w:i/>
      </w:rPr>
      <w:t>Participation A</w:t>
    </w:r>
    <w:r>
      <w:rPr>
        <w:rFonts w:ascii="Times New Roman" w:hAnsi="Times New Roman"/>
        <w:i/>
      </w:rPr>
      <w:t>ttachment</w:t>
    </w:r>
    <w:r w:rsidRPr="00ED734B">
      <w:rPr>
        <w:rFonts w:ascii="Times New Roman" w:hAnsi="Times New Roman"/>
        <w:i/>
      </w:rPr>
      <w:tab/>
    </w:r>
    <w:r w:rsidRPr="00ED734B">
      <w:rPr>
        <w:rFonts w:ascii="Times New Roman" w:hAnsi="Times New Roman"/>
        <w:i/>
      </w:rPr>
      <w:tab/>
    </w:r>
    <w:r>
      <w:rPr>
        <w:rFonts w:ascii="Times New Roman" w:hAnsi="Times New Roman"/>
        <w:i/>
      </w:rPr>
      <w:t xml:space="preserve">Rev </w:t>
    </w:r>
    <w:r w:rsidR="00FB2380">
      <w:rPr>
        <w:rFonts w:ascii="Times New Roman" w:hAnsi="Times New Roman"/>
        <w:i/>
      </w:rPr>
      <w:t>12/</w:t>
    </w:r>
    <w:r w:rsidR="00CF23C0">
      <w:rPr>
        <w:rFonts w:ascii="Times New Roman" w:hAnsi="Times New Roman"/>
        <w:i/>
      </w:rPr>
      <w:t>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F00F76" w14:textId="77777777" w:rsidR="00C83591" w:rsidRDefault="00C83591">
      <w:r>
        <w:separator/>
      </w:r>
    </w:p>
  </w:footnote>
  <w:footnote w:type="continuationSeparator" w:id="0">
    <w:p w14:paraId="67B8CC82" w14:textId="77777777" w:rsidR="00C83591" w:rsidRDefault="00C83591">
      <w:r>
        <w:continuationSeparator/>
      </w:r>
    </w:p>
  </w:footnote>
  <w:footnote w:type="continuationNotice" w:id="1">
    <w:p w14:paraId="57AFCD5C" w14:textId="77777777" w:rsidR="00C83591" w:rsidRDefault="00C835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69041A" w14:textId="2568E5C3" w:rsidR="009A4D12" w:rsidRPr="00ED734B" w:rsidRDefault="009A4D12" w:rsidP="00EE40A9">
    <w:pPr>
      <w:pStyle w:val="CNTitleUnderscore"/>
      <w:pBdr>
        <w:bottom w:val="none" w:sz="0" w:space="0" w:color="auto"/>
      </w:pBdr>
      <w:spacing w:after="240"/>
      <w:jc w:val="center"/>
      <w:rPr>
        <w:rFonts w:ascii="Times New Roman" w:hAnsi="Times New Roman"/>
        <w:sz w:val="20"/>
        <w:szCs w:val="20"/>
      </w:rPr>
    </w:pPr>
    <w:r w:rsidRPr="00ED734B">
      <w:rPr>
        <w:rFonts w:ascii="Times New Roman" w:hAnsi="Times New Roman"/>
        <w:noProof/>
        <w:sz w:val="20"/>
        <w:szCs w:val="20"/>
      </w:rPr>
      <w:drawing>
        <wp:anchor distT="0" distB="0" distL="114300" distR="114300" simplePos="0" relativeHeight="251659264" behindDoc="0" locked="0" layoutInCell="1" allowOverlap="1" wp14:anchorId="441F226B" wp14:editId="7978465F">
          <wp:simplePos x="0" y="0"/>
          <wp:positionH relativeFrom="column">
            <wp:posOffset>5842000</wp:posOffset>
          </wp:positionH>
          <wp:positionV relativeFrom="line">
            <wp:posOffset>-114300</wp:posOffset>
          </wp:positionV>
          <wp:extent cx="694690" cy="297180"/>
          <wp:effectExtent l="0" t="0" r="0" b="7620"/>
          <wp:wrapNone/>
          <wp:docPr id="2" name="Picture 2" descr="c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n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4690" cy="297180"/>
                  </a:xfrm>
                  <a:prstGeom prst="rect">
                    <a:avLst/>
                  </a:prstGeom>
                  <a:noFill/>
                  <a:ln>
                    <a:noFill/>
                  </a:ln>
                </pic:spPr>
              </pic:pic>
            </a:graphicData>
          </a:graphic>
        </wp:anchor>
      </w:drawing>
    </w:r>
    <w:r w:rsidRPr="00ED734B">
      <w:rPr>
        <w:rFonts w:ascii="Times New Roman" w:hAnsi="Times New Roman"/>
        <w:sz w:val="20"/>
        <w:szCs w:val="20"/>
      </w:rPr>
      <w:t>Participation A</w:t>
    </w:r>
    <w:r>
      <w:rPr>
        <w:rFonts w:ascii="Times New Roman" w:hAnsi="Times New Roman"/>
        <w:sz w:val="20"/>
        <w:szCs w:val="20"/>
      </w:rPr>
      <w:t>ttach</w:t>
    </w:r>
    <w:r w:rsidRPr="00ED734B">
      <w:rPr>
        <w:rFonts w:ascii="Times New Roman" w:hAnsi="Times New Roman"/>
        <w:sz w:val="20"/>
        <w:szCs w:val="20"/>
      </w:rPr>
      <w:t>ment #</w:t>
    </w:r>
    <w:ins w:id="97" w:author="Diana Laura Lopez" w:date="2019-12-31T14:40:00Z">
      <w:r w:rsidR="00797AE6">
        <w:rPr>
          <w:rFonts w:ascii="Times New Roman" w:hAnsi="Times New Roman"/>
          <w:sz w:val="20"/>
          <w:szCs w:val="20"/>
        </w:rPr>
        <w:fldChar w:fldCharType="begin"/>
      </w:r>
      <w:r w:rsidR="00797AE6">
        <w:rPr>
          <w:rFonts w:ascii="Times New Roman" w:hAnsi="Times New Roman"/>
          <w:sz w:val="20"/>
          <w:szCs w:val="20"/>
        </w:rPr>
        <w:instrText xml:space="preserve"> DOCPROPERTY  caContractId  \* MERGEFORMAT </w:instrText>
      </w:r>
    </w:ins>
    <w:r w:rsidR="00797AE6">
      <w:rPr>
        <w:rFonts w:ascii="Times New Roman" w:hAnsi="Times New Roman"/>
        <w:sz w:val="20"/>
        <w:szCs w:val="20"/>
      </w:rPr>
      <w:fldChar w:fldCharType="separate"/>
    </w:r>
    <w:ins w:id="98" w:author="Diana Laura Lopez" w:date="2019-12-31T14:40:00Z">
      <w:r w:rsidR="00797AE6">
        <w:rPr>
          <w:rFonts w:ascii="Times New Roman" w:hAnsi="Times New Roman"/>
          <w:sz w:val="20"/>
          <w:szCs w:val="20"/>
        </w:rPr>
        <w:t xml:space="preserve"> </w:t>
      </w:r>
      <w:r w:rsidR="00797AE6">
        <w:rPr>
          <w:rFonts w:ascii="Times New Roman" w:hAnsi="Times New Roman"/>
          <w:sz w:val="20"/>
          <w:szCs w:val="20"/>
        </w:rPr>
        <w:fldChar w:fldCharType="end"/>
      </w:r>
    </w:ins>
    <w:del w:id="99" w:author="Diana Laura Lopez" w:date="2019-12-31T14:40:00Z">
      <w:r w:rsidRPr="00ED734B" w:rsidDel="00797AE6">
        <w:rPr>
          <w:rFonts w:ascii="Times New Roman" w:hAnsi="Times New Roman"/>
          <w:sz w:val="20"/>
          <w:szCs w:val="20"/>
        </w:rPr>
        <w:delText>_________</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multilevel"/>
    <w:tmpl w:val="00000003"/>
    <w:lvl w:ilvl="0">
      <w:start w:val="1"/>
      <w:numFmt w:val="bullet"/>
      <w:lvlText w:val=""/>
      <w:lvlJc w:val="left"/>
      <w:pPr>
        <w:tabs>
          <w:tab w:val="num" w:pos="420"/>
        </w:tabs>
        <w:ind w:left="420" w:hanging="420"/>
      </w:pPr>
      <w:rPr>
        <w:rFonts w:ascii="Symbol" w:hAnsi="Symbol"/>
      </w:rPr>
    </w:lvl>
    <w:lvl w:ilvl="1">
      <w:start w:val="1"/>
      <w:numFmt w:val="bullet"/>
      <w:lvlText w:val="◦"/>
      <w:lvlJc w:val="left"/>
      <w:pPr>
        <w:tabs>
          <w:tab w:val="num" w:pos="840"/>
        </w:tabs>
        <w:ind w:left="840" w:hanging="420"/>
      </w:pPr>
      <w:rPr>
        <w:rFonts w:ascii="OpenSymbol" w:eastAsia="OpenSymbol"/>
      </w:rPr>
    </w:lvl>
    <w:lvl w:ilvl="2">
      <w:start w:val="1"/>
      <w:numFmt w:val="bullet"/>
      <w:lvlText w:val="▪"/>
      <w:lvlJc w:val="left"/>
      <w:pPr>
        <w:tabs>
          <w:tab w:val="num" w:pos="1260"/>
        </w:tabs>
        <w:ind w:left="1260" w:hanging="420"/>
      </w:pPr>
      <w:rPr>
        <w:rFonts w:ascii="OpenSymbol" w:eastAsia="OpenSymbol"/>
      </w:rPr>
    </w:lvl>
    <w:lvl w:ilvl="3">
      <w:start w:val="1"/>
      <w:numFmt w:val="bullet"/>
      <w:lvlText w:val=""/>
      <w:lvlJc w:val="left"/>
      <w:pPr>
        <w:tabs>
          <w:tab w:val="num" w:pos="1680"/>
        </w:tabs>
        <w:ind w:left="1680" w:hanging="420"/>
      </w:pPr>
      <w:rPr>
        <w:rFonts w:ascii="Symbol" w:hAnsi="Symbol"/>
      </w:rPr>
    </w:lvl>
    <w:lvl w:ilvl="4">
      <w:start w:val="1"/>
      <w:numFmt w:val="bullet"/>
      <w:lvlText w:val="◦"/>
      <w:lvlJc w:val="left"/>
      <w:pPr>
        <w:tabs>
          <w:tab w:val="num" w:pos="2100"/>
        </w:tabs>
        <w:ind w:left="2100" w:hanging="420"/>
      </w:pPr>
      <w:rPr>
        <w:rFonts w:ascii="OpenSymbol" w:eastAsia="OpenSymbol"/>
      </w:rPr>
    </w:lvl>
    <w:lvl w:ilvl="5">
      <w:start w:val="1"/>
      <w:numFmt w:val="bullet"/>
      <w:lvlText w:val="▪"/>
      <w:lvlJc w:val="left"/>
      <w:pPr>
        <w:tabs>
          <w:tab w:val="num" w:pos="2520"/>
        </w:tabs>
        <w:ind w:left="2520" w:hanging="420"/>
      </w:pPr>
      <w:rPr>
        <w:rFonts w:ascii="OpenSymbol" w:eastAsia="OpenSymbol"/>
      </w:rPr>
    </w:lvl>
    <w:lvl w:ilvl="6">
      <w:start w:val="1"/>
      <w:numFmt w:val="bullet"/>
      <w:lvlText w:val=""/>
      <w:lvlJc w:val="left"/>
      <w:pPr>
        <w:tabs>
          <w:tab w:val="num" w:pos="2940"/>
        </w:tabs>
        <w:ind w:left="2940" w:hanging="420"/>
      </w:pPr>
      <w:rPr>
        <w:rFonts w:ascii="Symbol" w:hAnsi="Symbol"/>
      </w:rPr>
    </w:lvl>
    <w:lvl w:ilvl="7">
      <w:start w:val="1"/>
      <w:numFmt w:val="bullet"/>
      <w:lvlText w:val="◦"/>
      <w:lvlJc w:val="left"/>
      <w:pPr>
        <w:tabs>
          <w:tab w:val="num" w:pos="3360"/>
        </w:tabs>
        <w:ind w:left="3360" w:hanging="420"/>
      </w:pPr>
      <w:rPr>
        <w:rFonts w:ascii="OpenSymbol" w:eastAsia="OpenSymbol"/>
      </w:rPr>
    </w:lvl>
    <w:lvl w:ilvl="8">
      <w:start w:val="1"/>
      <w:numFmt w:val="bullet"/>
      <w:lvlText w:val="▪"/>
      <w:lvlJc w:val="left"/>
      <w:pPr>
        <w:tabs>
          <w:tab w:val="num" w:pos="3780"/>
        </w:tabs>
        <w:ind w:left="3780" w:hanging="420"/>
      </w:pPr>
      <w:rPr>
        <w:rFonts w:ascii="OpenSymbol" w:eastAsia="OpenSymbol"/>
      </w:rPr>
    </w:lvl>
  </w:abstractNum>
  <w:abstractNum w:abstractNumId="1" w15:restartNumberingAfterBreak="0">
    <w:nsid w:val="00000153"/>
    <w:multiLevelType w:val="multilevel"/>
    <w:tmpl w:val="19148134"/>
    <w:lvl w:ilvl="0">
      <w:start w:val="1"/>
      <w:numFmt w:val="decimal"/>
      <w:lvlText w:val="%1.0"/>
      <w:lvlJc w:val="left"/>
      <w:pPr>
        <w:tabs>
          <w:tab w:val="num" w:pos="360"/>
        </w:tabs>
        <w:ind w:left="360" w:hanging="360"/>
      </w:pPr>
      <w:rPr>
        <w:rFonts w:ascii="Times New Roman" w:hAnsi="Times New Roman" w:cs="Times New Roman" w:hint="default"/>
        <w:b/>
        <w:bCs/>
        <w:color w:val="auto"/>
        <w:sz w:val="20"/>
        <w:szCs w:val="20"/>
      </w:rPr>
    </w:lvl>
    <w:lvl w:ilvl="1">
      <w:start w:val="1"/>
      <w:numFmt w:val="decimal"/>
      <w:isLgl/>
      <w:lvlText w:val="%1.%2"/>
      <w:lvlJc w:val="left"/>
      <w:pPr>
        <w:tabs>
          <w:tab w:val="num" w:pos="720"/>
        </w:tabs>
        <w:ind w:left="720" w:hanging="360"/>
      </w:pPr>
      <w:rPr>
        <w:rFonts w:ascii="Times New Roman" w:hAnsi="Times New Roman" w:cs="Times New Roman" w:hint="default"/>
        <w:b/>
        <w:bCs/>
        <w:i/>
        <w:iCs/>
        <w:color w:val="auto"/>
        <w:sz w:val="20"/>
        <w:szCs w:val="20"/>
      </w:rPr>
    </w:lvl>
    <w:lvl w:ilvl="2">
      <w:start w:val="1"/>
      <w:numFmt w:val="decimal"/>
      <w:isLgl/>
      <w:lvlText w:val="%1.%2.%3"/>
      <w:lvlJc w:val="left"/>
      <w:pPr>
        <w:tabs>
          <w:tab w:val="num" w:pos="1080"/>
        </w:tabs>
        <w:ind w:left="1080" w:hanging="360"/>
      </w:pPr>
      <w:rPr>
        <w:rFonts w:ascii="Times New Roman" w:hAnsi="Times New Roman" w:cs="Times New Roman" w:hint="default"/>
        <w:b/>
        <w:bCs/>
        <w:i/>
        <w:iCs/>
        <w:color w:val="auto"/>
        <w:sz w:val="20"/>
        <w:szCs w:val="20"/>
      </w:rPr>
    </w:lvl>
    <w:lvl w:ilvl="3">
      <w:start w:val="1"/>
      <w:numFmt w:val="decimal"/>
      <w:isLgl/>
      <w:lvlText w:val="%1.%2.%3.%4"/>
      <w:lvlJc w:val="left"/>
      <w:pPr>
        <w:tabs>
          <w:tab w:val="num" w:pos="1440"/>
        </w:tabs>
        <w:ind w:left="1440" w:hanging="360"/>
      </w:pPr>
      <w:rPr>
        <w:rFonts w:ascii="Times New Roman" w:hAnsi="Times New Roman" w:cs="Times New Roman" w:hint="default"/>
        <w:b/>
        <w:bCs/>
        <w:i/>
        <w:iCs/>
        <w:color w:val="auto"/>
        <w:sz w:val="20"/>
        <w:szCs w:val="20"/>
      </w:rPr>
    </w:lvl>
    <w:lvl w:ilvl="4">
      <w:start w:val="1"/>
      <w:numFmt w:val="decimal"/>
      <w:lvlText w:val="[%5]"/>
      <w:lvlJc w:val="left"/>
      <w:pPr>
        <w:tabs>
          <w:tab w:val="num" w:pos="1800"/>
        </w:tabs>
        <w:ind w:left="1800" w:hanging="360"/>
      </w:pPr>
      <w:rPr>
        <w:rFonts w:hint="default"/>
      </w:rPr>
    </w:lvl>
    <w:lvl w:ilvl="5">
      <w:start w:val="1"/>
      <w:numFmt w:val="upp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1205A62"/>
    <w:multiLevelType w:val="hybridMultilevel"/>
    <w:tmpl w:val="F3EA20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4" w15:restartNumberingAfterBreak="0">
    <w:nsid w:val="105845AC"/>
    <w:multiLevelType w:val="multilevel"/>
    <w:tmpl w:val="E75C7A10"/>
    <w:lvl w:ilvl="0">
      <w:start w:val="1"/>
      <w:numFmt w:val="none"/>
      <w:lvlRestart w:val="0"/>
      <w:suff w:val="nothing"/>
      <w:lvlText w:val=""/>
      <w:lvlJc w:val="left"/>
      <w:rPr>
        <w:rFonts w:cs="Times New Roman"/>
      </w:rPr>
    </w:lvl>
    <w:lvl w:ilvl="1">
      <w:start w:val="1"/>
      <w:numFmt w:val="decimal"/>
      <w:lvlText w:val="%2."/>
      <w:lvlJc w:val="left"/>
      <w:pPr>
        <w:tabs>
          <w:tab w:val="num" w:pos="720"/>
        </w:tabs>
        <w:ind w:left="720" w:hanging="720"/>
      </w:pPr>
      <w:rPr>
        <w:rFonts w:cs="Times New Roman"/>
      </w:rPr>
    </w:lvl>
    <w:lvl w:ilvl="2">
      <w:start w:val="1"/>
      <w:numFmt w:val="decimal"/>
      <w:lvlText w:val="%2.%3"/>
      <w:lvlJc w:val="left"/>
      <w:pPr>
        <w:tabs>
          <w:tab w:val="num" w:pos="720"/>
        </w:tabs>
        <w:ind w:left="720" w:hanging="720"/>
      </w:pPr>
      <w:rPr>
        <w:rFonts w:cs="Times New Roman"/>
      </w:rPr>
    </w:lvl>
    <w:lvl w:ilvl="3">
      <w:start w:val="1"/>
      <w:numFmt w:val="decimal"/>
      <w:lvlText w:val="%2.%3.%4"/>
      <w:lvlJc w:val="left"/>
      <w:pPr>
        <w:tabs>
          <w:tab w:val="num" w:pos="720"/>
        </w:tabs>
        <w:ind w:left="720" w:hanging="720"/>
      </w:pPr>
      <w:rPr>
        <w:rFonts w:cs="Times New Roman"/>
      </w:rPr>
    </w:lvl>
    <w:lvl w:ilvl="4">
      <w:start w:val="1"/>
      <w:numFmt w:val="lowerLetter"/>
      <w:lvlText w:val="%5."/>
      <w:lvlJc w:val="left"/>
      <w:pPr>
        <w:tabs>
          <w:tab w:val="num" w:pos="1224"/>
        </w:tabs>
        <w:ind w:left="1224" w:hanging="504"/>
      </w:pPr>
      <w:rPr>
        <w:rFonts w:cs="Times New Roman"/>
      </w:rPr>
    </w:lvl>
    <w:lvl w:ilvl="5">
      <w:start w:val="1"/>
      <w:numFmt w:val="decimal"/>
      <w:lvlText w:val="(%6)"/>
      <w:lvlJc w:val="left"/>
      <w:pPr>
        <w:tabs>
          <w:tab w:val="num" w:pos="1728"/>
        </w:tabs>
        <w:ind w:left="1728" w:hanging="504"/>
      </w:pPr>
      <w:rPr>
        <w:rFonts w:cs="Times New Roman"/>
      </w:rPr>
    </w:lvl>
    <w:lvl w:ilvl="6">
      <w:start w:val="1"/>
      <w:numFmt w:val="lowerLetter"/>
      <w:lvlText w:val="(%7)"/>
      <w:lvlJc w:val="left"/>
      <w:pPr>
        <w:tabs>
          <w:tab w:val="num" w:pos="2232"/>
        </w:tabs>
        <w:ind w:left="2232" w:hanging="504"/>
      </w:pPr>
      <w:rPr>
        <w:rFonts w:cs="Times New Roman"/>
      </w:rPr>
    </w:lvl>
    <w:lvl w:ilvl="7">
      <w:start w:val="1"/>
      <w:numFmt w:val="lowerRoman"/>
      <w:lvlText w:val="(%8)"/>
      <w:lvlJc w:val="left"/>
      <w:pPr>
        <w:tabs>
          <w:tab w:val="num" w:pos="2736"/>
        </w:tabs>
        <w:ind w:left="2736" w:hanging="504"/>
      </w:pPr>
      <w:rPr>
        <w:rFonts w:cs="Times New Roman"/>
      </w:rPr>
    </w:lvl>
    <w:lvl w:ilvl="8">
      <w:start w:val="1"/>
      <w:numFmt w:val="decimal"/>
      <w:lvlText w:val="%9."/>
      <w:lvlJc w:val="left"/>
      <w:pPr>
        <w:tabs>
          <w:tab w:val="num" w:pos="3240"/>
        </w:tabs>
        <w:ind w:left="3240" w:hanging="504"/>
      </w:pPr>
      <w:rPr>
        <w:rFonts w:cs="Times New Roman"/>
      </w:rPr>
    </w:lvl>
  </w:abstractNum>
  <w:abstractNum w:abstractNumId="5" w15:restartNumberingAfterBreak="0">
    <w:nsid w:val="12916F49"/>
    <w:multiLevelType w:val="hybridMultilevel"/>
    <w:tmpl w:val="211EDD14"/>
    <w:lvl w:ilvl="0" w:tplc="1A160FD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1427D4"/>
    <w:multiLevelType w:val="hybridMultilevel"/>
    <w:tmpl w:val="45DEC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1661B4"/>
    <w:multiLevelType w:val="multilevel"/>
    <w:tmpl w:val="A5E23D3E"/>
    <w:lvl w:ilvl="0">
      <w:start w:val="1"/>
      <w:numFmt w:val="none"/>
      <w:lvlRestart w:val="0"/>
      <w:suff w:val="nothing"/>
      <w:lvlText w:val=""/>
      <w:lvlJc w:val="left"/>
      <w:pPr>
        <w:ind w:left="720"/>
      </w:pPr>
      <w:rPr>
        <w:rFonts w:cs="Times New Roman"/>
      </w:rPr>
    </w:lvl>
    <w:lvl w:ilvl="1">
      <w:start w:val="1"/>
      <w:numFmt w:val="decimal"/>
      <w:suff w:val="nothing"/>
      <w:lvlText w:val="Activity %2 - "/>
      <w:lvlJc w:val="left"/>
      <w:pPr>
        <w:tabs>
          <w:tab w:val="num" w:pos="720"/>
        </w:tabs>
        <w:ind w:left="720"/>
      </w:pPr>
      <w:rPr>
        <w:rFonts w:cs="Times New Roman"/>
        <w:u w:val="single"/>
      </w:rPr>
    </w:lvl>
    <w:lvl w:ilvl="2">
      <w:start w:val="1"/>
      <w:numFmt w:val="decimal"/>
      <w:suff w:val="space"/>
      <w:lvlText w:val="Task %3 -"/>
      <w:lvlJc w:val="left"/>
      <w:pPr>
        <w:tabs>
          <w:tab w:val="num" w:pos="1224"/>
        </w:tabs>
        <w:ind w:left="1224" w:hanging="504"/>
      </w:pPr>
      <w:rPr>
        <w:rFonts w:cs="Times New Roman"/>
      </w:rPr>
    </w:lvl>
    <w:lvl w:ilvl="3">
      <w:start w:val="1"/>
      <w:numFmt w:val="lowerLetter"/>
      <w:lvlText w:val="%4."/>
      <w:lvlJc w:val="left"/>
      <w:pPr>
        <w:tabs>
          <w:tab w:val="num" w:pos="1224"/>
        </w:tabs>
        <w:ind w:left="1224" w:hanging="504"/>
      </w:pPr>
      <w:rPr>
        <w:rFonts w:cs="Times New Roman"/>
      </w:rPr>
    </w:lvl>
    <w:lvl w:ilvl="4">
      <w:start w:val="1"/>
      <w:numFmt w:val="decimal"/>
      <w:lvlText w:val="(%5)"/>
      <w:lvlJc w:val="left"/>
      <w:pPr>
        <w:tabs>
          <w:tab w:val="num" w:pos="1728"/>
        </w:tabs>
        <w:ind w:left="1728" w:hanging="504"/>
      </w:pPr>
      <w:rPr>
        <w:rFonts w:cs="Times New Roman"/>
      </w:rPr>
    </w:lvl>
    <w:lvl w:ilvl="5">
      <w:start w:val="1"/>
      <w:numFmt w:val="lowerLetter"/>
      <w:lvlText w:val="(%6)"/>
      <w:lvlJc w:val="left"/>
      <w:pPr>
        <w:tabs>
          <w:tab w:val="num" w:pos="2232"/>
        </w:tabs>
        <w:ind w:left="2232" w:hanging="504"/>
      </w:pPr>
      <w:rPr>
        <w:rFonts w:cs="Times New Roman"/>
      </w:rPr>
    </w:lvl>
    <w:lvl w:ilvl="6">
      <w:start w:val="1"/>
      <w:numFmt w:val="none"/>
      <w:lvlRestart w:val="0"/>
      <w:suff w:val="nothing"/>
      <w:lvlText w:val=""/>
      <w:lvlJc w:val="left"/>
      <w:rPr>
        <w:rFonts w:cs="Times New Roman"/>
      </w:rPr>
    </w:lvl>
    <w:lvl w:ilvl="7">
      <w:start w:val="1"/>
      <w:numFmt w:val="none"/>
      <w:lvlRestart w:val="0"/>
      <w:suff w:val="nothing"/>
      <w:lvlText w:val=""/>
      <w:lvlJc w:val="left"/>
      <w:rPr>
        <w:rFonts w:cs="Times New Roman"/>
      </w:rPr>
    </w:lvl>
    <w:lvl w:ilvl="8">
      <w:start w:val="1"/>
      <w:numFmt w:val="none"/>
      <w:lvlRestart w:val="0"/>
      <w:suff w:val="nothing"/>
      <w:lvlText w:val=""/>
      <w:lvlJc w:val="left"/>
      <w:rPr>
        <w:rFonts w:cs="Times New Roman"/>
      </w:rPr>
    </w:lvl>
  </w:abstractNum>
  <w:abstractNum w:abstractNumId="8" w15:restartNumberingAfterBreak="0">
    <w:nsid w:val="1C77445C"/>
    <w:multiLevelType w:val="multilevel"/>
    <w:tmpl w:val="939EA326"/>
    <w:lvl w:ilvl="0">
      <w:start w:val="1"/>
      <w:numFmt w:val="none"/>
      <w:lvlRestart w:val="0"/>
      <w:pStyle w:val="CNActivityRestartNumbering"/>
      <w:suff w:val="nothing"/>
      <w:lvlText w:val=""/>
      <w:lvlJc w:val="left"/>
      <w:pPr>
        <w:ind w:left="720"/>
      </w:pPr>
      <w:rPr>
        <w:rFonts w:cs="Times New Roman"/>
      </w:rPr>
    </w:lvl>
    <w:lvl w:ilvl="1">
      <w:start w:val="1"/>
      <w:numFmt w:val="decimal"/>
      <w:pStyle w:val="CNActivityTitle"/>
      <w:suff w:val="nothing"/>
      <w:lvlText w:val="Activity %2 - "/>
      <w:lvlJc w:val="left"/>
      <w:pPr>
        <w:tabs>
          <w:tab w:val="num" w:pos="720"/>
        </w:tabs>
        <w:ind w:left="720"/>
      </w:pPr>
      <w:rPr>
        <w:rFonts w:cs="Times New Roman"/>
        <w:u w:val="single"/>
      </w:rPr>
    </w:lvl>
    <w:lvl w:ilvl="2">
      <w:start w:val="1"/>
      <w:numFmt w:val="decimal"/>
      <w:pStyle w:val="CNTaskTitle"/>
      <w:suff w:val="space"/>
      <w:lvlText w:val="Task %3 -"/>
      <w:lvlJc w:val="left"/>
      <w:pPr>
        <w:tabs>
          <w:tab w:val="num" w:pos="1224"/>
        </w:tabs>
        <w:ind w:left="1224" w:hanging="504"/>
      </w:pPr>
      <w:rPr>
        <w:rFonts w:cs="Times New Roman"/>
      </w:rPr>
    </w:lvl>
    <w:lvl w:ilvl="3">
      <w:start w:val="1"/>
      <w:numFmt w:val="lowerLetter"/>
      <w:pStyle w:val="CNActivityTaskLevel1List"/>
      <w:lvlText w:val="%4."/>
      <w:lvlJc w:val="left"/>
      <w:pPr>
        <w:tabs>
          <w:tab w:val="num" w:pos="1224"/>
        </w:tabs>
        <w:ind w:left="1224" w:hanging="504"/>
      </w:pPr>
      <w:rPr>
        <w:rFonts w:cs="Times New Roman"/>
      </w:rPr>
    </w:lvl>
    <w:lvl w:ilvl="4">
      <w:start w:val="1"/>
      <w:numFmt w:val="decimal"/>
      <w:pStyle w:val="CNActivityTaskLevel2List"/>
      <w:lvlText w:val="(%5)"/>
      <w:lvlJc w:val="left"/>
      <w:pPr>
        <w:tabs>
          <w:tab w:val="num" w:pos="1728"/>
        </w:tabs>
        <w:ind w:left="1728" w:hanging="504"/>
      </w:pPr>
      <w:rPr>
        <w:rFonts w:cs="Times New Roman"/>
      </w:rPr>
    </w:lvl>
    <w:lvl w:ilvl="5">
      <w:start w:val="1"/>
      <w:numFmt w:val="lowerLetter"/>
      <w:pStyle w:val="CNActivityTaskLevel3List"/>
      <w:lvlText w:val="(%6)"/>
      <w:lvlJc w:val="left"/>
      <w:pPr>
        <w:tabs>
          <w:tab w:val="num" w:pos="2232"/>
        </w:tabs>
        <w:ind w:left="2232" w:hanging="504"/>
      </w:pPr>
      <w:rPr>
        <w:rFonts w:cs="Times New Roman"/>
      </w:rPr>
    </w:lvl>
    <w:lvl w:ilvl="6">
      <w:start w:val="1"/>
      <w:numFmt w:val="none"/>
      <w:lvlRestart w:val="0"/>
      <w:suff w:val="nothing"/>
      <w:lvlText w:val=""/>
      <w:lvlJc w:val="left"/>
      <w:rPr>
        <w:rFonts w:cs="Times New Roman"/>
      </w:rPr>
    </w:lvl>
    <w:lvl w:ilvl="7">
      <w:start w:val="1"/>
      <w:numFmt w:val="none"/>
      <w:lvlRestart w:val="0"/>
      <w:suff w:val="nothing"/>
      <w:lvlText w:val=""/>
      <w:lvlJc w:val="left"/>
      <w:rPr>
        <w:rFonts w:cs="Times New Roman"/>
      </w:rPr>
    </w:lvl>
    <w:lvl w:ilvl="8">
      <w:start w:val="1"/>
      <w:numFmt w:val="none"/>
      <w:lvlRestart w:val="0"/>
      <w:suff w:val="nothing"/>
      <w:lvlText w:val=""/>
      <w:lvlJc w:val="left"/>
      <w:rPr>
        <w:rFonts w:cs="Times New Roman"/>
      </w:rPr>
    </w:lvl>
  </w:abstractNum>
  <w:abstractNum w:abstractNumId="9" w15:restartNumberingAfterBreak="0">
    <w:nsid w:val="2A7745BB"/>
    <w:multiLevelType w:val="multilevel"/>
    <w:tmpl w:val="135E3A26"/>
    <w:lvl w:ilvl="0">
      <w:start w:val="1"/>
      <w:numFmt w:val="none"/>
      <w:lvlRestart w:val="0"/>
      <w:lvlText w:val=" "/>
      <w:lvlJc w:val="left"/>
      <w:pPr>
        <w:tabs>
          <w:tab w:val="num" w:pos="720"/>
        </w:tabs>
        <w:ind w:left="720" w:hanging="360"/>
      </w:pPr>
      <w:rPr>
        <w:rFonts w:cs="Times New Roman"/>
      </w:rPr>
    </w:lvl>
    <w:lvl w:ilvl="1">
      <w:start w:val="1"/>
      <w:numFmt w:val="none"/>
      <w:lvlRestart w:val="0"/>
      <w:lvlText w:val=" "/>
      <w:lvlJc w:val="left"/>
      <w:pPr>
        <w:tabs>
          <w:tab w:val="num" w:pos="1080"/>
        </w:tabs>
        <w:ind w:left="1080" w:hanging="360"/>
      </w:pPr>
      <w:rPr>
        <w:rFonts w:cs="Times New Roman"/>
      </w:rPr>
    </w:lvl>
    <w:lvl w:ilvl="2">
      <w:start w:val="1"/>
      <w:numFmt w:val="none"/>
      <w:lvlRestart w:val="0"/>
      <w:lvlText w:val=" "/>
      <w:lvlJc w:val="left"/>
      <w:pPr>
        <w:tabs>
          <w:tab w:val="num" w:pos="1440"/>
        </w:tabs>
        <w:ind w:left="1440" w:hanging="360"/>
      </w:pPr>
      <w:rPr>
        <w:rFonts w:cs="Times New Roman"/>
      </w:rPr>
    </w:lvl>
    <w:lvl w:ilvl="3">
      <w:start w:val="1"/>
      <w:numFmt w:val="none"/>
      <w:lvlRestart w:val="0"/>
      <w:lvlText w:val=" "/>
      <w:lvlJc w:val="left"/>
      <w:pPr>
        <w:tabs>
          <w:tab w:val="num" w:pos="1800"/>
        </w:tabs>
        <w:ind w:left="1800" w:hanging="360"/>
      </w:pPr>
      <w:rPr>
        <w:rFonts w:cs="Times New Roman"/>
      </w:rPr>
    </w:lvl>
    <w:lvl w:ilvl="4">
      <w:start w:val="1"/>
      <w:numFmt w:val="none"/>
      <w:lvlRestart w:val="0"/>
      <w:lvlText w:val=" "/>
      <w:lvlJc w:val="left"/>
      <w:pPr>
        <w:tabs>
          <w:tab w:val="num" w:pos="2160"/>
        </w:tabs>
        <w:ind w:left="2160" w:hanging="360"/>
      </w:pPr>
      <w:rPr>
        <w:rFonts w:cs="Times New Roman"/>
      </w:rPr>
    </w:lvl>
    <w:lvl w:ilvl="5">
      <w:start w:val="1"/>
      <w:numFmt w:val="none"/>
      <w:lvlRestart w:val="0"/>
      <w:lvlText w:val=" "/>
      <w:lvlJc w:val="left"/>
      <w:pPr>
        <w:tabs>
          <w:tab w:val="num" w:pos="2520"/>
        </w:tabs>
        <w:ind w:left="2520" w:hanging="360"/>
      </w:pPr>
      <w:rPr>
        <w:rFonts w:cs="Times New Roman"/>
      </w:rPr>
    </w:lvl>
    <w:lvl w:ilvl="6">
      <w:start w:val="1"/>
      <w:numFmt w:val="none"/>
      <w:lvlRestart w:val="0"/>
      <w:suff w:val="nothing"/>
      <w:lvlText w:val=""/>
      <w:lvlJc w:val="left"/>
      <w:rPr>
        <w:rFonts w:cs="Times New Roman"/>
      </w:rPr>
    </w:lvl>
    <w:lvl w:ilvl="7">
      <w:start w:val="1"/>
      <w:numFmt w:val="none"/>
      <w:lvlRestart w:val="0"/>
      <w:suff w:val="nothing"/>
      <w:lvlText w:val=""/>
      <w:lvlJc w:val="left"/>
      <w:rPr>
        <w:rFonts w:cs="Times New Roman"/>
      </w:rPr>
    </w:lvl>
    <w:lvl w:ilvl="8">
      <w:start w:val="1"/>
      <w:numFmt w:val="none"/>
      <w:lvlRestart w:val="0"/>
      <w:suff w:val="nothing"/>
      <w:lvlText w:val=""/>
      <w:lvlJc w:val="left"/>
      <w:rPr>
        <w:rFonts w:cs="Times New Roman"/>
      </w:rPr>
    </w:lvl>
  </w:abstractNum>
  <w:abstractNum w:abstractNumId="10" w15:restartNumberingAfterBreak="0">
    <w:nsid w:val="2AE83772"/>
    <w:multiLevelType w:val="hybridMultilevel"/>
    <w:tmpl w:val="F1EC78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C6E1C"/>
    <w:multiLevelType w:val="multilevel"/>
    <w:tmpl w:val="0409001D"/>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 w15:restartNumberingAfterBreak="0">
    <w:nsid w:val="2F644FAE"/>
    <w:multiLevelType w:val="multilevel"/>
    <w:tmpl w:val="1A824DC6"/>
    <w:name w:val="cnLTnote"/>
    <w:lvl w:ilvl="0">
      <w:start w:val="1"/>
      <w:numFmt w:val="none"/>
      <w:lvlRestart w:val="0"/>
      <w:pStyle w:val="CNTitle"/>
      <w:suff w:val="nothing"/>
      <w:lvlText w:val=""/>
      <w:lvlJc w:val="left"/>
      <w:rPr>
        <w:rFonts w:cs="Times New Roman"/>
      </w:rPr>
    </w:lvl>
    <w:lvl w:ilvl="1">
      <w:start w:val="1"/>
      <w:numFmt w:val="decimal"/>
      <w:lvlText w:val="%2."/>
      <w:lvlJc w:val="left"/>
      <w:pPr>
        <w:tabs>
          <w:tab w:val="num" w:pos="720"/>
        </w:tabs>
        <w:ind w:left="720" w:hanging="720"/>
      </w:pPr>
      <w:rPr>
        <w:rFonts w:cs="Times New Roman"/>
      </w:rPr>
    </w:lvl>
    <w:lvl w:ilvl="2">
      <w:start w:val="1"/>
      <w:numFmt w:val="decimal"/>
      <w:lvlText w:val="%2.%3"/>
      <w:lvlJc w:val="left"/>
      <w:pPr>
        <w:tabs>
          <w:tab w:val="num" w:pos="720"/>
        </w:tabs>
        <w:ind w:left="720" w:hanging="720"/>
      </w:pPr>
      <w:rPr>
        <w:rFonts w:cs="Times New Roman"/>
      </w:rPr>
    </w:lvl>
    <w:lvl w:ilvl="3">
      <w:start w:val="1"/>
      <w:numFmt w:val="decimal"/>
      <w:pStyle w:val="CNHead3"/>
      <w:lvlText w:val="%2.%3.%4"/>
      <w:lvlJc w:val="left"/>
      <w:pPr>
        <w:tabs>
          <w:tab w:val="num" w:pos="720"/>
        </w:tabs>
        <w:ind w:left="720" w:hanging="720"/>
      </w:pPr>
      <w:rPr>
        <w:rFonts w:cs="Times New Roman"/>
      </w:rPr>
    </w:lvl>
    <w:lvl w:ilvl="4">
      <w:start w:val="1"/>
      <w:numFmt w:val="lowerLetter"/>
      <w:pStyle w:val="CNLevel1List"/>
      <w:lvlText w:val="%5."/>
      <w:lvlJc w:val="left"/>
      <w:pPr>
        <w:tabs>
          <w:tab w:val="num" w:pos="1204"/>
        </w:tabs>
        <w:ind w:left="1204" w:hanging="504"/>
      </w:pPr>
      <w:rPr>
        <w:rFonts w:cs="Times New Roman"/>
      </w:rPr>
    </w:lvl>
    <w:lvl w:ilvl="5">
      <w:start w:val="1"/>
      <w:numFmt w:val="decimal"/>
      <w:pStyle w:val="CNLevel2List"/>
      <w:lvlText w:val="(%6)"/>
      <w:lvlJc w:val="left"/>
      <w:pPr>
        <w:tabs>
          <w:tab w:val="num" w:pos="1728"/>
        </w:tabs>
        <w:ind w:left="1728" w:hanging="504"/>
      </w:pPr>
      <w:rPr>
        <w:rFonts w:cs="Times New Roman"/>
      </w:rPr>
    </w:lvl>
    <w:lvl w:ilvl="6">
      <w:start w:val="1"/>
      <w:numFmt w:val="lowerLetter"/>
      <w:pStyle w:val="CNLevel3List"/>
      <w:lvlText w:val="(%7)"/>
      <w:lvlJc w:val="left"/>
      <w:pPr>
        <w:tabs>
          <w:tab w:val="num" w:pos="2232"/>
        </w:tabs>
        <w:ind w:left="2232" w:hanging="504"/>
      </w:pPr>
      <w:rPr>
        <w:rFonts w:cs="Times New Roman"/>
      </w:rPr>
    </w:lvl>
    <w:lvl w:ilvl="7">
      <w:start w:val="1"/>
      <w:numFmt w:val="lowerRoman"/>
      <w:pStyle w:val="CNLevel4List"/>
      <w:lvlText w:val="(%8)"/>
      <w:lvlJc w:val="left"/>
      <w:pPr>
        <w:tabs>
          <w:tab w:val="num" w:pos="2736"/>
        </w:tabs>
        <w:ind w:left="2736" w:hanging="504"/>
      </w:pPr>
      <w:rPr>
        <w:rFonts w:cs="Times New Roman"/>
      </w:rPr>
    </w:lvl>
    <w:lvl w:ilvl="8">
      <w:start w:val="1"/>
      <w:numFmt w:val="decimal"/>
      <w:pStyle w:val="CNLevel5List"/>
      <w:lvlText w:val="%9."/>
      <w:lvlJc w:val="left"/>
      <w:pPr>
        <w:tabs>
          <w:tab w:val="num" w:pos="3240"/>
        </w:tabs>
        <w:ind w:left="3240" w:hanging="504"/>
      </w:pPr>
      <w:rPr>
        <w:rFonts w:cs="Times New Roman"/>
      </w:rPr>
    </w:lvl>
  </w:abstractNum>
  <w:abstractNum w:abstractNumId="13" w15:restartNumberingAfterBreak="0">
    <w:nsid w:val="37EC0F61"/>
    <w:multiLevelType w:val="multilevel"/>
    <w:tmpl w:val="F5E61A34"/>
    <w:lvl w:ilvl="0">
      <w:start w:val="1"/>
      <w:numFmt w:val="none"/>
      <w:lvlRestart w:val="0"/>
      <w:pStyle w:val="CNAppendixRestartNumbering"/>
      <w:suff w:val="nothing"/>
      <w:lvlText w:val=""/>
      <w:lvlJc w:val="left"/>
      <w:pPr>
        <w:ind w:left="720" w:hanging="720"/>
      </w:pPr>
      <w:rPr>
        <w:rFonts w:cs="Times New Roman"/>
      </w:rPr>
    </w:lvl>
    <w:lvl w:ilvl="1">
      <w:start w:val="1"/>
      <w:numFmt w:val="upperLetter"/>
      <w:pStyle w:val="CNAppendixTitle"/>
      <w:suff w:val="space"/>
      <w:lvlText w:val="Appendix %2:"/>
      <w:lvlJc w:val="left"/>
      <w:pPr>
        <w:ind w:left="720" w:hanging="720"/>
      </w:pPr>
      <w:rPr>
        <w:rFonts w:cs="Times New Roman"/>
      </w:rPr>
    </w:lvl>
    <w:lvl w:ilvl="2">
      <w:start w:val="1"/>
      <w:numFmt w:val="decimal"/>
      <w:pStyle w:val="CNAppendixItem"/>
      <w:lvlText w:val="%2 - %3:"/>
      <w:lvlJc w:val="left"/>
      <w:pPr>
        <w:tabs>
          <w:tab w:val="num" w:pos="720"/>
        </w:tabs>
        <w:ind w:left="720" w:hanging="720"/>
      </w:pPr>
      <w:rPr>
        <w:rFonts w:cs="Times New Roman"/>
      </w:rPr>
    </w:lvl>
    <w:lvl w:ilvl="3">
      <w:start w:val="1"/>
      <w:numFmt w:val="none"/>
      <w:lvlRestart w:val="0"/>
      <w:suff w:val="nothing"/>
      <w:lvlText w:val=""/>
      <w:lvlJc w:val="left"/>
      <w:rPr>
        <w:rFonts w:cs="Times New Roman"/>
      </w:rPr>
    </w:lvl>
    <w:lvl w:ilvl="4">
      <w:start w:val="1"/>
      <w:numFmt w:val="none"/>
      <w:lvlRestart w:val="0"/>
      <w:suff w:val="nothing"/>
      <w:lvlText w:val=""/>
      <w:lvlJc w:val="left"/>
      <w:rPr>
        <w:rFonts w:cs="Times New Roman"/>
      </w:rPr>
    </w:lvl>
    <w:lvl w:ilvl="5">
      <w:start w:val="1"/>
      <w:numFmt w:val="none"/>
      <w:lvlRestart w:val="0"/>
      <w:suff w:val="nothing"/>
      <w:lvlText w:val=""/>
      <w:lvlJc w:val="left"/>
      <w:rPr>
        <w:rFonts w:cs="Times New Roman"/>
      </w:rPr>
    </w:lvl>
    <w:lvl w:ilvl="6">
      <w:start w:val="1"/>
      <w:numFmt w:val="none"/>
      <w:lvlRestart w:val="0"/>
      <w:suff w:val="nothing"/>
      <w:lvlText w:val=""/>
      <w:lvlJc w:val="left"/>
      <w:rPr>
        <w:rFonts w:cs="Times New Roman"/>
      </w:rPr>
    </w:lvl>
    <w:lvl w:ilvl="7">
      <w:start w:val="1"/>
      <w:numFmt w:val="none"/>
      <w:lvlRestart w:val="0"/>
      <w:suff w:val="nothing"/>
      <w:lvlText w:val=""/>
      <w:lvlJc w:val="left"/>
      <w:rPr>
        <w:rFonts w:cs="Times New Roman"/>
      </w:rPr>
    </w:lvl>
    <w:lvl w:ilvl="8">
      <w:start w:val="1"/>
      <w:numFmt w:val="none"/>
      <w:lvlRestart w:val="0"/>
      <w:suff w:val="nothing"/>
      <w:lvlText w:val=""/>
      <w:lvlJc w:val="left"/>
      <w:rPr>
        <w:rFonts w:cs="Times New Roman"/>
      </w:rPr>
    </w:lvl>
  </w:abstractNum>
  <w:abstractNum w:abstractNumId="14" w15:restartNumberingAfterBreak="0">
    <w:nsid w:val="4D335B3D"/>
    <w:multiLevelType w:val="multilevel"/>
    <w:tmpl w:val="EF067EF4"/>
    <w:lvl w:ilvl="0">
      <w:start w:val="1"/>
      <w:numFmt w:val="none"/>
      <w:lvlRestart w:val="0"/>
      <w:pStyle w:val="CNInternalNoteBegin"/>
      <w:suff w:val="nothing"/>
      <w:lvlText w:val=""/>
      <w:lvlJc w:val="left"/>
      <w:pPr>
        <w:tabs>
          <w:tab w:val="num" w:pos="360"/>
        </w:tabs>
      </w:pPr>
      <w:rPr>
        <w:rFonts w:cs="Times New Roman"/>
      </w:rPr>
    </w:lvl>
    <w:lvl w:ilvl="1">
      <w:start w:val="1"/>
      <w:numFmt w:val="lowerLetter"/>
      <w:pStyle w:val="CNInternalNoteLevel1List"/>
      <w:lvlText w:val="%2."/>
      <w:lvlJc w:val="left"/>
      <w:pPr>
        <w:tabs>
          <w:tab w:val="num" w:pos="360"/>
        </w:tabs>
        <w:ind w:left="360" w:hanging="360"/>
      </w:pPr>
      <w:rPr>
        <w:rFonts w:cs="Times New Roman"/>
      </w:rPr>
    </w:lvl>
    <w:lvl w:ilvl="2">
      <w:start w:val="1"/>
      <w:numFmt w:val="decimal"/>
      <w:pStyle w:val="CNInternalNoteLevel2List"/>
      <w:lvlText w:val="%3."/>
      <w:lvlJc w:val="left"/>
      <w:pPr>
        <w:tabs>
          <w:tab w:val="num" w:pos="720"/>
        </w:tabs>
        <w:ind w:left="720" w:hanging="360"/>
      </w:pPr>
      <w:rPr>
        <w:rFonts w:cs="Times New Roman"/>
      </w:rPr>
    </w:lvl>
    <w:lvl w:ilvl="3">
      <w:start w:val="1"/>
      <w:numFmt w:val="none"/>
      <w:lvlRestart w:val="0"/>
      <w:suff w:val="nothing"/>
      <w:lvlText w:val=""/>
      <w:lvlJc w:val="left"/>
      <w:rPr>
        <w:rFonts w:cs="Times New Roman"/>
      </w:rPr>
    </w:lvl>
    <w:lvl w:ilvl="4">
      <w:start w:val="1"/>
      <w:numFmt w:val="none"/>
      <w:lvlRestart w:val="0"/>
      <w:suff w:val="nothing"/>
      <w:lvlText w:val=""/>
      <w:lvlJc w:val="left"/>
      <w:rPr>
        <w:rFonts w:cs="Times New Roman"/>
      </w:rPr>
    </w:lvl>
    <w:lvl w:ilvl="5">
      <w:start w:val="1"/>
      <w:numFmt w:val="none"/>
      <w:lvlRestart w:val="0"/>
      <w:suff w:val="nothing"/>
      <w:lvlText w:val=""/>
      <w:lvlJc w:val="left"/>
      <w:rPr>
        <w:rFonts w:cs="Times New Roman"/>
      </w:rPr>
    </w:lvl>
    <w:lvl w:ilvl="6">
      <w:start w:val="1"/>
      <w:numFmt w:val="none"/>
      <w:lvlRestart w:val="0"/>
      <w:suff w:val="nothing"/>
      <w:lvlText w:val=""/>
      <w:lvlJc w:val="left"/>
      <w:rPr>
        <w:rFonts w:cs="Times New Roman"/>
      </w:rPr>
    </w:lvl>
    <w:lvl w:ilvl="7">
      <w:start w:val="1"/>
      <w:numFmt w:val="none"/>
      <w:lvlRestart w:val="0"/>
      <w:suff w:val="nothing"/>
      <w:lvlText w:val=""/>
      <w:lvlJc w:val="left"/>
      <w:rPr>
        <w:rFonts w:cs="Times New Roman"/>
      </w:rPr>
    </w:lvl>
    <w:lvl w:ilvl="8">
      <w:start w:val="1"/>
      <w:numFmt w:val="none"/>
      <w:lvlRestart w:val="0"/>
      <w:suff w:val="nothing"/>
      <w:lvlText w:val=""/>
      <w:lvlJc w:val="left"/>
      <w:rPr>
        <w:rFonts w:cs="Times New Roman"/>
      </w:rPr>
    </w:lvl>
  </w:abstractNum>
  <w:abstractNum w:abstractNumId="15" w15:restartNumberingAfterBreak="0">
    <w:nsid w:val="525F3EDD"/>
    <w:multiLevelType w:val="multilevel"/>
    <w:tmpl w:val="94F4C622"/>
    <w:lvl w:ilvl="0">
      <w:start w:val="1"/>
      <w:numFmt w:val="none"/>
      <w:lvlRestart w:val="0"/>
      <w:suff w:val="nothing"/>
      <w:lvlText w:val=""/>
      <w:lvlJc w:val="left"/>
      <w:rPr>
        <w:rFonts w:cs="Times New Roman"/>
      </w:rPr>
    </w:lvl>
    <w:lvl w:ilvl="1">
      <w:start w:val="1"/>
      <w:numFmt w:val="decimal"/>
      <w:lvlText w:val="%2."/>
      <w:lvlJc w:val="left"/>
      <w:pPr>
        <w:tabs>
          <w:tab w:val="num" w:pos="720"/>
        </w:tabs>
        <w:ind w:left="720" w:hanging="720"/>
      </w:pPr>
      <w:rPr>
        <w:rFonts w:cs="Times New Roman"/>
      </w:rPr>
    </w:lvl>
    <w:lvl w:ilvl="2">
      <w:start w:val="1"/>
      <w:numFmt w:val="decimal"/>
      <w:lvlText w:val="%2.%3"/>
      <w:lvlJc w:val="left"/>
      <w:pPr>
        <w:tabs>
          <w:tab w:val="num" w:pos="720"/>
        </w:tabs>
        <w:ind w:left="720" w:hanging="720"/>
      </w:pPr>
      <w:rPr>
        <w:rFonts w:cs="Times New Roman"/>
      </w:rPr>
    </w:lvl>
    <w:lvl w:ilvl="3">
      <w:start w:val="1"/>
      <w:numFmt w:val="decimal"/>
      <w:lvlText w:val="%4."/>
      <w:lvlJc w:val="left"/>
      <w:pPr>
        <w:tabs>
          <w:tab w:val="num" w:pos="360"/>
        </w:tabs>
        <w:ind w:left="360" w:hanging="360"/>
      </w:pPr>
      <w:rPr>
        <w:rFonts w:cs="Times New Roman"/>
      </w:rPr>
    </w:lvl>
    <w:lvl w:ilvl="4">
      <w:start w:val="1"/>
      <w:numFmt w:val="lowerLetter"/>
      <w:lvlText w:val="%5."/>
      <w:lvlJc w:val="left"/>
      <w:pPr>
        <w:tabs>
          <w:tab w:val="num" w:pos="1204"/>
        </w:tabs>
        <w:ind w:left="1204" w:hanging="504"/>
      </w:pPr>
      <w:rPr>
        <w:rFonts w:cs="Times New Roman"/>
      </w:rPr>
    </w:lvl>
    <w:lvl w:ilvl="5">
      <w:start w:val="1"/>
      <w:numFmt w:val="decimal"/>
      <w:lvlText w:val="(%6)"/>
      <w:lvlJc w:val="left"/>
      <w:pPr>
        <w:tabs>
          <w:tab w:val="num" w:pos="1728"/>
        </w:tabs>
        <w:ind w:left="1728" w:hanging="504"/>
      </w:pPr>
      <w:rPr>
        <w:rFonts w:cs="Times New Roman"/>
      </w:rPr>
    </w:lvl>
    <w:lvl w:ilvl="6">
      <w:start w:val="1"/>
      <w:numFmt w:val="lowerLetter"/>
      <w:lvlText w:val="(%7)"/>
      <w:lvlJc w:val="left"/>
      <w:pPr>
        <w:tabs>
          <w:tab w:val="num" w:pos="2232"/>
        </w:tabs>
        <w:ind w:left="2232" w:hanging="504"/>
      </w:pPr>
      <w:rPr>
        <w:rFonts w:cs="Times New Roman"/>
      </w:rPr>
    </w:lvl>
    <w:lvl w:ilvl="7">
      <w:start w:val="1"/>
      <w:numFmt w:val="lowerRoman"/>
      <w:lvlText w:val="(%8)"/>
      <w:lvlJc w:val="left"/>
      <w:pPr>
        <w:tabs>
          <w:tab w:val="num" w:pos="2736"/>
        </w:tabs>
        <w:ind w:left="2736" w:hanging="504"/>
      </w:pPr>
      <w:rPr>
        <w:rFonts w:cs="Times New Roman"/>
      </w:rPr>
    </w:lvl>
    <w:lvl w:ilvl="8">
      <w:start w:val="1"/>
      <w:numFmt w:val="decimal"/>
      <w:lvlText w:val="%9."/>
      <w:lvlJc w:val="left"/>
      <w:pPr>
        <w:tabs>
          <w:tab w:val="num" w:pos="3240"/>
        </w:tabs>
        <w:ind w:left="3240" w:hanging="504"/>
      </w:pPr>
      <w:rPr>
        <w:rFonts w:cs="Times New Roman"/>
      </w:rPr>
    </w:lvl>
  </w:abstractNum>
  <w:abstractNum w:abstractNumId="16" w15:restartNumberingAfterBreak="0">
    <w:nsid w:val="608E7398"/>
    <w:multiLevelType w:val="multilevel"/>
    <w:tmpl w:val="2C38D1DE"/>
    <w:lvl w:ilvl="0">
      <w:start w:val="1"/>
      <w:numFmt w:val="none"/>
      <w:lvlRestart w:val="0"/>
      <w:pStyle w:val="CNInternalNoteLevel1Bullet"/>
      <w:lvlText w:val="●"/>
      <w:lvlJc w:val="left"/>
      <w:pPr>
        <w:tabs>
          <w:tab w:val="num" w:pos="360"/>
        </w:tabs>
        <w:ind w:left="360" w:hanging="360"/>
      </w:pPr>
      <w:rPr>
        <w:rFonts w:cs="Times New Roman"/>
      </w:rPr>
    </w:lvl>
    <w:lvl w:ilvl="1">
      <w:start w:val="1"/>
      <w:numFmt w:val="none"/>
      <w:lvlRestart w:val="0"/>
      <w:pStyle w:val="CNInternalNoteLevel2Bullet"/>
      <w:lvlText w:val="●"/>
      <w:lvlJc w:val="left"/>
      <w:pPr>
        <w:tabs>
          <w:tab w:val="num" w:pos="720"/>
        </w:tabs>
        <w:ind w:left="720" w:hanging="360"/>
      </w:pPr>
      <w:rPr>
        <w:rFonts w:cs="Times New Roman"/>
      </w:rPr>
    </w:lvl>
    <w:lvl w:ilvl="2">
      <w:start w:val="1"/>
      <w:numFmt w:val="none"/>
      <w:lvlRestart w:val="0"/>
      <w:suff w:val="nothing"/>
      <w:lvlText w:val=""/>
      <w:lvlJc w:val="left"/>
      <w:rPr>
        <w:rFonts w:cs="Times New Roman"/>
      </w:rPr>
    </w:lvl>
    <w:lvl w:ilvl="3">
      <w:start w:val="1"/>
      <w:numFmt w:val="none"/>
      <w:lvlRestart w:val="0"/>
      <w:pStyle w:val="CNTableLevel1Bullet"/>
      <w:lvlText w:val="●"/>
      <w:lvlJc w:val="left"/>
      <w:pPr>
        <w:tabs>
          <w:tab w:val="num" w:pos="216"/>
        </w:tabs>
        <w:ind w:left="216" w:hanging="216"/>
      </w:pPr>
      <w:rPr>
        <w:rFonts w:cs="Times New Roman"/>
      </w:rPr>
    </w:lvl>
    <w:lvl w:ilvl="4">
      <w:start w:val="1"/>
      <w:numFmt w:val="none"/>
      <w:lvlRestart w:val="0"/>
      <w:pStyle w:val="CNTableLevel2Bullet"/>
      <w:lvlText w:val="●"/>
      <w:lvlJc w:val="left"/>
      <w:pPr>
        <w:tabs>
          <w:tab w:val="num" w:pos="432"/>
        </w:tabs>
        <w:ind w:left="432" w:hanging="216"/>
      </w:pPr>
      <w:rPr>
        <w:rFonts w:cs="Times New Roman"/>
      </w:rPr>
    </w:lvl>
    <w:lvl w:ilvl="5">
      <w:start w:val="1"/>
      <w:numFmt w:val="none"/>
      <w:lvlRestart w:val="0"/>
      <w:suff w:val="nothing"/>
      <w:lvlText w:val=""/>
      <w:lvlJc w:val="left"/>
      <w:rPr>
        <w:rFonts w:cs="Times New Roman"/>
      </w:rPr>
    </w:lvl>
    <w:lvl w:ilvl="6">
      <w:start w:val="1"/>
      <w:numFmt w:val="none"/>
      <w:lvlRestart w:val="0"/>
      <w:suff w:val="nothing"/>
      <w:lvlText w:val=""/>
      <w:lvlJc w:val="left"/>
      <w:rPr>
        <w:rFonts w:cs="Times New Roman"/>
      </w:rPr>
    </w:lvl>
    <w:lvl w:ilvl="7">
      <w:start w:val="1"/>
      <w:numFmt w:val="none"/>
      <w:lvlRestart w:val="0"/>
      <w:suff w:val="nothing"/>
      <w:lvlText w:val=""/>
      <w:lvlJc w:val="left"/>
      <w:rPr>
        <w:rFonts w:cs="Times New Roman"/>
      </w:rPr>
    </w:lvl>
    <w:lvl w:ilvl="8">
      <w:start w:val="1"/>
      <w:numFmt w:val="none"/>
      <w:lvlRestart w:val="0"/>
      <w:suff w:val="nothing"/>
      <w:lvlText w:val=""/>
      <w:lvlJc w:val="left"/>
      <w:rPr>
        <w:rFonts w:cs="Times New Roman"/>
      </w:rPr>
    </w:lvl>
  </w:abstractNum>
  <w:abstractNum w:abstractNumId="17" w15:restartNumberingAfterBreak="0">
    <w:nsid w:val="64777D81"/>
    <w:multiLevelType w:val="multilevel"/>
    <w:tmpl w:val="0409001D"/>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 w15:restartNumberingAfterBreak="0">
    <w:nsid w:val="6B3F174E"/>
    <w:multiLevelType w:val="multilevel"/>
    <w:tmpl w:val="DC403810"/>
    <w:name w:val="cnLTcut"/>
    <w:lvl w:ilvl="0">
      <w:start w:val="1"/>
      <w:numFmt w:val="none"/>
      <w:lvlRestart w:val="0"/>
      <w:pStyle w:val="CNAppendixDelivery"/>
      <w:suff w:val="space"/>
      <w:lvlText w:val="Delivery:"/>
      <w:lvlJc w:val="left"/>
      <w:pPr>
        <w:ind w:left="720"/>
      </w:pPr>
      <w:rPr>
        <w:rFonts w:cs="Times New Roman"/>
        <w:b/>
        <w:i/>
      </w:rPr>
    </w:lvl>
    <w:lvl w:ilvl="1">
      <w:start w:val="1"/>
      <w:numFmt w:val="none"/>
      <w:lvlRestart w:val="0"/>
      <w:pStyle w:val="CNAppendixContent"/>
      <w:suff w:val="space"/>
      <w:lvlText w:val="Content:"/>
      <w:lvlJc w:val="left"/>
      <w:pPr>
        <w:ind w:left="720"/>
      </w:pPr>
      <w:rPr>
        <w:rFonts w:cs="Times New Roman"/>
        <w:b/>
        <w:i/>
      </w:rPr>
    </w:lvl>
    <w:lvl w:ilvl="2">
      <w:start w:val="1"/>
      <w:numFmt w:val="none"/>
      <w:lvlRestart w:val="0"/>
      <w:pStyle w:val="CNAppendixPurpose"/>
      <w:suff w:val="space"/>
      <w:lvlText w:val="Purpose:"/>
      <w:lvlJc w:val="left"/>
      <w:pPr>
        <w:ind w:left="720"/>
      </w:pPr>
      <w:rPr>
        <w:rFonts w:cs="Times New Roman"/>
        <w:b/>
        <w:i/>
      </w:rPr>
    </w:lvl>
    <w:lvl w:ilvl="3">
      <w:start w:val="1"/>
      <w:numFmt w:val="none"/>
      <w:lvlRestart w:val="0"/>
      <w:pStyle w:val="CNAssumptionsHeader"/>
      <w:suff w:val="space"/>
      <w:lvlText w:val="Assumptions:"/>
      <w:lvlJc w:val="left"/>
      <w:pPr>
        <w:ind w:left="720"/>
      </w:pPr>
      <w:rPr>
        <w:rFonts w:cs="Times New Roman"/>
        <w:b/>
        <w:i/>
      </w:rPr>
    </w:lvl>
    <w:lvl w:ilvl="4">
      <w:start w:val="1"/>
      <w:numFmt w:val="none"/>
      <w:lvlRestart w:val="0"/>
      <w:pStyle w:val="CNCompletionCriteriaHeader"/>
      <w:suff w:val="space"/>
      <w:lvlText w:val="Completion Criteria:"/>
      <w:lvlJc w:val="left"/>
      <w:pPr>
        <w:ind w:left="720"/>
      </w:pPr>
      <w:rPr>
        <w:rFonts w:cs="Times New Roman"/>
        <w:b/>
        <w:i/>
      </w:rPr>
    </w:lvl>
    <w:lvl w:ilvl="5">
      <w:start w:val="1"/>
      <w:numFmt w:val="none"/>
      <w:lvlRestart w:val="0"/>
      <w:pStyle w:val="CNDeliverableMaterialsHeader"/>
      <w:suff w:val="space"/>
      <w:lvlText w:val="Deliverable Materials:"/>
      <w:lvlJc w:val="left"/>
      <w:pPr>
        <w:ind w:left="720"/>
      </w:pPr>
      <w:rPr>
        <w:rFonts w:cs="Times New Roman"/>
        <w:b/>
        <w:i/>
      </w:rPr>
    </w:lvl>
    <w:lvl w:ilvl="6">
      <w:start w:val="1"/>
      <w:numFmt w:val="none"/>
      <w:lvlRestart w:val="0"/>
      <w:suff w:val="nothing"/>
      <w:lvlText w:val=""/>
      <w:lvlJc w:val="left"/>
      <w:rPr>
        <w:rFonts w:cs="Times New Roman"/>
      </w:rPr>
    </w:lvl>
    <w:lvl w:ilvl="7">
      <w:start w:val="1"/>
      <w:numFmt w:val="cardinalText"/>
      <w:lvlRestart w:val="0"/>
      <w:pStyle w:val="CNPhaseTitle"/>
      <w:suff w:val="space"/>
      <w:lvlText w:val="Phase %8 -"/>
      <w:lvlJc w:val="left"/>
      <w:pPr>
        <w:ind w:left="720"/>
      </w:pPr>
      <w:rPr>
        <w:rFonts w:cs="Times New Roman"/>
      </w:rPr>
    </w:lvl>
    <w:lvl w:ilvl="8">
      <w:start w:val="1"/>
      <w:numFmt w:val="decimal"/>
      <w:lvlRestart w:val="0"/>
      <w:pStyle w:val="CNGlossaryList"/>
      <w:lvlText w:val="%9."/>
      <w:lvlJc w:val="left"/>
      <w:pPr>
        <w:tabs>
          <w:tab w:val="num" w:pos="504"/>
        </w:tabs>
        <w:ind w:left="504" w:hanging="504"/>
      </w:pPr>
      <w:rPr>
        <w:rFonts w:cs="Times New Roman"/>
      </w:rPr>
    </w:lvl>
  </w:abstractNum>
  <w:abstractNum w:abstractNumId="19" w15:restartNumberingAfterBreak="0">
    <w:nsid w:val="706C3204"/>
    <w:multiLevelType w:val="hybridMultilevel"/>
    <w:tmpl w:val="D2361BE0"/>
    <w:lvl w:ilvl="0" w:tplc="5DBED996">
      <w:start w:val="1"/>
      <w:numFmt w:val="low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380E0F"/>
    <w:multiLevelType w:val="multilevel"/>
    <w:tmpl w:val="E3781368"/>
    <w:lvl w:ilvl="0">
      <w:start w:val="1"/>
      <w:numFmt w:val="none"/>
      <w:lvlRestart w:val="0"/>
      <w:suff w:val="nothing"/>
      <w:lvlText w:val=""/>
      <w:lvlJc w:val="left"/>
      <w:rPr>
        <w:rFonts w:cs="Times New Roman" w:hint="default"/>
      </w:rPr>
    </w:lvl>
    <w:lvl w:ilvl="1">
      <w:start w:val="1"/>
      <w:numFmt w:val="none"/>
      <w:lvlRestart w:val="0"/>
      <w:pStyle w:val="CNGuidanceHeading"/>
      <w:suff w:val="nothing"/>
      <w:lvlText w:val=""/>
      <w:lvlJc w:val="left"/>
      <w:rPr>
        <w:rFonts w:cs="Times New Roman" w:hint="default"/>
      </w:rPr>
    </w:lvl>
    <w:lvl w:ilvl="2">
      <w:start w:val="1"/>
      <w:numFmt w:val="none"/>
      <w:lvlRestart w:val="0"/>
      <w:pStyle w:val="CNGuidanceText"/>
      <w:suff w:val="nothing"/>
      <w:lvlText w:val=""/>
      <w:lvlJc w:val="left"/>
      <w:rPr>
        <w:rFonts w:cs="Times New Roman" w:hint="default"/>
      </w:rPr>
    </w:lvl>
    <w:lvl w:ilvl="3">
      <w:start w:val="1"/>
      <w:numFmt w:val="lowerLetter"/>
      <w:pStyle w:val="CNGuidanceLevel1List"/>
      <w:lvlText w:val="%4%2."/>
      <w:lvlJc w:val="left"/>
      <w:pPr>
        <w:tabs>
          <w:tab w:val="num" w:pos="360"/>
        </w:tabs>
        <w:ind w:left="360" w:hanging="360"/>
      </w:pPr>
      <w:rPr>
        <w:rFonts w:cs="Times New Roman" w:hint="default"/>
      </w:rPr>
    </w:lvl>
    <w:lvl w:ilvl="4">
      <w:start w:val="1"/>
      <w:numFmt w:val="none"/>
      <w:lvlRestart w:val="0"/>
      <w:pStyle w:val="CNGuidanceLevel1Bullet"/>
      <w:lvlText w:val="●"/>
      <w:lvlJc w:val="left"/>
      <w:pPr>
        <w:tabs>
          <w:tab w:val="num" w:pos="360"/>
        </w:tabs>
        <w:ind w:left="360" w:hanging="360"/>
      </w:pPr>
      <w:rPr>
        <w:rFonts w:cs="Times New Roman" w:hint="default"/>
      </w:rPr>
    </w:lvl>
    <w:lvl w:ilvl="5">
      <w:start w:val="1"/>
      <w:numFmt w:val="decimal"/>
      <w:pStyle w:val="CNGuidanceLevel2List"/>
      <w:lvlText w:val="%6%3."/>
      <w:lvlJc w:val="left"/>
      <w:pPr>
        <w:tabs>
          <w:tab w:val="num" w:pos="720"/>
        </w:tabs>
        <w:ind w:left="720" w:hanging="360"/>
      </w:pPr>
      <w:rPr>
        <w:rFonts w:cs="Times New Roman" w:hint="default"/>
      </w:rPr>
    </w:lvl>
    <w:lvl w:ilvl="6">
      <w:start w:val="1"/>
      <w:numFmt w:val="none"/>
      <w:lvlRestart w:val="0"/>
      <w:pStyle w:val="CNGuidanceLevel2Bullet"/>
      <w:lvlText w:val="●"/>
      <w:lvlJc w:val="left"/>
      <w:pPr>
        <w:tabs>
          <w:tab w:val="num" w:pos="720"/>
        </w:tabs>
        <w:ind w:left="720" w:hanging="360"/>
      </w:pPr>
      <w:rPr>
        <w:rFonts w:cs="Times New Roman" w:hint="default"/>
      </w:rPr>
    </w:lvl>
    <w:lvl w:ilvl="7">
      <w:start w:val="1"/>
      <w:numFmt w:val="none"/>
      <w:lvlRestart w:val="0"/>
      <w:suff w:val="nothing"/>
      <w:lvlText w:val=""/>
      <w:lvlJc w:val="left"/>
      <w:rPr>
        <w:rFonts w:cs="Times New Roman" w:hint="default"/>
      </w:rPr>
    </w:lvl>
    <w:lvl w:ilvl="8">
      <w:start w:val="1"/>
      <w:numFmt w:val="none"/>
      <w:lvlRestart w:val="0"/>
      <w:suff w:val="nothing"/>
      <w:lvlText w:val=""/>
      <w:lvlJc w:val="left"/>
      <w:rPr>
        <w:rFonts w:cs="Times New Roman" w:hint="default"/>
      </w:rPr>
    </w:lvl>
  </w:abstractNum>
  <w:abstractNum w:abstractNumId="21" w15:restartNumberingAfterBreak="0">
    <w:nsid w:val="77332633"/>
    <w:multiLevelType w:val="multilevel"/>
    <w:tmpl w:val="15C0EEB8"/>
    <w:lvl w:ilvl="0">
      <w:start w:val="1"/>
      <w:numFmt w:val="none"/>
      <w:lvlRestart w:val="0"/>
      <w:pStyle w:val="CNLevel1Bullet"/>
      <w:lvlText w:val="●"/>
      <w:lvlJc w:val="left"/>
      <w:pPr>
        <w:tabs>
          <w:tab w:val="num" w:pos="1224"/>
        </w:tabs>
        <w:ind w:left="1224" w:hanging="504"/>
      </w:pPr>
      <w:rPr>
        <w:rFonts w:cs="Times New Roman"/>
      </w:rPr>
    </w:lvl>
    <w:lvl w:ilvl="1">
      <w:start w:val="1"/>
      <w:numFmt w:val="none"/>
      <w:lvlRestart w:val="0"/>
      <w:pStyle w:val="CNLevel2Bullet"/>
      <w:lvlText w:val="●"/>
      <w:lvlJc w:val="left"/>
      <w:pPr>
        <w:tabs>
          <w:tab w:val="num" w:pos="1728"/>
        </w:tabs>
        <w:ind w:left="1728" w:hanging="504"/>
      </w:pPr>
      <w:rPr>
        <w:rFonts w:cs="Times New Roman"/>
      </w:rPr>
    </w:lvl>
    <w:lvl w:ilvl="2">
      <w:start w:val="1"/>
      <w:numFmt w:val="none"/>
      <w:lvlRestart w:val="0"/>
      <w:pStyle w:val="CNLevel3Bullet"/>
      <w:lvlText w:val="●"/>
      <w:lvlJc w:val="left"/>
      <w:pPr>
        <w:tabs>
          <w:tab w:val="num" w:pos="2232"/>
        </w:tabs>
        <w:ind w:left="2232" w:hanging="504"/>
      </w:pPr>
      <w:rPr>
        <w:rFonts w:cs="Times New Roman"/>
      </w:rPr>
    </w:lvl>
    <w:lvl w:ilvl="3">
      <w:start w:val="1"/>
      <w:numFmt w:val="none"/>
      <w:lvlRestart w:val="0"/>
      <w:pStyle w:val="CNLevel4Bullet"/>
      <w:lvlText w:val="●"/>
      <w:lvlJc w:val="left"/>
      <w:pPr>
        <w:tabs>
          <w:tab w:val="num" w:pos="2736"/>
        </w:tabs>
        <w:ind w:left="2736" w:hanging="504"/>
      </w:pPr>
      <w:rPr>
        <w:rFonts w:cs="Times New Roman"/>
      </w:rPr>
    </w:lvl>
    <w:lvl w:ilvl="4">
      <w:start w:val="1"/>
      <w:numFmt w:val="none"/>
      <w:lvlRestart w:val="0"/>
      <w:pStyle w:val="CNLevel5Bullet"/>
      <w:lvlText w:val="●"/>
      <w:lvlJc w:val="left"/>
      <w:pPr>
        <w:tabs>
          <w:tab w:val="num" w:pos="3240"/>
        </w:tabs>
        <w:ind w:left="3240" w:hanging="504"/>
      </w:pPr>
      <w:rPr>
        <w:rFonts w:cs="Times New Roman"/>
      </w:rPr>
    </w:lvl>
    <w:lvl w:ilvl="5">
      <w:start w:val="1"/>
      <w:numFmt w:val="none"/>
      <w:lvlRestart w:val="0"/>
      <w:pStyle w:val="CNLevel6Bullet"/>
      <w:lvlText w:val="●"/>
      <w:lvlJc w:val="left"/>
      <w:pPr>
        <w:tabs>
          <w:tab w:val="num" w:pos="3744"/>
        </w:tabs>
        <w:ind w:left="3744" w:hanging="504"/>
      </w:pPr>
      <w:rPr>
        <w:rFonts w:cs="Times New Roman"/>
      </w:rPr>
    </w:lvl>
    <w:lvl w:ilvl="6">
      <w:start w:val="1"/>
      <w:numFmt w:val="none"/>
      <w:lvlRestart w:val="0"/>
      <w:suff w:val="nothing"/>
      <w:lvlText w:val=""/>
      <w:lvlJc w:val="left"/>
      <w:rPr>
        <w:rFonts w:cs="Times New Roman"/>
      </w:rPr>
    </w:lvl>
    <w:lvl w:ilvl="7">
      <w:start w:val="1"/>
      <w:numFmt w:val="none"/>
      <w:lvlRestart w:val="0"/>
      <w:suff w:val="nothing"/>
      <w:lvlText w:val=""/>
      <w:lvlJc w:val="left"/>
      <w:rPr>
        <w:rFonts w:cs="Times New Roman"/>
      </w:rPr>
    </w:lvl>
    <w:lvl w:ilvl="8">
      <w:start w:val="1"/>
      <w:numFmt w:val="none"/>
      <w:lvlRestart w:val="0"/>
      <w:suff w:val="nothing"/>
      <w:lvlText w:val=""/>
      <w:lvlJc w:val="left"/>
      <w:rPr>
        <w:rFonts w:cs="Times New Roman"/>
      </w:rPr>
    </w:lvl>
  </w:abstractNum>
  <w:abstractNum w:abstractNumId="22" w15:restartNumberingAfterBreak="0">
    <w:nsid w:val="7C0E77D6"/>
    <w:multiLevelType w:val="multilevel"/>
    <w:tmpl w:val="DB644E52"/>
    <w:lvl w:ilvl="0">
      <w:start w:val="1"/>
      <w:numFmt w:val="decimal"/>
      <w:pStyle w:val="MPAList1"/>
      <w:isLgl/>
      <w:lvlText w:val="%1.0"/>
      <w:lvlJc w:val="left"/>
      <w:pPr>
        <w:ind w:left="504" w:hanging="504"/>
      </w:pPr>
      <w:rPr>
        <w:rFonts w:ascii="Times New Roman Bold" w:hAnsi="Times New Roman Bold" w:hint="default"/>
        <w:b/>
        <w:i w:val="0"/>
        <w:sz w:val="18"/>
      </w:rPr>
    </w:lvl>
    <w:lvl w:ilvl="1">
      <w:start w:val="1"/>
      <w:numFmt w:val="decimal"/>
      <w:pStyle w:val="MPAList2"/>
      <w:lvlText w:val="%1.%2."/>
      <w:lvlJc w:val="left"/>
      <w:pPr>
        <w:ind w:left="504" w:hanging="504"/>
      </w:pPr>
      <w:rPr>
        <w:rFonts w:ascii="Times New Roman Bold" w:hAnsi="Times New Roman Bold" w:hint="default"/>
        <w:b/>
        <w:i w:val="0"/>
        <w:sz w:val="18"/>
      </w:rPr>
    </w:lvl>
    <w:lvl w:ilvl="2">
      <w:start w:val="1"/>
      <w:numFmt w:val="decimal"/>
      <w:pStyle w:val="MPAList3"/>
      <w:lvlText w:val="%3."/>
      <w:lvlJc w:val="left"/>
      <w:pPr>
        <w:ind w:left="360" w:hanging="360"/>
      </w:pPr>
      <w:rPr>
        <w:rFonts w:ascii="Times New Roman" w:hAnsi="Times New Roman" w:hint="default"/>
        <w:b w:val="0"/>
        <w:i w:val="0"/>
        <w:sz w:val="18"/>
      </w:rPr>
    </w:lvl>
    <w:lvl w:ilvl="3">
      <w:start w:val="1"/>
      <w:numFmt w:val="lowerLetter"/>
      <w:pStyle w:val="MPAList4"/>
      <w:lvlText w:val="%4."/>
      <w:lvlJc w:val="left"/>
      <w:pPr>
        <w:ind w:left="720" w:hanging="360"/>
      </w:pPr>
      <w:rPr>
        <w:rFonts w:hint="default"/>
      </w:rPr>
    </w:lvl>
    <w:lvl w:ilvl="4">
      <w:start w:val="1"/>
      <w:numFmt w:val="lowerRoman"/>
      <w:lvlText w:val="(%5)"/>
      <w:lvlJc w:val="left"/>
      <w:pPr>
        <w:ind w:left="1224" w:hanging="50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0"/>
  </w:num>
  <w:num w:numId="2">
    <w:abstractNumId w:val="4"/>
  </w:num>
  <w:num w:numId="3">
    <w:abstractNumId w:val="21"/>
  </w:num>
  <w:num w:numId="4">
    <w:abstractNumId w:val="18"/>
  </w:num>
  <w:num w:numId="5">
    <w:abstractNumId w:val="13"/>
  </w:num>
  <w:num w:numId="6">
    <w:abstractNumId w:val="12"/>
  </w:num>
  <w:num w:numId="7">
    <w:abstractNumId w:val="8"/>
  </w:num>
  <w:num w:numId="8">
    <w:abstractNumId w:val="14"/>
  </w:num>
  <w:num w:numId="9">
    <w:abstractNumId w:val="16"/>
  </w:num>
  <w:num w:numId="10">
    <w:abstractNumId w:val="12"/>
  </w:num>
  <w:num w:numId="11">
    <w:abstractNumId w:val="15"/>
  </w:num>
  <w:num w:numId="12">
    <w:abstractNumId w:val="6"/>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
  </w:num>
  <w:num w:numId="18">
    <w:abstractNumId w:val="19"/>
  </w:num>
  <w:num w:numId="19">
    <w:abstractNumId w:val="10"/>
  </w:num>
  <w:num w:numId="20">
    <w:abstractNumId w:val="5"/>
  </w:num>
  <w:num w:numId="21">
    <w:abstractNumId w:val="22"/>
  </w:num>
  <w:num w:numId="22">
    <w:abstractNumId w:val="22"/>
  </w:num>
  <w:num w:numId="23">
    <w:abstractNumId w:val="22"/>
  </w:num>
  <w:num w:numId="24">
    <w:abstractNumId w:val="22"/>
  </w:num>
  <w:num w:numId="25">
    <w:abstractNumId w:val="22"/>
  </w:num>
  <w:num w:numId="26">
    <w:abstractNumId w:val="22"/>
  </w:num>
  <w:num w:numId="27">
    <w:abstractNumId w:val="22"/>
  </w:num>
  <w:num w:numId="28">
    <w:abstractNumId w:val="22"/>
  </w:num>
  <w:num w:numId="29">
    <w:abstractNumId w:val="22"/>
  </w:num>
  <w:num w:numId="30">
    <w:abstractNumId w:val="22"/>
  </w:num>
  <w:num w:numId="31">
    <w:abstractNumId w:val="2"/>
  </w:num>
  <w:num w:numId="32">
    <w:abstractNumId w:val="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iana Laura Lopez">
    <w15:presenceInfo w15:providerId="AD" w15:userId="S::Diana.Laura.Lopez.Miranda@ibm.com::c86bd39b-db6b-439c-9b21-ce38e4878e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ocumentProtection w:edit="forms" w:enforcement="0"/>
  <w:defaultTabStop w:val="720"/>
  <w:drawingGridHorizontalSpacing w:val="100"/>
  <w:displayHorizontalDrawingGridEvery w:val="2"/>
  <w:noPunctuationKerning/>
  <w:characterSpacingControl w:val="doNotCompress"/>
  <w:updateFields w:val="tru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EC0"/>
    <w:rsid w:val="0000001B"/>
    <w:rsid w:val="00000D43"/>
    <w:rsid w:val="000017FD"/>
    <w:rsid w:val="00001C87"/>
    <w:rsid w:val="00002AEE"/>
    <w:rsid w:val="00003BAC"/>
    <w:rsid w:val="00003DC8"/>
    <w:rsid w:val="000067AE"/>
    <w:rsid w:val="00006D34"/>
    <w:rsid w:val="00007E52"/>
    <w:rsid w:val="000102CC"/>
    <w:rsid w:val="00010B83"/>
    <w:rsid w:val="00012A3D"/>
    <w:rsid w:val="00012B2F"/>
    <w:rsid w:val="0001387F"/>
    <w:rsid w:val="00013EA0"/>
    <w:rsid w:val="00014157"/>
    <w:rsid w:val="0001536F"/>
    <w:rsid w:val="000164CA"/>
    <w:rsid w:val="00016E06"/>
    <w:rsid w:val="00016FDB"/>
    <w:rsid w:val="00017BE6"/>
    <w:rsid w:val="0002064E"/>
    <w:rsid w:val="00020BBA"/>
    <w:rsid w:val="00022FB7"/>
    <w:rsid w:val="0002312D"/>
    <w:rsid w:val="00024396"/>
    <w:rsid w:val="0002440E"/>
    <w:rsid w:val="00025233"/>
    <w:rsid w:val="00025246"/>
    <w:rsid w:val="00025A08"/>
    <w:rsid w:val="000264B8"/>
    <w:rsid w:val="00026D11"/>
    <w:rsid w:val="00026F04"/>
    <w:rsid w:val="0003040F"/>
    <w:rsid w:val="00030E4B"/>
    <w:rsid w:val="00031F0C"/>
    <w:rsid w:val="000324D3"/>
    <w:rsid w:val="00032BF6"/>
    <w:rsid w:val="0003320F"/>
    <w:rsid w:val="00033859"/>
    <w:rsid w:val="00034389"/>
    <w:rsid w:val="00034832"/>
    <w:rsid w:val="0003645E"/>
    <w:rsid w:val="000369C2"/>
    <w:rsid w:val="00036AB2"/>
    <w:rsid w:val="00041601"/>
    <w:rsid w:val="0004178F"/>
    <w:rsid w:val="0004210E"/>
    <w:rsid w:val="0004251F"/>
    <w:rsid w:val="00042E5F"/>
    <w:rsid w:val="00044DB7"/>
    <w:rsid w:val="00045042"/>
    <w:rsid w:val="00046288"/>
    <w:rsid w:val="000462BA"/>
    <w:rsid w:val="000472EB"/>
    <w:rsid w:val="0004777E"/>
    <w:rsid w:val="00047B9A"/>
    <w:rsid w:val="000501A5"/>
    <w:rsid w:val="0005177D"/>
    <w:rsid w:val="00052E25"/>
    <w:rsid w:val="00053080"/>
    <w:rsid w:val="0005340D"/>
    <w:rsid w:val="0005480A"/>
    <w:rsid w:val="0005532A"/>
    <w:rsid w:val="0005539D"/>
    <w:rsid w:val="000561E6"/>
    <w:rsid w:val="00057B36"/>
    <w:rsid w:val="0006017C"/>
    <w:rsid w:val="000605B3"/>
    <w:rsid w:val="00060C55"/>
    <w:rsid w:val="000613A4"/>
    <w:rsid w:val="000617D4"/>
    <w:rsid w:val="00061D51"/>
    <w:rsid w:val="00061D6E"/>
    <w:rsid w:val="00061D89"/>
    <w:rsid w:val="0006246A"/>
    <w:rsid w:val="0006378C"/>
    <w:rsid w:val="00063FE0"/>
    <w:rsid w:val="00065F11"/>
    <w:rsid w:val="00065FC2"/>
    <w:rsid w:val="000666BB"/>
    <w:rsid w:val="0006694F"/>
    <w:rsid w:val="00067191"/>
    <w:rsid w:val="00070282"/>
    <w:rsid w:val="000715B3"/>
    <w:rsid w:val="00071BAA"/>
    <w:rsid w:val="00071E56"/>
    <w:rsid w:val="00074D9E"/>
    <w:rsid w:val="000753EE"/>
    <w:rsid w:val="00076D7E"/>
    <w:rsid w:val="00076E6A"/>
    <w:rsid w:val="0007721B"/>
    <w:rsid w:val="000778CF"/>
    <w:rsid w:val="00080090"/>
    <w:rsid w:val="000809D8"/>
    <w:rsid w:val="00080FE6"/>
    <w:rsid w:val="00081A8A"/>
    <w:rsid w:val="00081BCA"/>
    <w:rsid w:val="00081BF8"/>
    <w:rsid w:val="000838C6"/>
    <w:rsid w:val="00083E7A"/>
    <w:rsid w:val="000855AE"/>
    <w:rsid w:val="00085A3C"/>
    <w:rsid w:val="00085B41"/>
    <w:rsid w:val="00086198"/>
    <w:rsid w:val="000862F9"/>
    <w:rsid w:val="00086987"/>
    <w:rsid w:val="000871F5"/>
    <w:rsid w:val="000900B7"/>
    <w:rsid w:val="00090432"/>
    <w:rsid w:val="000915CA"/>
    <w:rsid w:val="00091B30"/>
    <w:rsid w:val="00092D8E"/>
    <w:rsid w:val="00093001"/>
    <w:rsid w:val="00093A1A"/>
    <w:rsid w:val="00093B8B"/>
    <w:rsid w:val="00093C76"/>
    <w:rsid w:val="00093F2A"/>
    <w:rsid w:val="000943FD"/>
    <w:rsid w:val="000947B2"/>
    <w:rsid w:val="00094916"/>
    <w:rsid w:val="00095144"/>
    <w:rsid w:val="0009580A"/>
    <w:rsid w:val="00095CBA"/>
    <w:rsid w:val="00095CE1"/>
    <w:rsid w:val="00097CFE"/>
    <w:rsid w:val="000A0E41"/>
    <w:rsid w:val="000A1937"/>
    <w:rsid w:val="000A29CA"/>
    <w:rsid w:val="000A2CEF"/>
    <w:rsid w:val="000A52DB"/>
    <w:rsid w:val="000A5B48"/>
    <w:rsid w:val="000A5D12"/>
    <w:rsid w:val="000A5E4A"/>
    <w:rsid w:val="000A6657"/>
    <w:rsid w:val="000A74D7"/>
    <w:rsid w:val="000B04DD"/>
    <w:rsid w:val="000B0EA7"/>
    <w:rsid w:val="000B1801"/>
    <w:rsid w:val="000B2220"/>
    <w:rsid w:val="000B24B4"/>
    <w:rsid w:val="000B2782"/>
    <w:rsid w:val="000B3A11"/>
    <w:rsid w:val="000B49B5"/>
    <w:rsid w:val="000B4F35"/>
    <w:rsid w:val="000B5B92"/>
    <w:rsid w:val="000B5C26"/>
    <w:rsid w:val="000B6D34"/>
    <w:rsid w:val="000B7C0D"/>
    <w:rsid w:val="000C0133"/>
    <w:rsid w:val="000C0152"/>
    <w:rsid w:val="000C05A0"/>
    <w:rsid w:val="000C298D"/>
    <w:rsid w:val="000C4F94"/>
    <w:rsid w:val="000C6D58"/>
    <w:rsid w:val="000C725F"/>
    <w:rsid w:val="000C7DD8"/>
    <w:rsid w:val="000D03E8"/>
    <w:rsid w:val="000D092A"/>
    <w:rsid w:val="000D1C9B"/>
    <w:rsid w:val="000D30D6"/>
    <w:rsid w:val="000D50D5"/>
    <w:rsid w:val="000D563C"/>
    <w:rsid w:val="000D5FF2"/>
    <w:rsid w:val="000D682F"/>
    <w:rsid w:val="000D6AD1"/>
    <w:rsid w:val="000E0730"/>
    <w:rsid w:val="000E0972"/>
    <w:rsid w:val="000E1C88"/>
    <w:rsid w:val="000E248A"/>
    <w:rsid w:val="000E2980"/>
    <w:rsid w:val="000E2DED"/>
    <w:rsid w:val="000E372A"/>
    <w:rsid w:val="000E4E76"/>
    <w:rsid w:val="000E5096"/>
    <w:rsid w:val="000E553B"/>
    <w:rsid w:val="000E5B9F"/>
    <w:rsid w:val="000E6EFE"/>
    <w:rsid w:val="000E6FFC"/>
    <w:rsid w:val="000E7A55"/>
    <w:rsid w:val="000F1164"/>
    <w:rsid w:val="000F12E7"/>
    <w:rsid w:val="000F14A1"/>
    <w:rsid w:val="000F290A"/>
    <w:rsid w:val="000F2AC3"/>
    <w:rsid w:val="000F3837"/>
    <w:rsid w:val="000F4926"/>
    <w:rsid w:val="000F6D7A"/>
    <w:rsid w:val="000F7499"/>
    <w:rsid w:val="000F7A53"/>
    <w:rsid w:val="00100326"/>
    <w:rsid w:val="00101314"/>
    <w:rsid w:val="00101AF9"/>
    <w:rsid w:val="001020ED"/>
    <w:rsid w:val="001022D0"/>
    <w:rsid w:val="00102402"/>
    <w:rsid w:val="001029F9"/>
    <w:rsid w:val="0010321C"/>
    <w:rsid w:val="00103C43"/>
    <w:rsid w:val="00104E77"/>
    <w:rsid w:val="00104FC1"/>
    <w:rsid w:val="0010550F"/>
    <w:rsid w:val="0010716C"/>
    <w:rsid w:val="00107D4B"/>
    <w:rsid w:val="001118C6"/>
    <w:rsid w:val="00112BE8"/>
    <w:rsid w:val="001152A9"/>
    <w:rsid w:val="00115643"/>
    <w:rsid w:val="001159F5"/>
    <w:rsid w:val="00117110"/>
    <w:rsid w:val="00117EA8"/>
    <w:rsid w:val="00121F6F"/>
    <w:rsid w:val="00122B4A"/>
    <w:rsid w:val="001233E5"/>
    <w:rsid w:val="0012376E"/>
    <w:rsid w:val="00124986"/>
    <w:rsid w:val="001249D0"/>
    <w:rsid w:val="00124D59"/>
    <w:rsid w:val="00124ED3"/>
    <w:rsid w:val="001262D1"/>
    <w:rsid w:val="0012648F"/>
    <w:rsid w:val="00126611"/>
    <w:rsid w:val="00126774"/>
    <w:rsid w:val="00126C38"/>
    <w:rsid w:val="0012750A"/>
    <w:rsid w:val="00130320"/>
    <w:rsid w:val="0013063B"/>
    <w:rsid w:val="001315EE"/>
    <w:rsid w:val="00131B66"/>
    <w:rsid w:val="00131DCC"/>
    <w:rsid w:val="0013243B"/>
    <w:rsid w:val="0013295C"/>
    <w:rsid w:val="00133173"/>
    <w:rsid w:val="00133468"/>
    <w:rsid w:val="001335D7"/>
    <w:rsid w:val="00133887"/>
    <w:rsid w:val="00133891"/>
    <w:rsid w:val="0013574A"/>
    <w:rsid w:val="001367C1"/>
    <w:rsid w:val="00137601"/>
    <w:rsid w:val="001418A6"/>
    <w:rsid w:val="001422E9"/>
    <w:rsid w:val="0014285B"/>
    <w:rsid w:val="00142E2A"/>
    <w:rsid w:val="0014308C"/>
    <w:rsid w:val="00143DF0"/>
    <w:rsid w:val="00144452"/>
    <w:rsid w:val="00145637"/>
    <w:rsid w:val="00145C8B"/>
    <w:rsid w:val="001472A3"/>
    <w:rsid w:val="00147D6D"/>
    <w:rsid w:val="00147ECC"/>
    <w:rsid w:val="0015006D"/>
    <w:rsid w:val="001512CF"/>
    <w:rsid w:val="00151EE5"/>
    <w:rsid w:val="00152790"/>
    <w:rsid w:val="001532E0"/>
    <w:rsid w:val="00153ECF"/>
    <w:rsid w:val="001547FA"/>
    <w:rsid w:val="00154B12"/>
    <w:rsid w:val="00154D11"/>
    <w:rsid w:val="001554C5"/>
    <w:rsid w:val="00155F90"/>
    <w:rsid w:val="00156E98"/>
    <w:rsid w:val="00157194"/>
    <w:rsid w:val="00157D84"/>
    <w:rsid w:val="00160437"/>
    <w:rsid w:val="00160CD7"/>
    <w:rsid w:val="00160FD4"/>
    <w:rsid w:val="001634DE"/>
    <w:rsid w:val="00163A9F"/>
    <w:rsid w:val="0016469D"/>
    <w:rsid w:val="001646D9"/>
    <w:rsid w:val="00164F98"/>
    <w:rsid w:val="00165855"/>
    <w:rsid w:val="001668E5"/>
    <w:rsid w:val="00167C73"/>
    <w:rsid w:val="00167CF2"/>
    <w:rsid w:val="001704A8"/>
    <w:rsid w:val="0017185C"/>
    <w:rsid w:val="00171BCE"/>
    <w:rsid w:val="00172400"/>
    <w:rsid w:val="00172A23"/>
    <w:rsid w:val="00173163"/>
    <w:rsid w:val="00174136"/>
    <w:rsid w:val="0017460D"/>
    <w:rsid w:val="0017581C"/>
    <w:rsid w:val="00175CA2"/>
    <w:rsid w:val="0017632C"/>
    <w:rsid w:val="00176744"/>
    <w:rsid w:val="0017763D"/>
    <w:rsid w:val="00181975"/>
    <w:rsid w:val="00182957"/>
    <w:rsid w:val="00183178"/>
    <w:rsid w:val="00184712"/>
    <w:rsid w:val="00186A23"/>
    <w:rsid w:val="00186E67"/>
    <w:rsid w:val="00187599"/>
    <w:rsid w:val="001877C3"/>
    <w:rsid w:val="00190875"/>
    <w:rsid w:val="0019183C"/>
    <w:rsid w:val="00193466"/>
    <w:rsid w:val="0019357A"/>
    <w:rsid w:val="001939A5"/>
    <w:rsid w:val="00193B7A"/>
    <w:rsid w:val="00193EB5"/>
    <w:rsid w:val="00193F3D"/>
    <w:rsid w:val="00194043"/>
    <w:rsid w:val="00195200"/>
    <w:rsid w:val="0019635F"/>
    <w:rsid w:val="0019661D"/>
    <w:rsid w:val="00197F6F"/>
    <w:rsid w:val="00197F94"/>
    <w:rsid w:val="001A017F"/>
    <w:rsid w:val="001A11E1"/>
    <w:rsid w:val="001A13FD"/>
    <w:rsid w:val="001A19DE"/>
    <w:rsid w:val="001A1AE8"/>
    <w:rsid w:val="001A1F9E"/>
    <w:rsid w:val="001A263D"/>
    <w:rsid w:val="001A2789"/>
    <w:rsid w:val="001A3727"/>
    <w:rsid w:val="001A3D3C"/>
    <w:rsid w:val="001A3ECC"/>
    <w:rsid w:val="001A45FF"/>
    <w:rsid w:val="001A5BB0"/>
    <w:rsid w:val="001A5C82"/>
    <w:rsid w:val="001A665B"/>
    <w:rsid w:val="001A6836"/>
    <w:rsid w:val="001A6E6D"/>
    <w:rsid w:val="001A7426"/>
    <w:rsid w:val="001A773C"/>
    <w:rsid w:val="001A7928"/>
    <w:rsid w:val="001B1083"/>
    <w:rsid w:val="001B1554"/>
    <w:rsid w:val="001B1C91"/>
    <w:rsid w:val="001B2E03"/>
    <w:rsid w:val="001B2FEC"/>
    <w:rsid w:val="001B3736"/>
    <w:rsid w:val="001B3FE7"/>
    <w:rsid w:val="001B5374"/>
    <w:rsid w:val="001B683B"/>
    <w:rsid w:val="001B72C0"/>
    <w:rsid w:val="001C2B04"/>
    <w:rsid w:val="001C34E6"/>
    <w:rsid w:val="001C3F58"/>
    <w:rsid w:val="001C51FC"/>
    <w:rsid w:val="001C5F68"/>
    <w:rsid w:val="001C6171"/>
    <w:rsid w:val="001C66CC"/>
    <w:rsid w:val="001C6D08"/>
    <w:rsid w:val="001D00E5"/>
    <w:rsid w:val="001D0697"/>
    <w:rsid w:val="001D0CD7"/>
    <w:rsid w:val="001D118D"/>
    <w:rsid w:val="001D206D"/>
    <w:rsid w:val="001D2893"/>
    <w:rsid w:val="001D2B48"/>
    <w:rsid w:val="001D2DF7"/>
    <w:rsid w:val="001D3F02"/>
    <w:rsid w:val="001D5C0A"/>
    <w:rsid w:val="001E00CC"/>
    <w:rsid w:val="001E0F28"/>
    <w:rsid w:val="001E1738"/>
    <w:rsid w:val="001E28E9"/>
    <w:rsid w:val="001E3515"/>
    <w:rsid w:val="001E4B75"/>
    <w:rsid w:val="001E4C32"/>
    <w:rsid w:val="001E4DE8"/>
    <w:rsid w:val="001E5170"/>
    <w:rsid w:val="001E58EC"/>
    <w:rsid w:val="001E69C6"/>
    <w:rsid w:val="001F077A"/>
    <w:rsid w:val="001F12C3"/>
    <w:rsid w:val="001F1345"/>
    <w:rsid w:val="001F15DD"/>
    <w:rsid w:val="001F176C"/>
    <w:rsid w:val="001F2863"/>
    <w:rsid w:val="001F39B3"/>
    <w:rsid w:val="001F50B4"/>
    <w:rsid w:val="001F559B"/>
    <w:rsid w:val="001F58AE"/>
    <w:rsid w:val="001F60B7"/>
    <w:rsid w:val="001F7EC0"/>
    <w:rsid w:val="002012AD"/>
    <w:rsid w:val="0020131F"/>
    <w:rsid w:val="00201424"/>
    <w:rsid w:val="00202FFA"/>
    <w:rsid w:val="00203F18"/>
    <w:rsid w:val="00204328"/>
    <w:rsid w:val="0020464F"/>
    <w:rsid w:val="00204DF7"/>
    <w:rsid w:val="00205CB4"/>
    <w:rsid w:val="00205D31"/>
    <w:rsid w:val="00205DB4"/>
    <w:rsid w:val="00206C72"/>
    <w:rsid w:val="00206C7B"/>
    <w:rsid w:val="00206D86"/>
    <w:rsid w:val="002070D3"/>
    <w:rsid w:val="002105C9"/>
    <w:rsid w:val="00211B0A"/>
    <w:rsid w:val="00211F57"/>
    <w:rsid w:val="00213285"/>
    <w:rsid w:val="002141D1"/>
    <w:rsid w:val="002144DF"/>
    <w:rsid w:val="002152E6"/>
    <w:rsid w:val="0021534E"/>
    <w:rsid w:val="00217222"/>
    <w:rsid w:val="00220604"/>
    <w:rsid w:val="002211BD"/>
    <w:rsid w:val="00222661"/>
    <w:rsid w:val="002231F5"/>
    <w:rsid w:val="00223334"/>
    <w:rsid w:val="002258D1"/>
    <w:rsid w:val="00226122"/>
    <w:rsid w:val="00227932"/>
    <w:rsid w:val="00227CD5"/>
    <w:rsid w:val="00227CDE"/>
    <w:rsid w:val="00230E0F"/>
    <w:rsid w:val="0023182F"/>
    <w:rsid w:val="00231C43"/>
    <w:rsid w:val="002332EE"/>
    <w:rsid w:val="002335F1"/>
    <w:rsid w:val="00233848"/>
    <w:rsid w:val="002353C3"/>
    <w:rsid w:val="00235A29"/>
    <w:rsid w:val="00236023"/>
    <w:rsid w:val="00241E9D"/>
    <w:rsid w:val="00242276"/>
    <w:rsid w:val="00242810"/>
    <w:rsid w:val="002438AF"/>
    <w:rsid w:val="00246968"/>
    <w:rsid w:val="00247B18"/>
    <w:rsid w:val="002516B7"/>
    <w:rsid w:val="002518EA"/>
    <w:rsid w:val="00252366"/>
    <w:rsid w:val="002530BB"/>
    <w:rsid w:val="002537DB"/>
    <w:rsid w:val="0025394B"/>
    <w:rsid w:val="00253FE4"/>
    <w:rsid w:val="002553A4"/>
    <w:rsid w:val="00255EC9"/>
    <w:rsid w:val="002576C8"/>
    <w:rsid w:val="002608A1"/>
    <w:rsid w:val="00260A5A"/>
    <w:rsid w:val="00260BDD"/>
    <w:rsid w:val="002613E1"/>
    <w:rsid w:val="002616B2"/>
    <w:rsid w:val="0026252A"/>
    <w:rsid w:val="0026289F"/>
    <w:rsid w:val="00262F2A"/>
    <w:rsid w:val="002631E3"/>
    <w:rsid w:val="002639E4"/>
    <w:rsid w:val="00263D7A"/>
    <w:rsid w:val="00264178"/>
    <w:rsid w:val="00265221"/>
    <w:rsid w:val="00265B76"/>
    <w:rsid w:val="00265D17"/>
    <w:rsid w:val="00265D9E"/>
    <w:rsid w:val="0026609C"/>
    <w:rsid w:val="00266C00"/>
    <w:rsid w:val="00270185"/>
    <w:rsid w:val="0027033A"/>
    <w:rsid w:val="00270824"/>
    <w:rsid w:val="00271293"/>
    <w:rsid w:val="00271C26"/>
    <w:rsid w:val="00272281"/>
    <w:rsid w:val="0027381F"/>
    <w:rsid w:val="00275261"/>
    <w:rsid w:val="00275508"/>
    <w:rsid w:val="0027643D"/>
    <w:rsid w:val="002764AC"/>
    <w:rsid w:val="00277180"/>
    <w:rsid w:val="00277949"/>
    <w:rsid w:val="00277AA8"/>
    <w:rsid w:val="00280639"/>
    <w:rsid w:val="00280B3D"/>
    <w:rsid w:val="00281107"/>
    <w:rsid w:val="00281A20"/>
    <w:rsid w:val="00281E10"/>
    <w:rsid w:val="002830A0"/>
    <w:rsid w:val="0028329B"/>
    <w:rsid w:val="002833EA"/>
    <w:rsid w:val="00283FCE"/>
    <w:rsid w:val="002845FA"/>
    <w:rsid w:val="00284A76"/>
    <w:rsid w:val="00285653"/>
    <w:rsid w:val="002859C7"/>
    <w:rsid w:val="002868E0"/>
    <w:rsid w:val="002876E1"/>
    <w:rsid w:val="00287AA6"/>
    <w:rsid w:val="00287EEE"/>
    <w:rsid w:val="0029054B"/>
    <w:rsid w:val="002907D3"/>
    <w:rsid w:val="00291114"/>
    <w:rsid w:val="002911E9"/>
    <w:rsid w:val="00291C95"/>
    <w:rsid w:val="0029213E"/>
    <w:rsid w:val="0029235E"/>
    <w:rsid w:val="00293BCE"/>
    <w:rsid w:val="002941BD"/>
    <w:rsid w:val="00294621"/>
    <w:rsid w:val="00294CCB"/>
    <w:rsid w:val="00296978"/>
    <w:rsid w:val="00296ADF"/>
    <w:rsid w:val="002A010E"/>
    <w:rsid w:val="002A0B6E"/>
    <w:rsid w:val="002A22F2"/>
    <w:rsid w:val="002A4D29"/>
    <w:rsid w:val="002A4F7B"/>
    <w:rsid w:val="002A5201"/>
    <w:rsid w:val="002A5CDF"/>
    <w:rsid w:val="002A6906"/>
    <w:rsid w:val="002A77BA"/>
    <w:rsid w:val="002B0D9F"/>
    <w:rsid w:val="002B13DB"/>
    <w:rsid w:val="002B1607"/>
    <w:rsid w:val="002B1C5F"/>
    <w:rsid w:val="002B22AE"/>
    <w:rsid w:val="002B3DA8"/>
    <w:rsid w:val="002B41E7"/>
    <w:rsid w:val="002B5D73"/>
    <w:rsid w:val="002B662C"/>
    <w:rsid w:val="002B72F4"/>
    <w:rsid w:val="002C06F9"/>
    <w:rsid w:val="002C0E70"/>
    <w:rsid w:val="002C109F"/>
    <w:rsid w:val="002C1445"/>
    <w:rsid w:val="002C26D7"/>
    <w:rsid w:val="002C285F"/>
    <w:rsid w:val="002C2FAB"/>
    <w:rsid w:val="002C384D"/>
    <w:rsid w:val="002C3B6C"/>
    <w:rsid w:val="002C412C"/>
    <w:rsid w:val="002C426E"/>
    <w:rsid w:val="002C5ECC"/>
    <w:rsid w:val="002C71A3"/>
    <w:rsid w:val="002C7B98"/>
    <w:rsid w:val="002C7DDE"/>
    <w:rsid w:val="002D0FB0"/>
    <w:rsid w:val="002D1A0D"/>
    <w:rsid w:val="002D1AF7"/>
    <w:rsid w:val="002D2DC0"/>
    <w:rsid w:val="002D3441"/>
    <w:rsid w:val="002D3547"/>
    <w:rsid w:val="002D3845"/>
    <w:rsid w:val="002D420A"/>
    <w:rsid w:val="002D4BD8"/>
    <w:rsid w:val="002D5863"/>
    <w:rsid w:val="002D645A"/>
    <w:rsid w:val="002D68E4"/>
    <w:rsid w:val="002D6F16"/>
    <w:rsid w:val="002E0F81"/>
    <w:rsid w:val="002E186D"/>
    <w:rsid w:val="002E30DF"/>
    <w:rsid w:val="002E3D20"/>
    <w:rsid w:val="002E42AE"/>
    <w:rsid w:val="002E4949"/>
    <w:rsid w:val="002E4B24"/>
    <w:rsid w:val="002E505F"/>
    <w:rsid w:val="002E5487"/>
    <w:rsid w:val="002E5E24"/>
    <w:rsid w:val="002E6520"/>
    <w:rsid w:val="002E6E59"/>
    <w:rsid w:val="002F0E02"/>
    <w:rsid w:val="002F19CF"/>
    <w:rsid w:val="002F1B35"/>
    <w:rsid w:val="002F2E0A"/>
    <w:rsid w:val="002F3D6F"/>
    <w:rsid w:val="002F3F7D"/>
    <w:rsid w:val="002F4429"/>
    <w:rsid w:val="002F4AE4"/>
    <w:rsid w:val="002F5B89"/>
    <w:rsid w:val="002F6796"/>
    <w:rsid w:val="002F680E"/>
    <w:rsid w:val="002F7D5E"/>
    <w:rsid w:val="002F7DFA"/>
    <w:rsid w:val="0030042A"/>
    <w:rsid w:val="00300803"/>
    <w:rsid w:val="0030091C"/>
    <w:rsid w:val="00300F0A"/>
    <w:rsid w:val="003017DB"/>
    <w:rsid w:val="0030224D"/>
    <w:rsid w:val="00303283"/>
    <w:rsid w:val="003032FB"/>
    <w:rsid w:val="00303B1D"/>
    <w:rsid w:val="00304213"/>
    <w:rsid w:val="00304FCC"/>
    <w:rsid w:val="00306A28"/>
    <w:rsid w:val="00306C6F"/>
    <w:rsid w:val="00310012"/>
    <w:rsid w:val="00310DB9"/>
    <w:rsid w:val="003113FE"/>
    <w:rsid w:val="00311EF6"/>
    <w:rsid w:val="00313461"/>
    <w:rsid w:val="0031347E"/>
    <w:rsid w:val="003138B7"/>
    <w:rsid w:val="0031432A"/>
    <w:rsid w:val="00314616"/>
    <w:rsid w:val="00314708"/>
    <w:rsid w:val="00314B0B"/>
    <w:rsid w:val="00314E80"/>
    <w:rsid w:val="00315088"/>
    <w:rsid w:val="003179F7"/>
    <w:rsid w:val="00317ADD"/>
    <w:rsid w:val="0032001E"/>
    <w:rsid w:val="00320FB5"/>
    <w:rsid w:val="003214BF"/>
    <w:rsid w:val="0032198B"/>
    <w:rsid w:val="003220C3"/>
    <w:rsid w:val="00322238"/>
    <w:rsid w:val="00322EE5"/>
    <w:rsid w:val="00323C45"/>
    <w:rsid w:val="00324629"/>
    <w:rsid w:val="0032484D"/>
    <w:rsid w:val="00324D01"/>
    <w:rsid w:val="00324E3C"/>
    <w:rsid w:val="00324EF2"/>
    <w:rsid w:val="00325086"/>
    <w:rsid w:val="0032561B"/>
    <w:rsid w:val="003256A1"/>
    <w:rsid w:val="00326295"/>
    <w:rsid w:val="003268BF"/>
    <w:rsid w:val="00327463"/>
    <w:rsid w:val="00331409"/>
    <w:rsid w:val="0033271E"/>
    <w:rsid w:val="0033333A"/>
    <w:rsid w:val="00333436"/>
    <w:rsid w:val="00334798"/>
    <w:rsid w:val="00335424"/>
    <w:rsid w:val="00335E6A"/>
    <w:rsid w:val="0034080B"/>
    <w:rsid w:val="003408CA"/>
    <w:rsid w:val="00340E55"/>
    <w:rsid w:val="00340FC0"/>
    <w:rsid w:val="00341077"/>
    <w:rsid w:val="003418FD"/>
    <w:rsid w:val="00341B3B"/>
    <w:rsid w:val="00341E1A"/>
    <w:rsid w:val="003420C7"/>
    <w:rsid w:val="00342BC8"/>
    <w:rsid w:val="003434D2"/>
    <w:rsid w:val="003445C8"/>
    <w:rsid w:val="00344C2B"/>
    <w:rsid w:val="003455A2"/>
    <w:rsid w:val="00345840"/>
    <w:rsid w:val="0034596E"/>
    <w:rsid w:val="00346303"/>
    <w:rsid w:val="00347AD3"/>
    <w:rsid w:val="0035019A"/>
    <w:rsid w:val="00350301"/>
    <w:rsid w:val="00350A8A"/>
    <w:rsid w:val="00351180"/>
    <w:rsid w:val="00352BF4"/>
    <w:rsid w:val="003533E5"/>
    <w:rsid w:val="00353A5D"/>
    <w:rsid w:val="003547B3"/>
    <w:rsid w:val="00355CF3"/>
    <w:rsid w:val="003563E5"/>
    <w:rsid w:val="00357387"/>
    <w:rsid w:val="00360D3E"/>
    <w:rsid w:val="003619A5"/>
    <w:rsid w:val="003619F4"/>
    <w:rsid w:val="00361F8E"/>
    <w:rsid w:val="003647E7"/>
    <w:rsid w:val="00364FF3"/>
    <w:rsid w:val="003661FC"/>
    <w:rsid w:val="003700B0"/>
    <w:rsid w:val="003700DE"/>
    <w:rsid w:val="003711F3"/>
    <w:rsid w:val="00371AC3"/>
    <w:rsid w:val="003721BE"/>
    <w:rsid w:val="003724C7"/>
    <w:rsid w:val="00372722"/>
    <w:rsid w:val="00373257"/>
    <w:rsid w:val="00373824"/>
    <w:rsid w:val="00373EB3"/>
    <w:rsid w:val="003755AE"/>
    <w:rsid w:val="00376117"/>
    <w:rsid w:val="00376A5F"/>
    <w:rsid w:val="00377200"/>
    <w:rsid w:val="003778E6"/>
    <w:rsid w:val="00377F93"/>
    <w:rsid w:val="00380FB2"/>
    <w:rsid w:val="00380FB8"/>
    <w:rsid w:val="00381766"/>
    <w:rsid w:val="003818A2"/>
    <w:rsid w:val="00381BCA"/>
    <w:rsid w:val="00382379"/>
    <w:rsid w:val="0038449C"/>
    <w:rsid w:val="00384DFB"/>
    <w:rsid w:val="003850DC"/>
    <w:rsid w:val="00387BE0"/>
    <w:rsid w:val="00387FCF"/>
    <w:rsid w:val="003908EC"/>
    <w:rsid w:val="0039204D"/>
    <w:rsid w:val="00394284"/>
    <w:rsid w:val="0039435A"/>
    <w:rsid w:val="003959BA"/>
    <w:rsid w:val="00396489"/>
    <w:rsid w:val="00397165"/>
    <w:rsid w:val="003A0B41"/>
    <w:rsid w:val="003A13E4"/>
    <w:rsid w:val="003A1531"/>
    <w:rsid w:val="003A16DF"/>
    <w:rsid w:val="003A1CFD"/>
    <w:rsid w:val="003A3212"/>
    <w:rsid w:val="003A3864"/>
    <w:rsid w:val="003A47A5"/>
    <w:rsid w:val="003A4A25"/>
    <w:rsid w:val="003A4BE1"/>
    <w:rsid w:val="003A50EB"/>
    <w:rsid w:val="003A5C0E"/>
    <w:rsid w:val="003A606B"/>
    <w:rsid w:val="003A70BC"/>
    <w:rsid w:val="003A7B3E"/>
    <w:rsid w:val="003B199D"/>
    <w:rsid w:val="003B25A7"/>
    <w:rsid w:val="003B3670"/>
    <w:rsid w:val="003B3686"/>
    <w:rsid w:val="003B482C"/>
    <w:rsid w:val="003B7BE0"/>
    <w:rsid w:val="003B7C4D"/>
    <w:rsid w:val="003B7DE9"/>
    <w:rsid w:val="003C0F54"/>
    <w:rsid w:val="003C118C"/>
    <w:rsid w:val="003C23B3"/>
    <w:rsid w:val="003C490E"/>
    <w:rsid w:val="003C5616"/>
    <w:rsid w:val="003C5AA8"/>
    <w:rsid w:val="003C7721"/>
    <w:rsid w:val="003C78A2"/>
    <w:rsid w:val="003C7DD8"/>
    <w:rsid w:val="003D2024"/>
    <w:rsid w:val="003D3126"/>
    <w:rsid w:val="003D31BE"/>
    <w:rsid w:val="003D32DB"/>
    <w:rsid w:val="003D362B"/>
    <w:rsid w:val="003D3E9E"/>
    <w:rsid w:val="003D44D4"/>
    <w:rsid w:val="003D4AE3"/>
    <w:rsid w:val="003D6213"/>
    <w:rsid w:val="003D6F77"/>
    <w:rsid w:val="003D7249"/>
    <w:rsid w:val="003D7BCF"/>
    <w:rsid w:val="003E24BB"/>
    <w:rsid w:val="003E2A77"/>
    <w:rsid w:val="003E2FEE"/>
    <w:rsid w:val="003E448A"/>
    <w:rsid w:val="003E47F0"/>
    <w:rsid w:val="003E6681"/>
    <w:rsid w:val="003E733F"/>
    <w:rsid w:val="003E7AB4"/>
    <w:rsid w:val="003F045A"/>
    <w:rsid w:val="003F1760"/>
    <w:rsid w:val="003F3573"/>
    <w:rsid w:val="003F397F"/>
    <w:rsid w:val="003F3C8E"/>
    <w:rsid w:val="003F5246"/>
    <w:rsid w:val="003F6ABE"/>
    <w:rsid w:val="003F6F45"/>
    <w:rsid w:val="004009A7"/>
    <w:rsid w:val="00400FA1"/>
    <w:rsid w:val="0040133E"/>
    <w:rsid w:val="00401ECB"/>
    <w:rsid w:val="00402651"/>
    <w:rsid w:val="00402A1F"/>
    <w:rsid w:val="0040301B"/>
    <w:rsid w:val="0040323C"/>
    <w:rsid w:val="0040327A"/>
    <w:rsid w:val="004047B9"/>
    <w:rsid w:val="00406686"/>
    <w:rsid w:val="00406C7A"/>
    <w:rsid w:val="00407B6E"/>
    <w:rsid w:val="00410621"/>
    <w:rsid w:val="00410C75"/>
    <w:rsid w:val="00410DB5"/>
    <w:rsid w:val="00411035"/>
    <w:rsid w:val="00411296"/>
    <w:rsid w:val="00411D6B"/>
    <w:rsid w:val="0041279A"/>
    <w:rsid w:val="00412D5B"/>
    <w:rsid w:val="0041349F"/>
    <w:rsid w:val="00414EBB"/>
    <w:rsid w:val="00415A1D"/>
    <w:rsid w:val="00416164"/>
    <w:rsid w:val="004167C3"/>
    <w:rsid w:val="004175B0"/>
    <w:rsid w:val="00420B7D"/>
    <w:rsid w:val="00420D80"/>
    <w:rsid w:val="00421C11"/>
    <w:rsid w:val="00421D24"/>
    <w:rsid w:val="00422ABB"/>
    <w:rsid w:val="004231B2"/>
    <w:rsid w:val="0042361D"/>
    <w:rsid w:val="00424E29"/>
    <w:rsid w:val="0042528B"/>
    <w:rsid w:val="00425940"/>
    <w:rsid w:val="00426380"/>
    <w:rsid w:val="00426D63"/>
    <w:rsid w:val="00426F20"/>
    <w:rsid w:val="00426FFF"/>
    <w:rsid w:val="004305E4"/>
    <w:rsid w:val="00430D24"/>
    <w:rsid w:val="00431669"/>
    <w:rsid w:val="004329B9"/>
    <w:rsid w:val="00432A86"/>
    <w:rsid w:val="004341D0"/>
    <w:rsid w:val="004346EE"/>
    <w:rsid w:val="00434C23"/>
    <w:rsid w:val="004357DA"/>
    <w:rsid w:val="0043687F"/>
    <w:rsid w:val="0044172F"/>
    <w:rsid w:val="0044247E"/>
    <w:rsid w:val="00442F2B"/>
    <w:rsid w:val="00444504"/>
    <w:rsid w:val="004450E9"/>
    <w:rsid w:val="00445F01"/>
    <w:rsid w:val="0044655F"/>
    <w:rsid w:val="00446590"/>
    <w:rsid w:val="004465E6"/>
    <w:rsid w:val="00446636"/>
    <w:rsid w:val="00446E02"/>
    <w:rsid w:val="0044722B"/>
    <w:rsid w:val="004504C6"/>
    <w:rsid w:val="00450CD5"/>
    <w:rsid w:val="0045177E"/>
    <w:rsid w:val="00452575"/>
    <w:rsid w:val="004532B4"/>
    <w:rsid w:val="00453A6A"/>
    <w:rsid w:val="00453F38"/>
    <w:rsid w:val="00455084"/>
    <w:rsid w:val="00455201"/>
    <w:rsid w:val="004555D0"/>
    <w:rsid w:val="00457CC1"/>
    <w:rsid w:val="0046058D"/>
    <w:rsid w:val="00460842"/>
    <w:rsid w:val="00460E0A"/>
    <w:rsid w:val="004616D5"/>
    <w:rsid w:val="0046279B"/>
    <w:rsid w:val="00462D71"/>
    <w:rsid w:val="00463984"/>
    <w:rsid w:val="00463E74"/>
    <w:rsid w:val="004643B0"/>
    <w:rsid w:val="00465518"/>
    <w:rsid w:val="00467B22"/>
    <w:rsid w:val="00470850"/>
    <w:rsid w:val="00471C03"/>
    <w:rsid w:val="00471E6B"/>
    <w:rsid w:val="00472FBF"/>
    <w:rsid w:val="00473C56"/>
    <w:rsid w:val="004749A4"/>
    <w:rsid w:val="00474B7F"/>
    <w:rsid w:val="00474C3A"/>
    <w:rsid w:val="004756AA"/>
    <w:rsid w:val="00476362"/>
    <w:rsid w:val="004771F5"/>
    <w:rsid w:val="004846B3"/>
    <w:rsid w:val="0048662C"/>
    <w:rsid w:val="0048663D"/>
    <w:rsid w:val="00487DF4"/>
    <w:rsid w:val="00491521"/>
    <w:rsid w:val="00491EE8"/>
    <w:rsid w:val="00491FF7"/>
    <w:rsid w:val="004957D7"/>
    <w:rsid w:val="004961C3"/>
    <w:rsid w:val="004961C6"/>
    <w:rsid w:val="00496AAF"/>
    <w:rsid w:val="00496D19"/>
    <w:rsid w:val="00497BE8"/>
    <w:rsid w:val="004A0255"/>
    <w:rsid w:val="004A0670"/>
    <w:rsid w:val="004A207F"/>
    <w:rsid w:val="004A20A7"/>
    <w:rsid w:val="004A2380"/>
    <w:rsid w:val="004A24D8"/>
    <w:rsid w:val="004A2C74"/>
    <w:rsid w:val="004A332F"/>
    <w:rsid w:val="004A4750"/>
    <w:rsid w:val="004A4930"/>
    <w:rsid w:val="004A5377"/>
    <w:rsid w:val="004A5F99"/>
    <w:rsid w:val="004A64CA"/>
    <w:rsid w:val="004A717D"/>
    <w:rsid w:val="004B10C6"/>
    <w:rsid w:val="004B1BB7"/>
    <w:rsid w:val="004B213E"/>
    <w:rsid w:val="004B24E4"/>
    <w:rsid w:val="004B2E81"/>
    <w:rsid w:val="004B3780"/>
    <w:rsid w:val="004B3BDE"/>
    <w:rsid w:val="004B3D30"/>
    <w:rsid w:val="004B40F3"/>
    <w:rsid w:val="004B4B3D"/>
    <w:rsid w:val="004B55DF"/>
    <w:rsid w:val="004B5C05"/>
    <w:rsid w:val="004B6AD6"/>
    <w:rsid w:val="004B6EA1"/>
    <w:rsid w:val="004B7EDA"/>
    <w:rsid w:val="004C0BA5"/>
    <w:rsid w:val="004C20F8"/>
    <w:rsid w:val="004C210F"/>
    <w:rsid w:val="004C2C4C"/>
    <w:rsid w:val="004C3F86"/>
    <w:rsid w:val="004C4ABF"/>
    <w:rsid w:val="004C5E1B"/>
    <w:rsid w:val="004C6077"/>
    <w:rsid w:val="004C782A"/>
    <w:rsid w:val="004C7B5A"/>
    <w:rsid w:val="004D0F89"/>
    <w:rsid w:val="004D1313"/>
    <w:rsid w:val="004D1A39"/>
    <w:rsid w:val="004D295D"/>
    <w:rsid w:val="004D38E6"/>
    <w:rsid w:val="004D397E"/>
    <w:rsid w:val="004D3EBB"/>
    <w:rsid w:val="004D4A30"/>
    <w:rsid w:val="004D5303"/>
    <w:rsid w:val="004D5EF7"/>
    <w:rsid w:val="004D70ED"/>
    <w:rsid w:val="004D73F0"/>
    <w:rsid w:val="004D7706"/>
    <w:rsid w:val="004D7977"/>
    <w:rsid w:val="004D7DC2"/>
    <w:rsid w:val="004E0AFC"/>
    <w:rsid w:val="004E1166"/>
    <w:rsid w:val="004E151F"/>
    <w:rsid w:val="004E1796"/>
    <w:rsid w:val="004E1CB2"/>
    <w:rsid w:val="004E2FC6"/>
    <w:rsid w:val="004E3A04"/>
    <w:rsid w:val="004E3FB4"/>
    <w:rsid w:val="004E3FED"/>
    <w:rsid w:val="004E59B9"/>
    <w:rsid w:val="004E5D39"/>
    <w:rsid w:val="004E61C1"/>
    <w:rsid w:val="004E6458"/>
    <w:rsid w:val="004E68D8"/>
    <w:rsid w:val="004E6EC8"/>
    <w:rsid w:val="004E77D1"/>
    <w:rsid w:val="004F0460"/>
    <w:rsid w:val="004F12E9"/>
    <w:rsid w:val="004F1E18"/>
    <w:rsid w:val="004F2BFC"/>
    <w:rsid w:val="004F34B3"/>
    <w:rsid w:val="004F412A"/>
    <w:rsid w:val="004F5242"/>
    <w:rsid w:val="004F54DB"/>
    <w:rsid w:val="004F5556"/>
    <w:rsid w:val="004F621F"/>
    <w:rsid w:val="004F7272"/>
    <w:rsid w:val="004F7AC5"/>
    <w:rsid w:val="004F7CD2"/>
    <w:rsid w:val="00500242"/>
    <w:rsid w:val="005002F3"/>
    <w:rsid w:val="00500B3E"/>
    <w:rsid w:val="0050218B"/>
    <w:rsid w:val="005028E5"/>
    <w:rsid w:val="00505282"/>
    <w:rsid w:val="005059CB"/>
    <w:rsid w:val="00505D64"/>
    <w:rsid w:val="005060AB"/>
    <w:rsid w:val="0050689F"/>
    <w:rsid w:val="00506F75"/>
    <w:rsid w:val="00507C9A"/>
    <w:rsid w:val="005100FB"/>
    <w:rsid w:val="005120A1"/>
    <w:rsid w:val="00512BA6"/>
    <w:rsid w:val="005130A0"/>
    <w:rsid w:val="00513828"/>
    <w:rsid w:val="00515788"/>
    <w:rsid w:val="00516899"/>
    <w:rsid w:val="00516EF1"/>
    <w:rsid w:val="005178C7"/>
    <w:rsid w:val="005202D8"/>
    <w:rsid w:val="00520B8C"/>
    <w:rsid w:val="00521015"/>
    <w:rsid w:val="00521708"/>
    <w:rsid w:val="005220E8"/>
    <w:rsid w:val="0052219F"/>
    <w:rsid w:val="0052474B"/>
    <w:rsid w:val="0052550E"/>
    <w:rsid w:val="00525FF4"/>
    <w:rsid w:val="0052662D"/>
    <w:rsid w:val="005273F7"/>
    <w:rsid w:val="00527E21"/>
    <w:rsid w:val="00530553"/>
    <w:rsid w:val="005305C2"/>
    <w:rsid w:val="00530604"/>
    <w:rsid w:val="0053066F"/>
    <w:rsid w:val="00531234"/>
    <w:rsid w:val="00531B32"/>
    <w:rsid w:val="00532C01"/>
    <w:rsid w:val="00533C57"/>
    <w:rsid w:val="00533FC7"/>
    <w:rsid w:val="00534146"/>
    <w:rsid w:val="00534BAC"/>
    <w:rsid w:val="00534DCC"/>
    <w:rsid w:val="005352E1"/>
    <w:rsid w:val="00535838"/>
    <w:rsid w:val="00536B31"/>
    <w:rsid w:val="0053775F"/>
    <w:rsid w:val="00541216"/>
    <w:rsid w:val="005412B1"/>
    <w:rsid w:val="00541E52"/>
    <w:rsid w:val="00541EEA"/>
    <w:rsid w:val="005437C5"/>
    <w:rsid w:val="0054577C"/>
    <w:rsid w:val="005458C3"/>
    <w:rsid w:val="00546BDB"/>
    <w:rsid w:val="005504E7"/>
    <w:rsid w:val="00550AE0"/>
    <w:rsid w:val="0055214B"/>
    <w:rsid w:val="005526D2"/>
    <w:rsid w:val="0055383B"/>
    <w:rsid w:val="00554294"/>
    <w:rsid w:val="00554764"/>
    <w:rsid w:val="00554B26"/>
    <w:rsid w:val="00554BBE"/>
    <w:rsid w:val="005551C7"/>
    <w:rsid w:val="00555EE9"/>
    <w:rsid w:val="005578B9"/>
    <w:rsid w:val="00557A3C"/>
    <w:rsid w:val="00557AA6"/>
    <w:rsid w:val="00562728"/>
    <w:rsid w:val="00564695"/>
    <w:rsid w:val="00565087"/>
    <w:rsid w:val="005659AD"/>
    <w:rsid w:val="0056669F"/>
    <w:rsid w:val="0057001B"/>
    <w:rsid w:val="00570094"/>
    <w:rsid w:val="0057268F"/>
    <w:rsid w:val="005729A2"/>
    <w:rsid w:val="00573149"/>
    <w:rsid w:val="00573307"/>
    <w:rsid w:val="0057335A"/>
    <w:rsid w:val="0057355D"/>
    <w:rsid w:val="00573ED9"/>
    <w:rsid w:val="0057418C"/>
    <w:rsid w:val="00574237"/>
    <w:rsid w:val="00575EE7"/>
    <w:rsid w:val="00576738"/>
    <w:rsid w:val="00576A7A"/>
    <w:rsid w:val="005773E4"/>
    <w:rsid w:val="00577533"/>
    <w:rsid w:val="00577CA8"/>
    <w:rsid w:val="00580214"/>
    <w:rsid w:val="0058079E"/>
    <w:rsid w:val="005807CD"/>
    <w:rsid w:val="0058128D"/>
    <w:rsid w:val="00581C19"/>
    <w:rsid w:val="005829D4"/>
    <w:rsid w:val="00582EFF"/>
    <w:rsid w:val="005834C1"/>
    <w:rsid w:val="00583523"/>
    <w:rsid w:val="00583725"/>
    <w:rsid w:val="00583C53"/>
    <w:rsid w:val="00583FBE"/>
    <w:rsid w:val="00583FCF"/>
    <w:rsid w:val="00585529"/>
    <w:rsid w:val="00585DA5"/>
    <w:rsid w:val="00587360"/>
    <w:rsid w:val="00587713"/>
    <w:rsid w:val="00590D6D"/>
    <w:rsid w:val="00591721"/>
    <w:rsid w:val="00592066"/>
    <w:rsid w:val="00592321"/>
    <w:rsid w:val="00592708"/>
    <w:rsid w:val="00592F37"/>
    <w:rsid w:val="00593263"/>
    <w:rsid w:val="005939B7"/>
    <w:rsid w:val="00594682"/>
    <w:rsid w:val="00595019"/>
    <w:rsid w:val="00595907"/>
    <w:rsid w:val="00595CD2"/>
    <w:rsid w:val="00596491"/>
    <w:rsid w:val="005965E2"/>
    <w:rsid w:val="00596D11"/>
    <w:rsid w:val="0059741D"/>
    <w:rsid w:val="00597F29"/>
    <w:rsid w:val="005A06BD"/>
    <w:rsid w:val="005A0D37"/>
    <w:rsid w:val="005A265B"/>
    <w:rsid w:val="005A26AF"/>
    <w:rsid w:val="005A2F9A"/>
    <w:rsid w:val="005A30F8"/>
    <w:rsid w:val="005A366A"/>
    <w:rsid w:val="005A5C27"/>
    <w:rsid w:val="005A610F"/>
    <w:rsid w:val="005A7D1A"/>
    <w:rsid w:val="005B1787"/>
    <w:rsid w:val="005B1F7F"/>
    <w:rsid w:val="005B27B5"/>
    <w:rsid w:val="005B31D4"/>
    <w:rsid w:val="005B3B06"/>
    <w:rsid w:val="005B5290"/>
    <w:rsid w:val="005C18E2"/>
    <w:rsid w:val="005C2F1A"/>
    <w:rsid w:val="005C3112"/>
    <w:rsid w:val="005C31EC"/>
    <w:rsid w:val="005C391E"/>
    <w:rsid w:val="005C3B63"/>
    <w:rsid w:val="005C506B"/>
    <w:rsid w:val="005C58C7"/>
    <w:rsid w:val="005C6246"/>
    <w:rsid w:val="005C6AB7"/>
    <w:rsid w:val="005D06F5"/>
    <w:rsid w:val="005D1E61"/>
    <w:rsid w:val="005D2B22"/>
    <w:rsid w:val="005D2E14"/>
    <w:rsid w:val="005D2FCE"/>
    <w:rsid w:val="005D31C4"/>
    <w:rsid w:val="005D32BD"/>
    <w:rsid w:val="005D36EE"/>
    <w:rsid w:val="005D3786"/>
    <w:rsid w:val="005D493A"/>
    <w:rsid w:val="005D64B7"/>
    <w:rsid w:val="005D6FCD"/>
    <w:rsid w:val="005D74AB"/>
    <w:rsid w:val="005E0E09"/>
    <w:rsid w:val="005E0ED4"/>
    <w:rsid w:val="005E1457"/>
    <w:rsid w:val="005E1B76"/>
    <w:rsid w:val="005E29FA"/>
    <w:rsid w:val="005E2CD2"/>
    <w:rsid w:val="005E3065"/>
    <w:rsid w:val="005E3650"/>
    <w:rsid w:val="005E4B2A"/>
    <w:rsid w:val="005E4F45"/>
    <w:rsid w:val="005E50E1"/>
    <w:rsid w:val="005E558E"/>
    <w:rsid w:val="005E56B0"/>
    <w:rsid w:val="005E6F19"/>
    <w:rsid w:val="005E7916"/>
    <w:rsid w:val="005E7BE0"/>
    <w:rsid w:val="005E7C47"/>
    <w:rsid w:val="005F064B"/>
    <w:rsid w:val="005F1D04"/>
    <w:rsid w:val="005F3FF2"/>
    <w:rsid w:val="005F4F99"/>
    <w:rsid w:val="005F50FD"/>
    <w:rsid w:val="005F5DD4"/>
    <w:rsid w:val="005F673A"/>
    <w:rsid w:val="005F68DD"/>
    <w:rsid w:val="005F703A"/>
    <w:rsid w:val="005F79C8"/>
    <w:rsid w:val="005F7D6B"/>
    <w:rsid w:val="0060111A"/>
    <w:rsid w:val="00601A01"/>
    <w:rsid w:val="00601E72"/>
    <w:rsid w:val="00602304"/>
    <w:rsid w:val="00603244"/>
    <w:rsid w:val="0060421A"/>
    <w:rsid w:val="006070F2"/>
    <w:rsid w:val="0060720F"/>
    <w:rsid w:val="00610EA5"/>
    <w:rsid w:val="00612277"/>
    <w:rsid w:val="00612895"/>
    <w:rsid w:val="0061332D"/>
    <w:rsid w:val="006134D2"/>
    <w:rsid w:val="006153FB"/>
    <w:rsid w:val="0061553C"/>
    <w:rsid w:val="00615934"/>
    <w:rsid w:val="00615CB0"/>
    <w:rsid w:val="00615F4F"/>
    <w:rsid w:val="00616F18"/>
    <w:rsid w:val="00617258"/>
    <w:rsid w:val="00621195"/>
    <w:rsid w:val="0062204C"/>
    <w:rsid w:val="006225F2"/>
    <w:rsid w:val="00623F00"/>
    <w:rsid w:val="00624722"/>
    <w:rsid w:val="006256A9"/>
    <w:rsid w:val="00625A4C"/>
    <w:rsid w:val="0062695C"/>
    <w:rsid w:val="00626970"/>
    <w:rsid w:val="00627898"/>
    <w:rsid w:val="0063012B"/>
    <w:rsid w:val="00631110"/>
    <w:rsid w:val="0063287D"/>
    <w:rsid w:val="00632A15"/>
    <w:rsid w:val="00633203"/>
    <w:rsid w:val="0063355C"/>
    <w:rsid w:val="0063389A"/>
    <w:rsid w:val="00633D89"/>
    <w:rsid w:val="0063550A"/>
    <w:rsid w:val="0063576E"/>
    <w:rsid w:val="0063686D"/>
    <w:rsid w:val="006377C5"/>
    <w:rsid w:val="006406FF"/>
    <w:rsid w:val="0064128B"/>
    <w:rsid w:val="006412EA"/>
    <w:rsid w:val="006413B7"/>
    <w:rsid w:val="0064151A"/>
    <w:rsid w:val="00641B6A"/>
    <w:rsid w:val="00642F51"/>
    <w:rsid w:val="00643935"/>
    <w:rsid w:val="006443D3"/>
    <w:rsid w:val="006450C4"/>
    <w:rsid w:val="0064514B"/>
    <w:rsid w:val="00646FE8"/>
    <w:rsid w:val="0064705D"/>
    <w:rsid w:val="0064728F"/>
    <w:rsid w:val="0065070C"/>
    <w:rsid w:val="00650E76"/>
    <w:rsid w:val="00651A7C"/>
    <w:rsid w:val="00651C30"/>
    <w:rsid w:val="00651E98"/>
    <w:rsid w:val="006525DF"/>
    <w:rsid w:val="0065337B"/>
    <w:rsid w:val="006534A0"/>
    <w:rsid w:val="00654859"/>
    <w:rsid w:val="0065532A"/>
    <w:rsid w:val="00656437"/>
    <w:rsid w:val="0065680F"/>
    <w:rsid w:val="00656C7A"/>
    <w:rsid w:val="006572B0"/>
    <w:rsid w:val="00660065"/>
    <w:rsid w:val="006604A1"/>
    <w:rsid w:val="00660ECE"/>
    <w:rsid w:val="00662205"/>
    <w:rsid w:val="00662302"/>
    <w:rsid w:val="00664A45"/>
    <w:rsid w:val="00664FD6"/>
    <w:rsid w:val="00665E47"/>
    <w:rsid w:val="0066608C"/>
    <w:rsid w:val="00666575"/>
    <w:rsid w:val="0066765A"/>
    <w:rsid w:val="006700B4"/>
    <w:rsid w:val="00670209"/>
    <w:rsid w:val="006703F1"/>
    <w:rsid w:val="00670A2E"/>
    <w:rsid w:val="00670FA5"/>
    <w:rsid w:val="0067140D"/>
    <w:rsid w:val="0067492F"/>
    <w:rsid w:val="00675A27"/>
    <w:rsid w:val="00675EE2"/>
    <w:rsid w:val="006808A5"/>
    <w:rsid w:val="0068171A"/>
    <w:rsid w:val="00681888"/>
    <w:rsid w:val="00682F77"/>
    <w:rsid w:val="00684F9B"/>
    <w:rsid w:val="00685316"/>
    <w:rsid w:val="00685A42"/>
    <w:rsid w:val="00686187"/>
    <w:rsid w:val="006910C2"/>
    <w:rsid w:val="006928AF"/>
    <w:rsid w:val="00692D5E"/>
    <w:rsid w:val="00695829"/>
    <w:rsid w:val="00695B91"/>
    <w:rsid w:val="006973CE"/>
    <w:rsid w:val="006A16BE"/>
    <w:rsid w:val="006A1847"/>
    <w:rsid w:val="006A1BE8"/>
    <w:rsid w:val="006A21E5"/>
    <w:rsid w:val="006A2F5E"/>
    <w:rsid w:val="006A3583"/>
    <w:rsid w:val="006A3E06"/>
    <w:rsid w:val="006A48A5"/>
    <w:rsid w:val="006A4EFE"/>
    <w:rsid w:val="006A58F6"/>
    <w:rsid w:val="006A5EB2"/>
    <w:rsid w:val="006A69B9"/>
    <w:rsid w:val="006A6E4A"/>
    <w:rsid w:val="006B06A1"/>
    <w:rsid w:val="006B2250"/>
    <w:rsid w:val="006B2AEB"/>
    <w:rsid w:val="006B426C"/>
    <w:rsid w:val="006B4429"/>
    <w:rsid w:val="006B4441"/>
    <w:rsid w:val="006B529A"/>
    <w:rsid w:val="006B626D"/>
    <w:rsid w:val="006B62EE"/>
    <w:rsid w:val="006B6639"/>
    <w:rsid w:val="006B6B8C"/>
    <w:rsid w:val="006B7BD9"/>
    <w:rsid w:val="006C0777"/>
    <w:rsid w:val="006C1697"/>
    <w:rsid w:val="006C2822"/>
    <w:rsid w:val="006C3F9C"/>
    <w:rsid w:val="006C4005"/>
    <w:rsid w:val="006C408E"/>
    <w:rsid w:val="006C4629"/>
    <w:rsid w:val="006C667E"/>
    <w:rsid w:val="006C68B1"/>
    <w:rsid w:val="006D01EB"/>
    <w:rsid w:val="006D0259"/>
    <w:rsid w:val="006D0427"/>
    <w:rsid w:val="006D07B7"/>
    <w:rsid w:val="006D0F83"/>
    <w:rsid w:val="006D1480"/>
    <w:rsid w:val="006D17E0"/>
    <w:rsid w:val="006D1CBA"/>
    <w:rsid w:val="006D1D58"/>
    <w:rsid w:val="006D45C7"/>
    <w:rsid w:val="006D5F26"/>
    <w:rsid w:val="006D657C"/>
    <w:rsid w:val="006D6586"/>
    <w:rsid w:val="006D6830"/>
    <w:rsid w:val="006D791C"/>
    <w:rsid w:val="006D7DF0"/>
    <w:rsid w:val="006E0797"/>
    <w:rsid w:val="006E0C6D"/>
    <w:rsid w:val="006E10B5"/>
    <w:rsid w:val="006E1138"/>
    <w:rsid w:val="006E1435"/>
    <w:rsid w:val="006E238B"/>
    <w:rsid w:val="006E27F6"/>
    <w:rsid w:val="006E2DB9"/>
    <w:rsid w:val="006E3828"/>
    <w:rsid w:val="006E38C5"/>
    <w:rsid w:val="006E4266"/>
    <w:rsid w:val="006E439D"/>
    <w:rsid w:val="006E4A10"/>
    <w:rsid w:val="006E5170"/>
    <w:rsid w:val="006E65CA"/>
    <w:rsid w:val="006E6657"/>
    <w:rsid w:val="006F0F38"/>
    <w:rsid w:val="006F121F"/>
    <w:rsid w:val="006F2563"/>
    <w:rsid w:val="006F26FB"/>
    <w:rsid w:val="006F2885"/>
    <w:rsid w:val="006F2BA0"/>
    <w:rsid w:val="006F2BEF"/>
    <w:rsid w:val="006F4F43"/>
    <w:rsid w:val="006F60AB"/>
    <w:rsid w:val="006F64DC"/>
    <w:rsid w:val="006F6517"/>
    <w:rsid w:val="006F7955"/>
    <w:rsid w:val="006F7C7E"/>
    <w:rsid w:val="007005C0"/>
    <w:rsid w:val="00700B12"/>
    <w:rsid w:val="00700F3E"/>
    <w:rsid w:val="0070100E"/>
    <w:rsid w:val="0070185A"/>
    <w:rsid w:val="00703704"/>
    <w:rsid w:val="00703F82"/>
    <w:rsid w:val="00706141"/>
    <w:rsid w:val="00706C9A"/>
    <w:rsid w:val="00707670"/>
    <w:rsid w:val="0071075C"/>
    <w:rsid w:val="0071164E"/>
    <w:rsid w:val="00711D43"/>
    <w:rsid w:val="00712005"/>
    <w:rsid w:val="00712135"/>
    <w:rsid w:val="0071310B"/>
    <w:rsid w:val="0071321D"/>
    <w:rsid w:val="0071433C"/>
    <w:rsid w:val="00714E43"/>
    <w:rsid w:val="0071549A"/>
    <w:rsid w:val="00716461"/>
    <w:rsid w:val="00716A9C"/>
    <w:rsid w:val="007170B2"/>
    <w:rsid w:val="00717B1B"/>
    <w:rsid w:val="007205DD"/>
    <w:rsid w:val="00720630"/>
    <w:rsid w:val="00720CD1"/>
    <w:rsid w:val="00721C9B"/>
    <w:rsid w:val="00722498"/>
    <w:rsid w:val="00722D8F"/>
    <w:rsid w:val="00723034"/>
    <w:rsid w:val="007232BD"/>
    <w:rsid w:val="00723583"/>
    <w:rsid w:val="00723E69"/>
    <w:rsid w:val="00724AF3"/>
    <w:rsid w:val="00724B95"/>
    <w:rsid w:val="007250DD"/>
    <w:rsid w:val="007259D4"/>
    <w:rsid w:val="00725F96"/>
    <w:rsid w:val="00726BB2"/>
    <w:rsid w:val="00726C08"/>
    <w:rsid w:val="007301DA"/>
    <w:rsid w:val="007304C6"/>
    <w:rsid w:val="00730E5B"/>
    <w:rsid w:val="00731A6A"/>
    <w:rsid w:val="00731F48"/>
    <w:rsid w:val="00731FCA"/>
    <w:rsid w:val="0073296E"/>
    <w:rsid w:val="0073361F"/>
    <w:rsid w:val="0073387A"/>
    <w:rsid w:val="00733A93"/>
    <w:rsid w:val="00734C52"/>
    <w:rsid w:val="00734C70"/>
    <w:rsid w:val="007357D8"/>
    <w:rsid w:val="00735C52"/>
    <w:rsid w:val="0073639D"/>
    <w:rsid w:val="007364F9"/>
    <w:rsid w:val="00736A8F"/>
    <w:rsid w:val="00736C05"/>
    <w:rsid w:val="007372F7"/>
    <w:rsid w:val="0074172B"/>
    <w:rsid w:val="007422C4"/>
    <w:rsid w:val="00742955"/>
    <w:rsid w:val="00742E7A"/>
    <w:rsid w:val="00745C4A"/>
    <w:rsid w:val="00745EDE"/>
    <w:rsid w:val="0074610C"/>
    <w:rsid w:val="007466A3"/>
    <w:rsid w:val="00746F85"/>
    <w:rsid w:val="007470F6"/>
    <w:rsid w:val="00747443"/>
    <w:rsid w:val="00747B5D"/>
    <w:rsid w:val="00747C6C"/>
    <w:rsid w:val="00750154"/>
    <w:rsid w:val="00751868"/>
    <w:rsid w:val="00751A80"/>
    <w:rsid w:val="00751C06"/>
    <w:rsid w:val="00753BD2"/>
    <w:rsid w:val="007542DF"/>
    <w:rsid w:val="00754B73"/>
    <w:rsid w:val="00754D66"/>
    <w:rsid w:val="00755340"/>
    <w:rsid w:val="0075577C"/>
    <w:rsid w:val="00755F92"/>
    <w:rsid w:val="0075692D"/>
    <w:rsid w:val="00756B93"/>
    <w:rsid w:val="00756F1F"/>
    <w:rsid w:val="00757985"/>
    <w:rsid w:val="007608A8"/>
    <w:rsid w:val="0076100D"/>
    <w:rsid w:val="00761730"/>
    <w:rsid w:val="00761850"/>
    <w:rsid w:val="00762CC8"/>
    <w:rsid w:val="0076309B"/>
    <w:rsid w:val="007639A6"/>
    <w:rsid w:val="0076417A"/>
    <w:rsid w:val="0076431E"/>
    <w:rsid w:val="00764658"/>
    <w:rsid w:val="00764C11"/>
    <w:rsid w:val="00764C50"/>
    <w:rsid w:val="00764D8C"/>
    <w:rsid w:val="00765054"/>
    <w:rsid w:val="007651E4"/>
    <w:rsid w:val="007655AE"/>
    <w:rsid w:val="00765D96"/>
    <w:rsid w:val="00767561"/>
    <w:rsid w:val="0077133E"/>
    <w:rsid w:val="0077160E"/>
    <w:rsid w:val="0077218C"/>
    <w:rsid w:val="00772CDF"/>
    <w:rsid w:val="00772DDF"/>
    <w:rsid w:val="00777022"/>
    <w:rsid w:val="00777F1E"/>
    <w:rsid w:val="00780D55"/>
    <w:rsid w:val="007825BC"/>
    <w:rsid w:val="00782B86"/>
    <w:rsid w:val="00782BED"/>
    <w:rsid w:val="00784C01"/>
    <w:rsid w:val="00784F4C"/>
    <w:rsid w:val="00785BEA"/>
    <w:rsid w:val="00785CCD"/>
    <w:rsid w:val="00785E53"/>
    <w:rsid w:val="00786286"/>
    <w:rsid w:val="0078748F"/>
    <w:rsid w:val="007875C2"/>
    <w:rsid w:val="00790EBD"/>
    <w:rsid w:val="00793218"/>
    <w:rsid w:val="007935B5"/>
    <w:rsid w:val="007943A1"/>
    <w:rsid w:val="007943D4"/>
    <w:rsid w:val="007951C1"/>
    <w:rsid w:val="0079567F"/>
    <w:rsid w:val="00795C21"/>
    <w:rsid w:val="00796A5E"/>
    <w:rsid w:val="00796CF6"/>
    <w:rsid w:val="00797AE6"/>
    <w:rsid w:val="007A1119"/>
    <w:rsid w:val="007A15C4"/>
    <w:rsid w:val="007A199D"/>
    <w:rsid w:val="007A27BB"/>
    <w:rsid w:val="007A2FBD"/>
    <w:rsid w:val="007A46E0"/>
    <w:rsid w:val="007A56FF"/>
    <w:rsid w:val="007A62A8"/>
    <w:rsid w:val="007A644B"/>
    <w:rsid w:val="007A669B"/>
    <w:rsid w:val="007A78CB"/>
    <w:rsid w:val="007B0CB4"/>
    <w:rsid w:val="007B142D"/>
    <w:rsid w:val="007B298E"/>
    <w:rsid w:val="007B3338"/>
    <w:rsid w:val="007B3BA1"/>
    <w:rsid w:val="007B3DFA"/>
    <w:rsid w:val="007B667D"/>
    <w:rsid w:val="007B6960"/>
    <w:rsid w:val="007B6F2A"/>
    <w:rsid w:val="007B701C"/>
    <w:rsid w:val="007C0034"/>
    <w:rsid w:val="007C053E"/>
    <w:rsid w:val="007C17B1"/>
    <w:rsid w:val="007C195B"/>
    <w:rsid w:val="007C344C"/>
    <w:rsid w:val="007C449C"/>
    <w:rsid w:val="007C4D94"/>
    <w:rsid w:val="007C4FFB"/>
    <w:rsid w:val="007C63F7"/>
    <w:rsid w:val="007C6661"/>
    <w:rsid w:val="007C6B6B"/>
    <w:rsid w:val="007C6FC2"/>
    <w:rsid w:val="007C713A"/>
    <w:rsid w:val="007D075F"/>
    <w:rsid w:val="007D09E5"/>
    <w:rsid w:val="007D214B"/>
    <w:rsid w:val="007D2C32"/>
    <w:rsid w:val="007D316D"/>
    <w:rsid w:val="007D4D96"/>
    <w:rsid w:val="007D5421"/>
    <w:rsid w:val="007D5434"/>
    <w:rsid w:val="007D5880"/>
    <w:rsid w:val="007D7446"/>
    <w:rsid w:val="007E030E"/>
    <w:rsid w:val="007E0443"/>
    <w:rsid w:val="007E1A3E"/>
    <w:rsid w:val="007E1BFF"/>
    <w:rsid w:val="007E2488"/>
    <w:rsid w:val="007E25D0"/>
    <w:rsid w:val="007E2A43"/>
    <w:rsid w:val="007E3025"/>
    <w:rsid w:val="007E463E"/>
    <w:rsid w:val="007E508F"/>
    <w:rsid w:val="007E5778"/>
    <w:rsid w:val="007E67CF"/>
    <w:rsid w:val="007E6AB1"/>
    <w:rsid w:val="007F0F5F"/>
    <w:rsid w:val="007F28B1"/>
    <w:rsid w:val="007F2A04"/>
    <w:rsid w:val="007F4A93"/>
    <w:rsid w:val="007F5425"/>
    <w:rsid w:val="007F5B9C"/>
    <w:rsid w:val="007F7919"/>
    <w:rsid w:val="00800BFD"/>
    <w:rsid w:val="0080122E"/>
    <w:rsid w:val="0080158C"/>
    <w:rsid w:val="00801C06"/>
    <w:rsid w:val="008026B7"/>
    <w:rsid w:val="00802AC0"/>
    <w:rsid w:val="00802CE8"/>
    <w:rsid w:val="00802EA7"/>
    <w:rsid w:val="00803901"/>
    <w:rsid w:val="00803AAB"/>
    <w:rsid w:val="00804622"/>
    <w:rsid w:val="008047DC"/>
    <w:rsid w:val="00805B6D"/>
    <w:rsid w:val="00807075"/>
    <w:rsid w:val="00807D1E"/>
    <w:rsid w:val="00807F99"/>
    <w:rsid w:val="00811103"/>
    <w:rsid w:val="00812BE3"/>
    <w:rsid w:val="00812F15"/>
    <w:rsid w:val="0081351B"/>
    <w:rsid w:val="00813D03"/>
    <w:rsid w:val="00814AE7"/>
    <w:rsid w:val="00815600"/>
    <w:rsid w:val="0081561B"/>
    <w:rsid w:val="00815895"/>
    <w:rsid w:val="00815D5B"/>
    <w:rsid w:val="008163F4"/>
    <w:rsid w:val="00816D62"/>
    <w:rsid w:val="008204B0"/>
    <w:rsid w:val="0082196B"/>
    <w:rsid w:val="00821D5C"/>
    <w:rsid w:val="00822185"/>
    <w:rsid w:val="0082289F"/>
    <w:rsid w:val="00822C0F"/>
    <w:rsid w:val="00823CE7"/>
    <w:rsid w:val="0082493A"/>
    <w:rsid w:val="00824A62"/>
    <w:rsid w:val="00824C1C"/>
    <w:rsid w:val="00824DBF"/>
    <w:rsid w:val="00825558"/>
    <w:rsid w:val="0082660D"/>
    <w:rsid w:val="00827DF8"/>
    <w:rsid w:val="0083019F"/>
    <w:rsid w:val="00830276"/>
    <w:rsid w:val="008302A8"/>
    <w:rsid w:val="0083215C"/>
    <w:rsid w:val="00833C13"/>
    <w:rsid w:val="0083627E"/>
    <w:rsid w:val="00836ECD"/>
    <w:rsid w:val="0084025C"/>
    <w:rsid w:val="00840639"/>
    <w:rsid w:val="00841970"/>
    <w:rsid w:val="00843127"/>
    <w:rsid w:val="00843682"/>
    <w:rsid w:val="008436F1"/>
    <w:rsid w:val="00843805"/>
    <w:rsid w:val="00843E65"/>
    <w:rsid w:val="008441CA"/>
    <w:rsid w:val="00845C77"/>
    <w:rsid w:val="008461D6"/>
    <w:rsid w:val="00846294"/>
    <w:rsid w:val="008466F2"/>
    <w:rsid w:val="00847F61"/>
    <w:rsid w:val="00850658"/>
    <w:rsid w:val="008515F1"/>
    <w:rsid w:val="00851643"/>
    <w:rsid w:val="00851BA4"/>
    <w:rsid w:val="00852026"/>
    <w:rsid w:val="00852872"/>
    <w:rsid w:val="00855CBB"/>
    <w:rsid w:val="00855FBC"/>
    <w:rsid w:val="0085602E"/>
    <w:rsid w:val="00856366"/>
    <w:rsid w:val="00856935"/>
    <w:rsid w:val="00856D1E"/>
    <w:rsid w:val="008571A0"/>
    <w:rsid w:val="00857C6C"/>
    <w:rsid w:val="00860221"/>
    <w:rsid w:val="00860394"/>
    <w:rsid w:val="0086124D"/>
    <w:rsid w:val="0086134B"/>
    <w:rsid w:val="00865ECA"/>
    <w:rsid w:val="00866759"/>
    <w:rsid w:val="00867512"/>
    <w:rsid w:val="00870849"/>
    <w:rsid w:val="00870969"/>
    <w:rsid w:val="00871547"/>
    <w:rsid w:val="00871778"/>
    <w:rsid w:val="008719A0"/>
    <w:rsid w:val="00871BEB"/>
    <w:rsid w:val="00871C12"/>
    <w:rsid w:val="0087249E"/>
    <w:rsid w:val="00872DE4"/>
    <w:rsid w:val="00872F88"/>
    <w:rsid w:val="00873505"/>
    <w:rsid w:val="008737C2"/>
    <w:rsid w:val="00873AAE"/>
    <w:rsid w:val="00875191"/>
    <w:rsid w:val="008757C8"/>
    <w:rsid w:val="008766C9"/>
    <w:rsid w:val="00880B98"/>
    <w:rsid w:val="00882493"/>
    <w:rsid w:val="008826C5"/>
    <w:rsid w:val="00882AFE"/>
    <w:rsid w:val="00883237"/>
    <w:rsid w:val="008833E3"/>
    <w:rsid w:val="00883CEB"/>
    <w:rsid w:val="00884E48"/>
    <w:rsid w:val="00885397"/>
    <w:rsid w:val="008855D4"/>
    <w:rsid w:val="008859F3"/>
    <w:rsid w:val="00886F55"/>
    <w:rsid w:val="0089071E"/>
    <w:rsid w:val="0089078D"/>
    <w:rsid w:val="00890911"/>
    <w:rsid w:val="00890F0F"/>
    <w:rsid w:val="00891649"/>
    <w:rsid w:val="00891DCA"/>
    <w:rsid w:val="00892AC7"/>
    <w:rsid w:val="00892E8D"/>
    <w:rsid w:val="00895D63"/>
    <w:rsid w:val="0089684F"/>
    <w:rsid w:val="00896C47"/>
    <w:rsid w:val="00896EF9"/>
    <w:rsid w:val="00897828"/>
    <w:rsid w:val="00897929"/>
    <w:rsid w:val="008A05E1"/>
    <w:rsid w:val="008A1312"/>
    <w:rsid w:val="008A1737"/>
    <w:rsid w:val="008A2AB9"/>
    <w:rsid w:val="008A46B9"/>
    <w:rsid w:val="008A50F9"/>
    <w:rsid w:val="008A5155"/>
    <w:rsid w:val="008A547F"/>
    <w:rsid w:val="008A5A35"/>
    <w:rsid w:val="008A5AB3"/>
    <w:rsid w:val="008A604B"/>
    <w:rsid w:val="008A6AAF"/>
    <w:rsid w:val="008A7B90"/>
    <w:rsid w:val="008B0B34"/>
    <w:rsid w:val="008B1913"/>
    <w:rsid w:val="008B2095"/>
    <w:rsid w:val="008B23E6"/>
    <w:rsid w:val="008B3162"/>
    <w:rsid w:val="008B3349"/>
    <w:rsid w:val="008B4B3B"/>
    <w:rsid w:val="008B6EEC"/>
    <w:rsid w:val="008B7295"/>
    <w:rsid w:val="008C0842"/>
    <w:rsid w:val="008C13C0"/>
    <w:rsid w:val="008C1403"/>
    <w:rsid w:val="008C1551"/>
    <w:rsid w:val="008C191D"/>
    <w:rsid w:val="008C1971"/>
    <w:rsid w:val="008C19F3"/>
    <w:rsid w:val="008C1F9F"/>
    <w:rsid w:val="008C2D4E"/>
    <w:rsid w:val="008C34F8"/>
    <w:rsid w:val="008C390A"/>
    <w:rsid w:val="008C3BAE"/>
    <w:rsid w:val="008C4DBA"/>
    <w:rsid w:val="008C62C6"/>
    <w:rsid w:val="008C67C3"/>
    <w:rsid w:val="008C68E5"/>
    <w:rsid w:val="008C6C87"/>
    <w:rsid w:val="008C6EE7"/>
    <w:rsid w:val="008D003F"/>
    <w:rsid w:val="008D08DA"/>
    <w:rsid w:val="008D09CC"/>
    <w:rsid w:val="008D0CDF"/>
    <w:rsid w:val="008D0F99"/>
    <w:rsid w:val="008D13F3"/>
    <w:rsid w:val="008D2901"/>
    <w:rsid w:val="008D35DC"/>
    <w:rsid w:val="008D3EEE"/>
    <w:rsid w:val="008D4271"/>
    <w:rsid w:val="008D4AB4"/>
    <w:rsid w:val="008D6B2D"/>
    <w:rsid w:val="008D745D"/>
    <w:rsid w:val="008E0782"/>
    <w:rsid w:val="008E10B8"/>
    <w:rsid w:val="008E1463"/>
    <w:rsid w:val="008E1F14"/>
    <w:rsid w:val="008E4AA5"/>
    <w:rsid w:val="008E4B1B"/>
    <w:rsid w:val="008E529E"/>
    <w:rsid w:val="008E5D0A"/>
    <w:rsid w:val="008E6E0C"/>
    <w:rsid w:val="008E74BC"/>
    <w:rsid w:val="008E7A9B"/>
    <w:rsid w:val="008F07D0"/>
    <w:rsid w:val="008F0B08"/>
    <w:rsid w:val="008F0CA1"/>
    <w:rsid w:val="008F280F"/>
    <w:rsid w:val="008F2C1B"/>
    <w:rsid w:val="008F4716"/>
    <w:rsid w:val="008F4816"/>
    <w:rsid w:val="008F4F0E"/>
    <w:rsid w:val="008F7A75"/>
    <w:rsid w:val="00901EE7"/>
    <w:rsid w:val="00903180"/>
    <w:rsid w:val="009045C2"/>
    <w:rsid w:val="00905096"/>
    <w:rsid w:val="0090568D"/>
    <w:rsid w:val="00912050"/>
    <w:rsid w:val="0091252F"/>
    <w:rsid w:val="0091276D"/>
    <w:rsid w:val="00912DEE"/>
    <w:rsid w:val="00913E81"/>
    <w:rsid w:val="00914804"/>
    <w:rsid w:val="00914D98"/>
    <w:rsid w:val="00914F60"/>
    <w:rsid w:val="00915F06"/>
    <w:rsid w:val="00917030"/>
    <w:rsid w:val="00920615"/>
    <w:rsid w:val="00920BC1"/>
    <w:rsid w:val="00920EB2"/>
    <w:rsid w:val="00920FCC"/>
    <w:rsid w:val="0092233E"/>
    <w:rsid w:val="0092370C"/>
    <w:rsid w:val="00923E64"/>
    <w:rsid w:val="009243DE"/>
    <w:rsid w:val="00924484"/>
    <w:rsid w:val="009247EF"/>
    <w:rsid w:val="00924E33"/>
    <w:rsid w:val="00925300"/>
    <w:rsid w:val="00925461"/>
    <w:rsid w:val="00925857"/>
    <w:rsid w:val="00926510"/>
    <w:rsid w:val="00926A80"/>
    <w:rsid w:val="00926B67"/>
    <w:rsid w:val="0092770B"/>
    <w:rsid w:val="00927AEA"/>
    <w:rsid w:val="009304DB"/>
    <w:rsid w:val="0093146D"/>
    <w:rsid w:val="00931B56"/>
    <w:rsid w:val="00931BFE"/>
    <w:rsid w:val="00931E07"/>
    <w:rsid w:val="009336FA"/>
    <w:rsid w:val="00933AE1"/>
    <w:rsid w:val="00934F55"/>
    <w:rsid w:val="00936356"/>
    <w:rsid w:val="009367D5"/>
    <w:rsid w:val="009374A0"/>
    <w:rsid w:val="009409D0"/>
    <w:rsid w:val="009411E9"/>
    <w:rsid w:val="009412DF"/>
    <w:rsid w:val="00941905"/>
    <w:rsid w:val="0094195C"/>
    <w:rsid w:val="009421E9"/>
    <w:rsid w:val="00942EC1"/>
    <w:rsid w:val="00944333"/>
    <w:rsid w:val="009445CB"/>
    <w:rsid w:val="0094509F"/>
    <w:rsid w:val="009459AB"/>
    <w:rsid w:val="00947BE1"/>
    <w:rsid w:val="00947E5D"/>
    <w:rsid w:val="00950D13"/>
    <w:rsid w:val="009517C3"/>
    <w:rsid w:val="00952BF5"/>
    <w:rsid w:val="00952E55"/>
    <w:rsid w:val="00954842"/>
    <w:rsid w:val="00954A3F"/>
    <w:rsid w:val="00956062"/>
    <w:rsid w:val="009564EA"/>
    <w:rsid w:val="00956C88"/>
    <w:rsid w:val="00957130"/>
    <w:rsid w:val="009604DD"/>
    <w:rsid w:val="009605F9"/>
    <w:rsid w:val="00961229"/>
    <w:rsid w:val="0096127B"/>
    <w:rsid w:val="0096159B"/>
    <w:rsid w:val="00961868"/>
    <w:rsid w:val="009624FE"/>
    <w:rsid w:val="00962DD3"/>
    <w:rsid w:val="0096338F"/>
    <w:rsid w:val="009640C3"/>
    <w:rsid w:val="009640CF"/>
    <w:rsid w:val="00964253"/>
    <w:rsid w:val="00964AC4"/>
    <w:rsid w:val="00965EBB"/>
    <w:rsid w:val="00966BD7"/>
    <w:rsid w:val="00967816"/>
    <w:rsid w:val="00967ACF"/>
    <w:rsid w:val="00967E95"/>
    <w:rsid w:val="0097143D"/>
    <w:rsid w:val="00971C62"/>
    <w:rsid w:val="00971E04"/>
    <w:rsid w:val="00971F3F"/>
    <w:rsid w:val="00973188"/>
    <w:rsid w:val="00973480"/>
    <w:rsid w:val="009734BE"/>
    <w:rsid w:val="009741EA"/>
    <w:rsid w:val="009742DF"/>
    <w:rsid w:val="00974F3D"/>
    <w:rsid w:val="00975387"/>
    <w:rsid w:val="00975F7D"/>
    <w:rsid w:val="009769F4"/>
    <w:rsid w:val="00976C8A"/>
    <w:rsid w:val="00976EAE"/>
    <w:rsid w:val="00976F1E"/>
    <w:rsid w:val="00976FAA"/>
    <w:rsid w:val="00981344"/>
    <w:rsid w:val="009818B9"/>
    <w:rsid w:val="00982A52"/>
    <w:rsid w:val="00982E00"/>
    <w:rsid w:val="0098405E"/>
    <w:rsid w:val="0098490A"/>
    <w:rsid w:val="00987030"/>
    <w:rsid w:val="00987C08"/>
    <w:rsid w:val="00987DA6"/>
    <w:rsid w:val="00987E65"/>
    <w:rsid w:val="0099070C"/>
    <w:rsid w:val="0099174E"/>
    <w:rsid w:val="0099204F"/>
    <w:rsid w:val="0099208F"/>
    <w:rsid w:val="00992620"/>
    <w:rsid w:val="00992718"/>
    <w:rsid w:val="00992FF6"/>
    <w:rsid w:val="0099382E"/>
    <w:rsid w:val="00993E4E"/>
    <w:rsid w:val="00994472"/>
    <w:rsid w:val="00994BAB"/>
    <w:rsid w:val="009964AD"/>
    <w:rsid w:val="00997C32"/>
    <w:rsid w:val="009A0178"/>
    <w:rsid w:val="009A07AD"/>
    <w:rsid w:val="009A07D5"/>
    <w:rsid w:val="009A1C5E"/>
    <w:rsid w:val="009A1CAB"/>
    <w:rsid w:val="009A313A"/>
    <w:rsid w:val="009A4D12"/>
    <w:rsid w:val="009A67A7"/>
    <w:rsid w:val="009A6FAB"/>
    <w:rsid w:val="009A76F2"/>
    <w:rsid w:val="009A78F5"/>
    <w:rsid w:val="009B1C2E"/>
    <w:rsid w:val="009B3645"/>
    <w:rsid w:val="009B456C"/>
    <w:rsid w:val="009B4C0A"/>
    <w:rsid w:val="009B4F7D"/>
    <w:rsid w:val="009B72C9"/>
    <w:rsid w:val="009B75EE"/>
    <w:rsid w:val="009B784A"/>
    <w:rsid w:val="009B7A32"/>
    <w:rsid w:val="009C0EC5"/>
    <w:rsid w:val="009C1CB2"/>
    <w:rsid w:val="009C2FB0"/>
    <w:rsid w:val="009C32D7"/>
    <w:rsid w:val="009C33EC"/>
    <w:rsid w:val="009C38E3"/>
    <w:rsid w:val="009C39EB"/>
    <w:rsid w:val="009C3DB4"/>
    <w:rsid w:val="009C3FA8"/>
    <w:rsid w:val="009C481E"/>
    <w:rsid w:val="009C4B3F"/>
    <w:rsid w:val="009C510F"/>
    <w:rsid w:val="009C665B"/>
    <w:rsid w:val="009C738C"/>
    <w:rsid w:val="009D14A9"/>
    <w:rsid w:val="009D1996"/>
    <w:rsid w:val="009D1A82"/>
    <w:rsid w:val="009D2FCD"/>
    <w:rsid w:val="009D498A"/>
    <w:rsid w:val="009D607D"/>
    <w:rsid w:val="009D637D"/>
    <w:rsid w:val="009D65B3"/>
    <w:rsid w:val="009D6A55"/>
    <w:rsid w:val="009E022D"/>
    <w:rsid w:val="009E28E0"/>
    <w:rsid w:val="009E30A7"/>
    <w:rsid w:val="009E31AC"/>
    <w:rsid w:val="009E3573"/>
    <w:rsid w:val="009E573D"/>
    <w:rsid w:val="009E7ACD"/>
    <w:rsid w:val="009F0BC9"/>
    <w:rsid w:val="009F12AB"/>
    <w:rsid w:val="009F12AF"/>
    <w:rsid w:val="009F1336"/>
    <w:rsid w:val="009F275D"/>
    <w:rsid w:val="009F27F6"/>
    <w:rsid w:val="009F3396"/>
    <w:rsid w:val="009F340D"/>
    <w:rsid w:val="009F3554"/>
    <w:rsid w:val="009F36C8"/>
    <w:rsid w:val="009F43F4"/>
    <w:rsid w:val="009F4523"/>
    <w:rsid w:val="009F4914"/>
    <w:rsid w:val="009F4E6F"/>
    <w:rsid w:val="009F5548"/>
    <w:rsid w:val="009F6DB6"/>
    <w:rsid w:val="00A00255"/>
    <w:rsid w:val="00A0075B"/>
    <w:rsid w:val="00A00BC8"/>
    <w:rsid w:val="00A00F63"/>
    <w:rsid w:val="00A0282D"/>
    <w:rsid w:val="00A02DF1"/>
    <w:rsid w:val="00A03313"/>
    <w:rsid w:val="00A03516"/>
    <w:rsid w:val="00A03CE5"/>
    <w:rsid w:val="00A0417F"/>
    <w:rsid w:val="00A042CA"/>
    <w:rsid w:val="00A047EE"/>
    <w:rsid w:val="00A0517C"/>
    <w:rsid w:val="00A0620F"/>
    <w:rsid w:val="00A0641A"/>
    <w:rsid w:val="00A06C40"/>
    <w:rsid w:val="00A07BF1"/>
    <w:rsid w:val="00A07E84"/>
    <w:rsid w:val="00A10216"/>
    <w:rsid w:val="00A12066"/>
    <w:rsid w:val="00A125CA"/>
    <w:rsid w:val="00A12E13"/>
    <w:rsid w:val="00A1312D"/>
    <w:rsid w:val="00A13FC4"/>
    <w:rsid w:val="00A144BC"/>
    <w:rsid w:val="00A15107"/>
    <w:rsid w:val="00A155E5"/>
    <w:rsid w:val="00A15AB5"/>
    <w:rsid w:val="00A16549"/>
    <w:rsid w:val="00A16C1F"/>
    <w:rsid w:val="00A17719"/>
    <w:rsid w:val="00A20707"/>
    <w:rsid w:val="00A20C04"/>
    <w:rsid w:val="00A20F2E"/>
    <w:rsid w:val="00A213B4"/>
    <w:rsid w:val="00A216A4"/>
    <w:rsid w:val="00A222FD"/>
    <w:rsid w:val="00A22307"/>
    <w:rsid w:val="00A22549"/>
    <w:rsid w:val="00A23296"/>
    <w:rsid w:val="00A23E41"/>
    <w:rsid w:val="00A24432"/>
    <w:rsid w:val="00A24D9E"/>
    <w:rsid w:val="00A258CB"/>
    <w:rsid w:val="00A2721F"/>
    <w:rsid w:val="00A30411"/>
    <w:rsid w:val="00A30CE7"/>
    <w:rsid w:val="00A31719"/>
    <w:rsid w:val="00A31790"/>
    <w:rsid w:val="00A339B0"/>
    <w:rsid w:val="00A347DE"/>
    <w:rsid w:val="00A34864"/>
    <w:rsid w:val="00A34AA0"/>
    <w:rsid w:val="00A3668E"/>
    <w:rsid w:val="00A4003E"/>
    <w:rsid w:val="00A408D2"/>
    <w:rsid w:val="00A4119F"/>
    <w:rsid w:val="00A41DD3"/>
    <w:rsid w:val="00A42431"/>
    <w:rsid w:val="00A427C1"/>
    <w:rsid w:val="00A43880"/>
    <w:rsid w:val="00A44AE1"/>
    <w:rsid w:val="00A46345"/>
    <w:rsid w:val="00A46E9A"/>
    <w:rsid w:val="00A473E2"/>
    <w:rsid w:val="00A50670"/>
    <w:rsid w:val="00A50D48"/>
    <w:rsid w:val="00A51909"/>
    <w:rsid w:val="00A51A72"/>
    <w:rsid w:val="00A52AE3"/>
    <w:rsid w:val="00A52B36"/>
    <w:rsid w:val="00A53CE1"/>
    <w:rsid w:val="00A546D0"/>
    <w:rsid w:val="00A55E18"/>
    <w:rsid w:val="00A56986"/>
    <w:rsid w:val="00A570DB"/>
    <w:rsid w:val="00A57536"/>
    <w:rsid w:val="00A575CF"/>
    <w:rsid w:val="00A6087F"/>
    <w:rsid w:val="00A6241D"/>
    <w:rsid w:val="00A644F2"/>
    <w:rsid w:val="00A6576B"/>
    <w:rsid w:val="00A65A9F"/>
    <w:rsid w:val="00A66BE1"/>
    <w:rsid w:val="00A704F5"/>
    <w:rsid w:val="00A70800"/>
    <w:rsid w:val="00A72696"/>
    <w:rsid w:val="00A72D56"/>
    <w:rsid w:val="00A7352E"/>
    <w:rsid w:val="00A73DC0"/>
    <w:rsid w:val="00A751D3"/>
    <w:rsid w:val="00A75694"/>
    <w:rsid w:val="00A760CF"/>
    <w:rsid w:val="00A762D9"/>
    <w:rsid w:val="00A76E12"/>
    <w:rsid w:val="00A7719E"/>
    <w:rsid w:val="00A800E7"/>
    <w:rsid w:val="00A8019F"/>
    <w:rsid w:val="00A81D83"/>
    <w:rsid w:val="00A81EA6"/>
    <w:rsid w:val="00A821E9"/>
    <w:rsid w:val="00A82A61"/>
    <w:rsid w:val="00A84CC4"/>
    <w:rsid w:val="00A855D8"/>
    <w:rsid w:val="00A85CB4"/>
    <w:rsid w:val="00A87C6F"/>
    <w:rsid w:val="00A9010E"/>
    <w:rsid w:val="00A91E33"/>
    <w:rsid w:val="00A9383A"/>
    <w:rsid w:val="00A93C05"/>
    <w:rsid w:val="00A94042"/>
    <w:rsid w:val="00A94093"/>
    <w:rsid w:val="00A9588C"/>
    <w:rsid w:val="00A95B32"/>
    <w:rsid w:val="00A95C4B"/>
    <w:rsid w:val="00A95F53"/>
    <w:rsid w:val="00A9618D"/>
    <w:rsid w:val="00A964B7"/>
    <w:rsid w:val="00A96893"/>
    <w:rsid w:val="00A96CC8"/>
    <w:rsid w:val="00A97D66"/>
    <w:rsid w:val="00AA04B6"/>
    <w:rsid w:val="00AA204D"/>
    <w:rsid w:val="00AA2111"/>
    <w:rsid w:val="00AA35A0"/>
    <w:rsid w:val="00AA3B53"/>
    <w:rsid w:val="00AA4A9B"/>
    <w:rsid w:val="00AA5664"/>
    <w:rsid w:val="00AA5C85"/>
    <w:rsid w:val="00AA5CB3"/>
    <w:rsid w:val="00AA6088"/>
    <w:rsid w:val="00AA6F1A"/>
    <w:rsid w:val="00AB00A5"/>
    <w:rsid w:val="00AB0692"/>
    <w:rsid w:val="00AB16DC"/>
    <w:rsid w:val="00AB35BF"/>
    <w:rsid w:val="00AB39F6"/>
    <w:rsid w:val="00AB5ED9"/>
    <w:rsid w:val="00AC0FAA"/>
    <w:rsid w:val="00AC106A"/>
    <w:rsid w:val="00AC17D6"/>
    <w:rsid w:val="00AC1843"/>
    <w:rsid w:val="00AC37A9"/>
    <w:rsid w:val="00AC3A8F"/>
    <w:rsid w:val="00AC3D15"/>
    <w:rsid w:val="00AC50D6"/>
    <w:rsid w:val="00AC55CD"/>
    <w:rsid w:val="00AC5F5B"/>
    <w:rsid w:val="00AC68AF"/>
    <w:rsid w:val="00AC698B"/>
    <w:rsid w:val="00AC72A5"/>
    <w:rsid w:val="00AC7EEC"/>
    <w:rsid w:val="00AD11C9"/>
    <w:rsid w:val="00AD131C"/>
    <w:rsid w:val="00AD177C"/>
    <w:rsid w:val="00AD1E79"/>
    <w:rsid w:val="00AD221C"/>
    <w:rsid w:val="00AD399E"/>
    <w:rsid w:val="00AD3A60"/>
    <w:rsid w:val="00AD49BB"/>
    <w:rsid w:val="00AD4F40"/>
    <w:rsid w:val="00AD5153"/>
    <w:rsid w:val="00AD6560"/>
    <w:rsid w:val="00AD7BCB"/>
    <w:rsid w:val="00AD7D95"/>
    <w:rsid w:val="00AE0F92"/>
    <w:rsid w:val="00AE24A9"/>
    <w:rsid w:val="00AE250E"/>
    <w:rsid w:val="00AE26E3"/>
    <w:rsid w:val="00AE29DB"/>
    <w:rsid w:val="00AE2A57"/>
    <w:rsid w:val="00AE3164"/>
    <w:rsid w:val="00AE409B"/>
    <w:rsid w:val="00AE5447"/>
    <w:rsid w:val="00AE6214"/>
    <w:rsid w:val="00AE6C5F"/>
    <w:rsid w:val="00AE7E12"/>
    <w:rsid w:val="00AF037A"/>
    <w:rsid w:val="00AF0429"/>
    <w:rsid w:val="00AF1041"/>
    <w:rsid w:val="00AF428A"/>
    <w:rsid w:val="00AF43E9"/>
    <w:rsid w:val="00AF4793"/>
    <w:rsid w:val="00AF5706"/>
    <w:rsid w:val="00AF580F"/>
    <w:rsid w:val="00AF67EC"/>
    <w:rsid w:val="00B0129C"/>
    <w:rsid w:val="00B02119"/>
    <w:rsid w:val="00B02343"/>
    <w:rsid w:val="00B0767E"/>
    <w:rsid w:val="00B10E4E"/>
    <w:rsid w:val="00B12A54"/>
    <w:rsid w:val="00B12AF3"/>
    <w:rsid w:val="00B12CB2"/>
    <w:rsid w:val="00B13A54"/>
    <w:rsid w:val="00B13B49"/>
    <w:rsid w:val="00B14295"/>
    <w:rsid w:val="00B14F2E"/>
    <w:rsid w:val="00B162A1"/>
    <w:rsid w:val="00B164C9"/>
    <w:rsid w:val="00B16F3D"/>
    <w:rsid w:val="00B17B4A"/>
    <w:rsid w:val="00B20396"/>
    <w:rsid w:val="00B209E1"/>
    <w:rsid w:val="00B20A11"/>
    <w:rsid w:val="00B22F2C"/>
    <w:rsid w:val="00B230FB"/>
    <w:rsid w:val="00B253EA"/>
    <w:rsid w:val="00B256E9"/>
    <w:rsid w:val="00B26791"/>
    <w:rsid w:val="00B26906"/>
    <w:rsid w:val="00B276EF"/>
    <w:rsid w:val="00B27742"/>
    <w:rsid w:val="00B315F3"/>
    <w:rsid w:val="00B326CB"/>
    <w:rsid w:val="00B32885"/>
    <w:rsid w:val="00B33C0A"/>
    <w:rsid w:val="00B35BCB"/>
    <w:rsid w:val="00B366A4"/>
    <w:rsid w:val="00B3692C"/>
    <w:rsid w:val="00B36B36"/>
    <w:rsid w:val="00B37C59"/>
    <w:rsid w:val="00B40545"/>
    <w:rsid w:val="00B407BE"/>
    <w:rsid w:val="00B41E0A"/>
    <w:rsid w:val="00B43CFD"/>
    <w:rsid w:val="00B4448C"/>
    <w:rsid w:val="00B445B8"/>
    <w:rsid w:val="00B4468E"/>
    <w:rsid w:val="00B45E2E"/>
    <w:rsid w:val="00B45FB2"/>
    <w:rsid w:val="00B46043"/>
    <w:rsid w:val="00B46CE3"/>
    <w:rsid w:val="00B47AAA"/>
    <w:rsid w:val="00B501E8"/>
    <w:rsid w:val="00B50702"/>
    <w:rsid w:val="00B524B1"/>
    <w:rsid w:val="00B530CE"/>
    <w:rsid w:val="00B536AF"/>
    <w:rsid w:val="00B549A7"/>
    <w:rsid w:val="00B5578E"/>
    <w:rsid w:val="00B55A41"/>
    <w:rsid w:val="00B55A81"/>
    <w:rsid w:val="00B55F23"/>
    <w:rsid w:val="00B567CF"/>
    <w:rsid w:val="00B56849"/>
    <w:rsid w:val="00B5761E"/>
    <w:rsid w:val="00B577BA"/>
    <w:rsid w:val="00B5785D"/>
    <w:rsid w:val="00B603C1"/>
    <w:rsid w:val="00B604EB"/>
    <w:rsid w:val="00B6087D"/>
    <w:rsid w:val="00B61DB2"/>
    <w:rsid w:val="00B6214E"/>
    <w:rsid w:val="00B6237A"/>
    <w:rsid w:val="00B62BFC"/>
    <w:rsid w:val="00B6332C"/>
    <w:rsid w:val="00B63B09"/>
    <w:rsid w:val="00B65299"/>
    <w:rsid w:val="00B67A94"/>
    <w:rsid w:val="00B704F3"/>
    <w:rsid w:val="00B70D64"/>
    <w:rsid w:val="00B70DF1"/>
    <w:rsid w:val="00B716C1"/>
    <w:rsid w:val="00B725EC"/>
    <w:rsid w:val="00B7311F"/>
    <w:rsid w:val="00B73B39"/>
    <w:rsid w:val="00B73D3F"/>
    <w:rsid w:val="00B75415"/>
    <w:rsid w:val="00B75630"/>
    <w:rsid w:val="00B75ED5"/>
    <w:rsid w:val="00B7612D"/>
    <w:rsid w:val="00B76145"/>
    <w:rsid w:val="00B76F19"/>
    <w:rsid w:val="00B76F78"/>
    <w:rsid w:val="00B7708D"/>
    <w:rsid w:val="00B772B8"/>
    <w:rsid w:val="00B77CA2"/>
    <w:rsid w:val="00B80B25"/>
    <w:rsid w:val="00B80BB7"/>
    <w:rsid w:val="00B82DD8"/>
    <w:rsid w:val="00B83A5D"/>
    <w:rsid w:val="00B8423D"/>
    <w:rsid w:val="00B853CA"/>
    <w:rsid w:val="00B85488"/>
    <w:rsid w:val="00B85858"/>
    <w:rsid w:val="00B86572"/>
    <w:rsid w:val="00B86B6C"/>
    <w:rsid w:val="00B86EF7"/>
    <w:rsid w:val="00B871EF"/>
    <w:rsid w:val="00B87A44"/>
    <w:rsid w:val="00B87C74"/>
    <w:rsid w:val="00B87F99"/>
    <w:rsid w:val="00B90388"/>
    <w:rsid w:val="00B90A04"/>
    <w:rsid w:val="00B91CAD"/>
    <w:rsid w:val="00B92BFE"/>
    <w:rsid w:val="00B92CD2"/>
    <w:rsid w:val="00B93678"/>
    <w:rsid w:val="00B94B47"/>
    <w:rsid w:val="00B95274"/>
    <w:rsid w:val="00B95952"/>
    <w:rsid w:val="00B9624C"/>
    <w:rsid w:val="00B9645A"/>
    <w:rsid w:val="00B9775D"/>
    <w:rsid w:val="00B977EF"/>
    <w:rsid w:val="00B97814"/>
    <w:rsid w:val="00BA06EF"/>
    <w:rsid w:val="00BA173D"/>
    <w:rsid w:val="00BA1A66"/>
    <w:rsid w:val="00BA2DF8"/>
    <w:rsid w:val="00BA3C3F"/>
    <w:rsid w:val="00BA4487"/>
    <w:rsid w:val="00BA473B"/>
    <w:rsid w:val="00BA4C86"/>
    <w:rsid w:val="00BA56AC"/>
    <w:rsid w:val="00BA58D8"/>
    <w:rsid w:val="00BA5EE4"/>
    <w:rsid w:val="00BA6471"/>
    <w:rsid w:val="00BA7D5B"/>
    <w:rsid w:val="00BB063E"/>
    <w:rsid w:val="00BB0DE7"/>
    <w:rsid w:val="00BB0DEB"/>
    <w:rsid w:val="00BB1242"/>
    <w:rsid w:val="00BB1A11"/>
    <w:rsid w:val="00BB1D67"/>
    <w:rsid w:val="00BB1FFD"/>
    <w:rsid w:val="00BB2729"/>
    <w:rsid w:val="00BB4BCD"/>
    <w:rsid w:val="00BB4C6F"/>
    <w:rsid w:val="00BB4FA1"/>
    <w:rsid w:val="00BB5672"/>
    <w:rsid w:val="00BB5937"/>
    <w:rsid w:val="00BB6554"/>
    <w:rsid w:val="00BB6CEF"/>
    <w:rsid w:val="00BB6D4B"/>
    <w:rsid w:val="00BB7504"/>
    <w:rsid w:val="00BB77A2"/>
    <w:rsid w:val="00BC05BA"/>
    <w:rsid w:val="00BC1F45"/>
    <w:rsid w:val="00BC256C"/>
    <w:rsid w:val="00BC30AF"/>
    <w:rsid w:val="00BC30D0"/>
    <w:rsid w:val="00BC3250"/>
    <w:rsid w:val="00BC54AF"/>
    <w:rsid w:val="00BC6DF5"/>
    <w:rsid w:val="00BC7B10"/>
    <w:rsid w:val="00BD1B58"/>
    <w:rsid w:val="00BD2C5A"/>
    <w:rsid w:val="00BD2C7C"/>
    <w:rsid w:val="00BD2CBE"/>
    <w:rsid w:val="00BD31EC"/>
    <w:rsid w:val="00BD3801"/>
    <w:rsid w:val="00BD3E09"/>
    <w:rsid w:val="00BD3F01"/>
    <w:rsid w:val="00BD4A27"/>
    <w:rsid w:val="00BD4D52"/>
    <w:rsid w:val="00BD4D93"/>
    <w:rsid w:val="00BD5423"/>
    <w:rsid w:val="00BD6714"/>
    <w:rsid w:val="00BD6B8F"/>
    <w:rsid w:val="00BE0421"/>
    <w:rsid w:val="00BE079A"/>
    <w:rsid w:val="00BE10E8"/>
    <w:rsid w:val="00BE192E"/>
    <w:rsid w:val="00BE24BC"/>
    <w:rsid w:val="00BE4753"/>
    <w:rsid w:val="00BE4C0B"/>
    <w:rsid w:val="00BE4CEA"/>
    <w:rsid w:val="00BE5337"/>
    <w:rsid w:val="00BE5493"/>
    <w:rsid w:val="00BE5816"/>
    <w:rsid w:val="00BE5BF2"/>
    <w:rsid w:val="00BE61AB"/>
    <w:rsid w:val="00BE6412"/>
    <w:rsid w:val="00BE6510"/>
    <w:rsid w:val="00BE6563"/>
    <w:rsid w:val="00BF07D6"/>
    <w:rsid w:val="00BF10B4"/>
    <w:rsid w:val="00BF12D3"/>
    <w:rsid w:val="00BF2DE3"/>
    <w:rsid w:val="00BF377F"/>
    <w:rsid w:val="00BF3C61"/>
    <w:rsid w:val="00BF3EDD"/>
    <w:rsid w:val="00BF5B22"/>
    <w:rsid w:val="00BF6D51"/>
    <w:rsid w:val="00BF73B8"/>
    <w:rsid w:val="00BF7630"/>
    <w:rsid w:val="00C00376"/>
    <w:rsid w:val="00C00B73"/>
    <w:rsid w:val="00C0153D"/>
    <w:rsid w:val="00C02022"/>
    <w:rsid w:val="00C0346E"/>
    <w:rsid w:val="00C03FE9"/>
    <w:rsid w:val="00C0410A"/>
    <w:rsid w:val="00C04240"/>
    <w:rsid w:val="00C04428"/>
    <w:rsid w:val="00C05894"/>
    <w:rsid w:val="00C05F1C"/>
    <w:rsid w:val="00C07E18"/>
    <w:rsid w:val="00C07E60"/>
    <w:rsid w:val="00C105FA"/>
    <w:rsid w:val="00C10973"/>
    <w:rsid w:val="00C11A37"/>
    <w:rsid w:val="00C11B97"/>
    <w:rsid w:val="00C11DCF"/>
    <w:rsid w:val="00C11E58"/>
    <w:rsid w:val="00C11FD8"/>
    <w:rsid w:val="00C12468"/>
    <w:rsid w:val="00C13071"/>
    <w:rsid w:val="00C13397"/>
    <w:rsid w:val="00C13ADB"/>
    <w:rsid w:val="00C13CF5"/>
    <w:rsid w:val="00C14A53"/>
    <w:rsid w:val="00C15B6B"/>
    <w:rsid w:val="00C15CF2"/>
    <w:rsid w:val="00C166CA"/>
    <w:rsid w:val="00C16E46"/>
    <w:rsid w:val="00C17B45"/>
    <w:rsid w:val="00C20447"/>
    <w:rsid w:val="00C210D3"/>
    <w:rsid w:val="00C222E9"/>
    <w:rsid w:val="00C223C9"/>
    <w:rsid w:val="00C225FA"/>
    <w:rsid w:val="00C2406A"/>
    <w:rsid w:val="00C240A4"/>
    <w:rsid w:val="00C24D75"/>
    <w:rsid w:val="00C25767"/>
    <w:rsid w:val="00C25B89"/>
    <w:rsid w:val="00C25F81"/>
    <w:rsid w:val="00C26994"/>
    <w:rsid w:val="00C27008"/>
    <w:rsid w:val="00C312C2"/>
    <w:rsid w:val="00C3145F"/>
    <w:rsid w:val="00C318F6"/>
    <w:rsid w:val="00C31EC7"/>
    <w:rsid w:val="00C324AB"/>
    <w:rsid w:val="00C32A57"/>
    <w:rsid w:val="00C336D5"/>
    <w:rsid w:val="00C33A63"/>
    <w:rsid w:val="00C33B04"/>
    <w:rsid w:val="00C3465D"/>
    <w:rsid w:val="00C3575E"/>
    <w:rsid w:val="00C358F4"/>
    <w:rsid w:val="00C36547"/>
    <w:rsid w:val="00C37089"/>
    <w:rsid w:val="00C37DFE"/>
    <w:rsid w:val="00C4048B"/>
    <w:rsid w:val="00C40E8B"/>
    <w:rsid w:val="00C41F7D"/>
    <w:rsid w:val="00C43002"/>
    <w:rsid w:val="00C4328B"/>
    <w:rsid w:val="00C4373C"/>
    <w:rsid w:val="00C43BBD"/>
    <w:rsid w:val="00C44171"/>
    <w:rsid w:val="00C449D4"/>
    <w:rsid w:val="00C44A22"/>
    <w:rsid w:val="00C45F3A"/>
    <w:rsid w:val="00C4690D"/>
    <w:rsid w:val="00C469DB"/>
    <w:rsid w:val="00C46EF3"/>
    <w:rsid w:val="00C4732B"/>
    <w:rsid w:val="00C47FB8"/>
    <w:rsid w:val="00C51429"/>
    <w:rsid w:val="00C5311D"/>
    <w:rsid w:val="00C5363F"/>
    <w:rsid w:val="00C53B3D"/>
    <w:rsid w:val="00C53CB9"/>
    <w:rsid w:val="00C53DF0"/>
    <w:rsid w:val="00C54D10"/>
    <w:rsid w:val="00C56037"/>
    <w:rsid w:val="00C5611E"/>
    <w:rsid w:val="00C5729D"/>
    <w:rsid w:val="00C5750E"/>
    <w:rsid w:val="00C57533"/>
    <w:rsid w:val="00C577E8"/>
    <w:rsid w:val="00C60AA3"/>
    <w:rsid w:val="00C60DD1"/>
    <w:rsid w:val="00C61524"/>
    <w:rsid w:val="00C6188E"/>
    <w:rsid w:val="00C618DF"/>
    <w:rsid w:val="00C61FFF"/>
    <w:rsid w:val="00C62721"/>
    <w:rsid w:val="00C627F7"/>
    <w:rsid w:val="00C6284F"/>
    <w:rsid w:val="00C62A1D"/>
    <w:rsid w:val="00C638D6"/>
    <w:rsid w:val="00C63DDF"/>
    <w:rsid w:val="00C64300"/>
    <w:rsid w:val="00C65288"/>
    <w:rsid w:val="00C65C9D"/>
    <w:rsid w:val="00C66913"/>
    <w:rsid w:val="00C66C2C"/>
    <w:rsid w:val="00C67308"/>
    <w:rsid w:val="00C67952"/>
    <w:rsid w:val="00C717B2"/>
    <w:rsid w:val="00C718E6"/>
    <w:rsid w:val="00C71D53"/>
    <w:rsid w:val="00C71F43"/>
    <w:rsid w:val="00C7321E"/>
    <w:rsid w:val="00C73EE7"/>
    <w:rsid w:val="00C742A7"/>
    <w:rsid w:val="00C74F62"/>
    <w:rsid w:val="00C7550D"/>
    <w:rsid w:val="00C76E60"/>
    <w:rsid w:val="00C77407"/>
    <w:rsid w:val="00C7799C"/>
    <w:rsid w:val="00C8036A"/>
    <w:rsid w:val="00C80902"/>
    <w:rsid w:val="00C8108D"/>
    <w:rsid w:val="00C81BE2"/>
    <w:rsid w:val="00C820F3"/>
    <w:rsid w:val="00C82C30"/>
    <w:rsid w:val="00C82CC5"/>
    <w:rsid w:val="00C82D92"/>
    <w:rsid w:val="00C83591"/>
    <w:rsid w:val="00C83C0D"/>
    <w:rsid w:val="00C83D2C"/>
    <w:rsid w:val="00C83D5B"/>
    <w:rsid w:val="00C8453D"/>
    <w:rsid w:val="00C84A31"/>
    <w:rsid w:val="00C84B9B"/>
    <w:rsid w:val="00C85417"/>
    <w:rsid w:val="00C855FA"/>
    <w:rsid w:val="00C8596F"/>
    <w:rsid w:val="00C865B1"/>
    <w:rsid w:val="00C8784A"/>
    <w:rsid w:val="00C87CFF"/>
    <w:rsid w:val="00C90006"/>
    <w:rsid w:val="00C90A8A"/>
    <w:rsid w:val="00C90AE5"/>
    <w:rsid w:val="00C918A7"/>
    <w:rsid w:val="00C918B3"/>
    <w:rsid w:val="00C921CE"/>
    <w:rsid w:val="00C92790"/>
    <w:rsid w:val="00C9293C"/>
    <w:rsid w:val="00C94445"/>
    <w:rsid w:val="00C94EEA"/>
    <w:rsid w:val="00C95A51"/>
    <w:rsid w:val="00C95D39"/>
    <w:rsid w:val="00C95E70"/>
    <w:rsid w:val="00C96BF7"/>
    <w:rsid w:val="00C977F4"/>
    <w:rsid w:val="00CA0D22"/>
    <w:rsid w:val="00CA2BC3"/>
    <w:rsid w:val="00CA3FB2"/>
    <w:rsid w:val="00CA4F2A"/>
    <w:rsid w:val="00CA528E"/>
    <w:rsid w:val="00CA6723"/>
    <w:rsid w:val="00CA6858"/>
    <w:rsid w:val="00CA6CD2"/>
    <w:rsid w:val="00CA6FF9"/>
    <w:rsid w:val="00CA733C"/>
    <w:rsid w:val="00CA750B"/>
    <w:rsid w:val="00CA7C4F"/>
    <w:rsid w:val="00CA7CA3"/>
    <w:rsid w:val="00CB0172"/>
    <w:rsid w:val="00CB06EC"/>
    <w:rsid w:val="00CB2E23"/>
    <w:rsid w:val="00CB33B2"/>
    <w:rsid w:val="00CB356C"/>
    <w:rsid w:val="00CB3ADC"/>
    <w:rsid w:val="00CB3EAC"/>
    <w:rsid w:val="00CB4328"/>
    <w:rsid w:val="00CB43E3"/>
    <w:rsid w:val="00CB4670"/>
    <w:rsid w:val="00CB4E4D"/>
    <w:rsid w:val="00CB57E5"/>
    <w:rsid w:val="00CB580F"/>
    <w:rsid w:val="00CB5DC0"/>
    <w:rsid w:val="00CB6392"/>
    <w:rsid w:val="00CB6BCC"/>
    <w:rsid w:val="00CB7385"/>
    <w:rsid w:val="00CB7BDC"/>
    <w:rsid w:val="00CB7CD0"/>
    <w:rsid w:val="00CC15CA"/>
    <w:rsid w:val="00CC17C2"/>
    <w:rsid w:val="00CC1CC2"/>
    <w:rsid w:val="00CC1DD5"/>
    <w:rsid w:val="00CC205A"/>
    <w:rsid w:val="00CC244D"/>
    <w:rsid w:val="00CC2582"/>
    <w:rsid w:val="00CC3653"/>
    <w:rsid w:val="00CC4922"/>
    <w:rsid w:val="00CC4A3E"/>
    <w:rsid w:val="00CC5197"/>
    <w:rsid w:val="00CC52A5"/>
    <w:rsid w:val="00CC542D"/>
    <w:rsid w:val="00CC7465"/>
    <w:rsid w:val="00CC765B"/>
    <w:rsid w:val="00CD0968"/>
    <w:rsid w:val="00CD27BF"/>
    <w:rsid w:val="00CD2B8A"/>
    <w:rsid w:val="00CD2D87"/>
    <w:rsid w:val="00CD366A"/>
    <w:rsid w:val="00CD3C73"/>
    <w:rsid w:val="00CD59BF"/>
    <w:rsid w:val="00CD5D2D"/>
    <w:rsid w:val="00CD624C"/>
    <w:rsid w:val="00CD726C"/>
    <w:rsid w:val="00CD7488"/>
    <w:rsid w:val="00CD75DD"/>
    <w:rsid w:val="00CE0D76"/>
    <w:rsid w:val="00CE18ED"/>
    <w:rsid w:val="00CE2A19"/>
    <w:rsid w:val="00CE4600"/>
    <w:rsid w:val="00CE472C"/>
    <w:rsid w:val="00CE48F4"/>
    <w:rsid w:val="00CE4BB7"/>
    <w:rsid w:val="00CE5FA9"/>
    <w:rsid w:val="00CE60EE"/>
    <w:rsid w:val="00CE65C3"/>
    <w:rsid w:val="00CE6915"/>
    <w:rsid w:val="00CE73C7"/>
    <w:rsid w:val="00CF02FA"/>
    <w:rsid w:val="00CF056E"/>
    <w:rsid w:val="00CF102A"/>
    <w:rsid w:val="00CF1880"/>
    <w:rsid w:val="00CF1A30"/>
    <w:rsid w:val="00CF20AD"/>
    <w:rsid w:val="00CF22B6"/>
    <w:rsid w:val="00CF23C0"/>
    <w:rsid w:val="00CF2DE0"/>
    <w:rsid w:val="00CF3737"/>
    <w:rsid w:val="00CF38FC"/>
    <w:rsid w:val="00CF42F6"/>
    <w:rsid w:val="00CF51E2"/>
    <w:rsid w:val="00CF55DB"/>
    <w:rsid w:val="00CF79F7"/>
    <w:rsid w:val="00D01970"/>
    <w:rsid w:val="00D023E3"/>
    <w:rsid w:val="00D027F0"/>
    <w:rsid w:val="00D038A2"/>
    <w:rsid w:val="00D03AA7"/>
    <w:rsid w:val="00D04A0B"/>
    <w:rsid w:val="00D062FA"/>
    <w:rsid w:val="00D06ED5"/>
    <w:rsid w:val="00D072DD"/>
    <w:rsid w:val="00D07337"/>
    <w:rsid w:val="00D10CD9"/>
    <w:rsid w:val="00D11CD9"/>
    <w:rsid w:val="00D12476"/>
    <w:rsid w:val="00D12621"/>
    <w:rsid w:val="00D126A6"/>
    <w:rsid w:val="00D12A86"/>
    <w:rsid w:val="00D131D4"/>
    <w:rsid w:val="00D13A8D"/>
    <w:rsid w:val="00D13F7E"/>
    <w:rsid w:val="00D13FC0"/>
    <w:rsid w:val="00D14490"/>
    <w:rsid w:val="00D1557A"/>
    <w:rsid w:val="00D161A9"/>
    <w:rsid w:val="00D16CB2"/>
    <w:rsid w:val="00D2073D"/>
    <w:rsid w:val="00D20813"/>
    <w:rsid w:val="00D210F5"/>
    <w:rsid w:val="00D2194A"/>
    <w:rsid w:val="00D2358C"/>
    <w:rsid w:val="00D24B2B"/>
    <w:rsid w:val="00D24BFE"/>
    <w:rsid w:val="00D24E13"/>
    <w:rsid w:val="00D275DF"/>
    <w:rsid w:val="00D3052B"/>
    <w:rsid w:val="00D311B8"/>
    <w:rsid w:val="00D311C3"/>
    <w:rsid w:val="00D3127C"/>
    <w:rsid w:val="00D317E8"/>
    <w:rsid w:val="00D31AB8"/>
    <w:rsid w:val="00D32999"/>
    <w:rsid w:val="00D3302B"/>
    <w:rsid w:val="00D3550F"/>
    <w:rsid w:val="00D363E3"/>
    <w:rsid w:val="00D3651E"/>
    <w:rsid w:val="00D36653"/>
    <w:rsid w:val="00D371B4"/>
    <w:rsid w:val="00D378BD"/>
    <w:rsid w:val="00D40B15"/>
    <w:rsid w:val="00D42240"/>
    <w:rsid w:val="00D43E4B"/>
    <w:rsid w:val="00D44485"/>
    <w:rsid w:val="00D44A9B"/>
    <w:rsid w:val="00D45F0B"/>
    <w:rsid w:val="00D45F38"/>
    <w:rsid w:val="00D46344"/>
    <w:rsid w:val="00D46E7D"/>
    <w:rsid w:val="00D47497"/>
    <w:rsid w:val="00D476DC"/>
    <w:rsid w:val="00D478AB"/>
    <w:rsid w:val="00D5015D"/>
    <w:rsid w:val="00D501E6"/>
    <w:rsid w:val="00D5034F"/>
    <w:rsid w:val="00D503C3"/>
    <w:rsid w:val="00D508CA"/>
    <w:rsid w:val="00D51551"/>
    <w:rsid w:val="00D51B8B"/>
    <w:rsid w:val="00D5273C"/>
    <w:rsid w:val="00D53BE7"/>
    <w:rsid w:val="00D5455B"/>
    <w:rsid w:val="00D55728"/>
    <w:rsid w:val="00D61E42"/>
    <w:rsid w:val="00D623FC"/>
    <w:rsid w:val="00D63314"/>
    <w:rsid w:val="00D635F7"/>
    <w:rsid w:val="00D6405A"/>
    <w:rsid w:val="00D65298"/>
    <w:rsid w:val="00D65331"/>
    <w:rsid w:val="00D653BC"/>
    <w:rsid w:val="00D65F19"/>
    <w:rsid w:val="00D66383"/>
    <w:rsid w:val="00D66E66"/>
    <w:rsid w:val="00D67A50"/>
    <w:rsid w:val="00D70E63"/>
    <w:rsid w:val="00D717DB"/>
    <w:rsid w:val="00D717EE"/>
    <w:rsid w:val="00D71C5D"/>
    <w:rsid w:val="00D71D08"/>
    <w:rsid w:val="00D724A7"/>
    <w:rsid w:val="00D72598"/>
    <w:rsid w:val="00D72BA5"/>
    <w:rsid w:val="00D73B07"/>
    <w:rsid w:val="00D741E9"/>
    <w:rsid w:val="00D75B54"/>
    <w:rsid w:val="00D76910"/>
    <w:rsid w:val="00D7710B"/>
    <w:rsid w:val="00D80732"/>
    <w:rsid w:val="00D80C82"/>
    <w:rsid w:val="00D81AD3"/>
    <w:rsid w:val="00D82400"/>
    <w:rsid w:val="00D82E2E"/>
    <w:rsid w:val="00D8329A"/>
    <w:rsid w:val="00D8339A"/>
    <w:rsid w:val="00D83A16"/>
    <w:rsid w:val="00D8476B"/>
    <w:rsid w:val="00D848AC"/>
    <w:rsid w:val="00D8497D"/>
    <w:rsid w:val="00D85D36"/>
    <w:rsid w:val="00D860F1"/>
    <w:rsid w:val="00D8643A"/>
    <w:rsid w:val="00D86626"/>
    <w:rsid w:val="00D87150"/>
    <w:rsid w:val="00D9000A"/>
    <w:rsid w:val="00D902E7"/>
    <w:rsid w:val="00D90B2B"/>
    <w:rsid w:val="00D90C2C"/>
    <w:rsid w:val="00D9179D"/>
    <w:rsid w:val="00D917C9"/>
    <w:rsid w:val="00D918D8"/>
    <w:rsid w:val="00D91936"/>
    <w:rsid w:val="00D93637"/>
    <w:rsid w:val="00D93AB3"/>
    <w:rsid w:val="00D94404"/>
    <w:rsid w:val="00D94B53"/>
    <w:rsid w:val="00D94F71"/>
    <w:rsid w:val="00D94FEB"/>
    <w:rsid w:val="00D950FB"/>
    <w:rsid w:val="00D95AC6"/>
    <w:rsid w:val="00D95DD6"/>
    <w:rsid w:val="00D96B6C"/>
    <w:rsid w:val="00D97537"/>
    <w:rsid w:val="00DA01C5"/>
    <w:rsid w:val="00DA08E8"/>
    <w:rsid w:val="00DA2F1E"/>
    <w:rsid w:val="00DA3A05"/>
    <w:rsid w:val="00DA59C7"/>
    <w:rsid w:val="00DA7969"/>
    <w:rsid w:val="00DA796E"/>
    <w:rsid w:val="00DA79FE"/>
    <w:rsid w:val="00DA7FA0"/>
    <w:rsid w:val="00DB1B03"/>
    <w:rsid w:val="00DB3FA8"/>
    <w:rsid w:val="00DB568A"/>
    <w:rsid w:val="00DB5805"/>
    <w:rsid w:val="00DB5818"/>
    <w:rsid w:val="00DC0253"/>
    <w:rsid w:val="00DC0A15"/>
    <w:rsid w:val="00DC0B97"/>
    <w:rsid w:val="00DC1018"/>
    <w:rsid w:val="00DC2262"/>
    <w:rsid w:val="00DC2523"/>
    <w:rsid w:val="00DC28C8"/>
    <w:rsid w:val="00DC29B7"/>
    <w:rsid w:val="00DC3674"/>
    <w:rsid w:val="00DC438C"/>
    <w:rsid w:val="00DC4F85"/>
    <w:rsid w:val="00DC5B2A"/>
    <w:rsid w:val="00DC64E6"/>
    <w:rsid w:val="00DC6543"/>
    <w:rsid w:val="00DD1A2E"/>
    <w:rsid w:val="00DD1C08"/>
    <w:rsid w:val="00DD33BB"/>
    <w:rsid w:val="00DD40E7"/>
    <w:rsid w:val="00DD4648"/>
    <w:rsid w:val="00DD506D"/>
    <w:rsid w:val="00DD5888"/>
    <w:rsid w:val="00DD608D"/>
    <w:rsid w:val="00DD6CA5"/>
    <w:rsid w:val="00DD6FEE"/>
    <w:rsid w:val="00DD7203"/>
    <w:rsid w:val="00DD735A"/>
    <w:rsid w:val="00DD7757"/>
    <w:rsid w:val="00DD7A41"/>
    <w:rsid w:val="00DD7A63"/>
    <w:rsid w:val="00DD7AF7"/>
    <w:rsid w:val="00DD7E72"/>
    <w:rsid w:val="00DE06BE"/>
    <w:rsid w:val="00DE1B56"/>
    <w:rsid w:val="00DE1EC0"/>
    <w:rsid w:val="00DE26B5"/>
    <w:rsid w:val="00DE3B6A"/>
    <w:rsid w:val="00DE3FBB"/>
    <w:rsid w:val="00DE487E"/>
    <w:rsid w:val="00DE50AF"/>
    <w:rsid w:val="00DE50BD"/>
    <w:rsid w:val="00DE5341"/>
    <w:rsid w:val="00DE5651"/>
    <w:rsid w:val="00DE5B23"/>
    <w:rsid w:val="00DE5FD7"/>
    <w:rsid w:val="00DE6A51"/>
    <w:rsid w:val="00DE7FC0"/>
    <w:rsid w:val="00DF0542"/>
    <w:rsid w:val="00DF1211"/>
    <w:rsid w:val="00DF1A66"/>
    <w:rsid w:val="00DF1F68"/>
    <w:rsid w:val="00DF23CF"/>
    <w:rsid w:val="00DF4E2A"/>
    <w:rsid w:val="00DF4E50"/>
    <w:rsid w:val="00DF5159"/>
    <w:rsid w:val="00DF520E"/>
    <w:rsid w:val="00DF5916"/>
    <w:rsid w:val="00DF608A"/>
    <w:rsid w:val="00DF65BD"/>
    <w:rsid w:val="00DF7FA8"/>
    <w:rsid w:val="00E01D17"/>
    <w:rsid w:val="00E02327"/>
    <w:rsid w:val="00E02873"/>
    <w:rsid w:val="00E02B6A"/>
    <w:rsid w:val="00E033C8"/>
    <w:rsid w:val="00E034B0"/>
    <w:rsid w:val="00E03D2F"/>
    <w:rsid w:val="00E05441"/>
    <w:rsid w:val="00E062F9"/>
    <w:rsid w:val="00E06580"/>
    <w:rsid w:val="00E0740E"/>
    <w:rsid w:val="00E10D0B"/>
    <w:rsid w:val="00E1155C"/>
    <w:rsid w:val="00E11DC7"/>
    <w:rsid w:val="00E12224"/>
    <w:rsid w:val="00E13DD9"/>
    <w:rsid w:val="00E14326"/>
    <w:rsid w:val="00E14B58"/>
    <w:rsid w:val="00E14FDF"/>
    <w:rsid w:val="00E16067"/>
    <w:rsid w:val="00E16692"/>
    <w:rsid w:val="00E16A2A"/>
    <w:rsid w:val="00E2027A"/>
    <w:rsid w:val="00E20D78"/>
    <w:rsid w:val="00E22BF5"/>
    <w:rsid w:val="00E257BB"/>
    <w:rsid w:val="00E25F77"/>
    <w:rsid w:val="00E26579"/>
    <w:rsid w:val="00E270F7"/>
    <w:rsid w:val="00E30209"/>
    <w:rsid w:val="00E319F4"/>
    <w:rsid w:val="00E31CBE"/>
    <w:rsid w:val="00E32831"/>
    <w:rsid w:val="00E32912"/>
    <w:rsid w:val="00E34B23"/>
    <w:rsid w:val="00E35320"/>
    <w:rsid w:val="00E356F0"/>
    <w:rsid w:val="00E35D07"/>
    <w:rsid w:val="00E37812"/>
    <w:rsid w:val="00E40764"/>
    <w:rsid w:val="00E40849"/>
    <w:rsid w:val="00E40A15"/>
    <w:rsid w:val="00E40A52"/>
    <w:rsid w:val="00E40E71"/>
    <w:rsid w:val="00E412F2"/>
    <w:rsid w:val="00E42160"/>
    <w:rsid w:val="00E43DD6"/>
    <w:rsid w:val="00E43EAD"/>
    <w:rsid w:val="00E44374"/>
    <w:rsid w:val="00E44ACF"/>
    <w:rsid w:val="00E45743"/>
    <w:rsid w:val="00E45A69"/>
    <w:rsid w:val="00E45CA0"/>
    <w:rsid w:val="00E461F4"/>
    <w:rsid w:val="00E47214"/>
    <w:rsid w:val="00E47660"/>
    <w:rsid w:val="00E50CB9"/>
    <w:rsid w:val="00E510D8"/>
    <w:rsid w:val="00E51744"/>
    <w:rsid w:val="00E5176B"/>
    <w:rsid w:val="00E52E17"/>
    <w:rsid w:val="00E56241"/>
    <w:rsid w:val="00E572B7"/>
    <w:rsid w:val="00E57AB0"/>
    <w:rsid w:val="00E6061E"/>
    <w:rsid w:val="00E61473"/>
    <w:rsid w:val="00E62295"/>
    <w:rsid w:val="00E62AD8"/>
    <w:rsid w:val="00E62F6A"/>
    <w:rsid w:val="00E637C6"/>
    <w:rsid w:val="00E651C7"/>
    <w:rsid w:val="00E66CDE"/>
    <w:rsid w:val="00E66E9B"/>
    <w:rsid w:val="00E70CC3"/>
    <w:rsid w:val="00E728D1"/>
    <w:rsid w:val="00E73660"/>
    <w:rsid w:val="00E76212"/>
    <w:rsid w:val="00E76497"/>
    <w:rsid w:val="00E76658"/>
    <w:rsid w:val="00E77811"/>
    <w:rsid w:val="00E80588"/>
    <w:rsid w:val="00E812CD"/>
    <w:rsid w:val="00E8224C"/>
    <w:rsid w:val="00E82466"/>
    <w:rsid w:val="00E833FA"/>
    <w:rsid w:val="00E83976"/>
    <w:rsid w:val="00E848EA"/>
    <w:rsid w:val="00E8531C"/>
    <w:rsid w:val="00E861CD"/>
    <w:rsid w:val="00E86F34"/>
    <w:rsid w:val="00E8701D"/>
    <w:rsid w:val="00E90333"/>
    <w:rsid w:val="00E90B95"/>
    <w:rsid w:val="00E90D50"/>
    <w:rsid w:val="00E915AB"/>
    <w:rsid w:val="00E91E59"/>
    <w:rsid w:val="00E928E1"/>
    <w:rsid w:val="00E92CB4"/>
    <w:rsid w:val="00E933CF"/>
    <w:rsid w:val="00E934FA"/>
    <w:rsid w:val="00E93AB9"/>
    <w:rsid w:val="00E95A95"/>
    <w:rsid w:val="00E95C58"/>
    <w:rsid w:val="00EA0780"/>
    <w:rsid w:val="00EA1C7C"/>
    <w:rsid w:val="00EA1F70"/>
    <w:rsid w:val="00EA2022"/>
    <w:rsid w:val="00EA21BD"/>
    <w:rsid w:val="00EA28DE"/>
    <w:rsid w:val="00EA37AC"/>
    <w:rsid w:val="00EA3A2B"/>
    <w:rsid w:val="00EA48A1"/>
    <w:rsid w:val="00EA6B85"/>
    <w:rsid w:val="00EB02E2"/>
    <w:rsid w:val="00EB0F5D"/>
    <w:rsid w:val="00EB2040"/>
    <w:rsid w:val="00EB2687"/>
    <w:rsid w:val="00EB3991"/>
    <w:rsid w:val="00EB4264"/>
    <w:rsid w:val="00EB505F"/>
    <w:rsid w:val="00EB535C"/>
    <w:rsid w:val="00EB61E3"/>
    <w:rsid w:val="00EB6B72"/>
    <w:rsid w:val="00EC0D90"/>
    <w:rsid w:val="00EC276F"/>
    <w:rsid w:val="00EC2817"/>
    <w:rsid w:val="00EC44B5"/>
    <w:rsid w:val="00EC4A60"/>
    <w:rsid w:val="00EC54F7"/>
    <w:rsid w:val="00EC55F0"/>
    <w:rsid w:val="00EC613A"/>
    <w:rsid w:val="00EC64DC"/>
    <w:rsid w:val="00EC68D6"/>
    <w:rsid w:val="00EC6FBB"/>
    <w:rsid w:val="00EC736D"/>
    <w:rsid w:val="00EC7B7D"/>
    <w:rsid w:val="00ED16CA"/>
    <w:rsid w:val="00ED190C"/>
    <w:rsid w:val="00ED1B95"/>
    <w:rsid w:val="00ED38C4"/>
    <w:rsid w:val="00ED4548"/>
    <w:rsid w:val="00ED45EC"/>
    <w:rsid w:val="00ED49F2"/>
    <w:rsid w:val="00ED4AFD"/>
    <w:rsid w:val="00ED4E15"/>
    <w:rsid w:val="00ED5BCD"/>
    <w:rsid w:val="00ED5D59"/>
    <w:rsid w:val="00ED5DDD"/>
    <w:rsid w:val="00ED63D6"/>
    <w:rsid w:val="00ED6601"/>
    <w:rsid w:val="00ED6CA3"/>
    <w:rsid w:val="00ED6EAC"/>
    <w:rsid w:val="00ED734B"/>
    <w:rsid w:val="00ED7A6E"/>
    <w:rsid w:val="00ED7E60"/>
    <w:rsid w:val="00EE0124"/>
    <w:rsid w:val="00EE06B7"/>
    <w:rsid w:val="00EE2487"/>
    <w:rsid w:val="00EE24CF"/>
    <w:rsid w:val="00EE24D0"/>
    <w:rsid w:val="00EE3ED0"/>
    <w:rsid w:val="00EE40A9"/>
    <w:rsid w:val="00EE4A0E"/>
    <w:rsid w:val="00EE6B4E"/>
    <w:rsid w:val="00EE7C1F"/>
    <w:rsid w:val="00EE7DFC"/>
    <w:rsid w:val="00EF0154"/>
    <w:rsid w:val="00EF0563"/>
    <w:rsid w:val="00EF1724"/>
    <w:rsid w:val="00EF45BD"/>
    <w:rsid w:val="00EF4913"/>
    <w:rsid w:val="00EF4CE4"/>
    <w:rsid w:val="00EF5B17"/>
    <w:rsid w:val="00EF6092"/>
    <w:rsid w:val="00EF65AF"/>
    <w:rsid w:val="00EF7984"/>
    <w:rsid w:val="00F002CD"/>
    <w:rsid w:val="00F00734"/>
    <w:rsid w:val="00F0095B"/>
    <w:rsid w:val="00F00C73"/>
    <w:rsid w:val="00F010B0"/>
    <w:rsid w:val="00F02EB9"/>
    <w:rsid w:val="00F031E1"/>
    <w:rsid w:val="00F03871"/>
    <w:rsid w:val="00F03BB9"/>
    <w:rsid w:val="00F04134"/>
    <w:rsid w:val="00F04746"/>
    <w:rsid w:val="00F04BF6"/>
    <w:rsid w:val="00F04D88"/>
    <w:rsid w:val="00F056CE"/>
    <w:rsid w:val="00F06C51"/>
    <w:rsid w:val="00F1041D"/>
    <w:rsid w:val="00F107C4"/>
    <w:rsid w:val="00F12EC3"/>
    <w:rsid w:val="00F130C0"/>
    <w:rsid w:val="00F1445A"/>
    <w:rsid w:val="00F1548D"/>
    <w:rsid w:val="00F15FDB"/>
    <w:rsid w:val="00F167F1"/>
    <w:rsid w:val="00F168FC"/>
    <w:rsid w:val="00F16BCA"/>
    <w:rsid w:val="00F17952"/>
    <w:rsid w:val="00F17A05"/>
    <w:rsid w:val="00F17D67"/>
    <w:rsid w:val="00F20F9C"/>
    <w:rsid w:val="00F239D1"/>
    <w:rsid w:val="00F23F19"/>
    <w:rsid w:val="00F24ED0"/>
    <w:rsid w:val="00F256B5"/>
    <w:rsid w:val="00F25A39"/>
    <w:rsid w:val="00F26007"/>
    <w:rsid w:val="00F266D3"/>
    <w:rsid w:val="00F2675C"/>
    <w:rsid w:val="00F275AD"/>
    <w:rsid w:val="00F3002F"/>
    <w:rsid w:val="00F302EB"/>
    <w:rsid w:val="00F30F1D"/>
    <w:rsid w:val="00F318FF"/>
    <w:rsid w:val="00F3192F"/>
    <w:rsid w:val="00F32BD3"/>
    <w:rsid w:val="00F32CC7"/>
    <w:rsid w:val="00F3318B"/>
    <w:rsid w:val="00F343EF"/>
    <w:rsid w:val="00F34E7E"/>
    <w:rsid w:val="00F34E80"/>
    <w:rsid w:val="00F35E31"/>
    <w:rsid w:val="00F36A5D"/>
    <w:rsid w:val="00F408F9"/>
    <w:rsid w:val="00F423D0"/>
    <w:rsid w:val="00F426B8"/>
    <w:rsid w:val="00F43441"/>
    <w:rsid w:val="00F43648"/>
    <w:rsid w:val="00F44809"/>
    <w:rsid w:val="00F44C93"/>
    <w:rsid w:val="00F44CA6"/>
    <w:rsid w:val="00F501C6"/>
    <w:rsid w:val="00F517DD"/>
    <w:rsid w:val="00F53EBE"/>
    <w:rsid w:val="00F54A4B"/>
    <w:rsid w:val="00F550DC"/>
    <w:rsid w:val="00F55FAC"/>
    <w:rsid w:val="00F55FDD"/>
    <w:rsid w:val="00F56545"/>
    <w:rsid w:val="00F5694D"/>
    <w:rsid w:val="00F569A0"/>
    <w:rsid w:val="00F570C5"/>
    <w:rsid w:val="00F60260"/>
    <w:rsid w:val="00F62263"/>
    <w:rsid w:val="00F64CCC"/>
    <w:rsid w:val="00F65092"/>
    <w:rsid w:val="00F65B79"/>
    <w:rsid w:val="00F66D90"/>
    <w:rsid w:val="00F70458"/>
    <w:rsid w:val="00F70758"/>
    <w:rsid w:val="00F7159B"/>
    <w:rsid w:val="00F71F08"/>
    <w:rsid w:val="00F7243F"/>
    <w:rsid w:val="00F72C45"/>
    <w:rsid w:val="00F72C65"/>
    <w:rsid w:val="00F75BD7"/>
    <w:rsid w:val="00F76568"/>
    <w:rsid w:val="00F765FA"/>
    <w:rsid w:val="00F766B4"/>
    <w:rsid w:val="00F76B65"/>
    <w:rsid w:val="00F76C97"/>
    <w:rsid w:val="00F800A8"/>
    <w:rsid w:val="00F80E62"/>
    <w:rsid w:val="00F81F96"/>
    <w:rsid w:val="00F822C2"/>
    <w:rsid w:val="00F823E8"/>
    <w:rsid w:val="00F83305"/>
    <w:rsid w:val="00F83BAD"/>
    <w:rsid w:val="00F84157"/>
    <w:rsid w:val="00F84807"/>
    <w:rsid w:val="00F866C3"/>
    <w:rsid w:val="00F871AE"/>
    <w:rsid w:val="00F87457"/>
    <w:rsid w:val="00F87D15"/>
    <w:rsid w:val="00F87E68"/>
    <w:rsid w:val="00F90CBE"/>
    <w:rsid w:val="00F911C4"/>
    <w:rsid w:val="00F91264"/>
    <w:rsid w:val="00F917AB"/>
    <w:rsid w:val="00F92C13"/>
    <w:rsid w:val="00F93129"/>
    <w:rsid w:val="00F93972"/>
    <w:rsid w:val="00F960BD"/>
    <w:rsid w:val="00F9642F"/>
    <w:rsid w:val="00F964E4"/>
    <w:rsid w:val="00F97123"/>
    <w:rsid w:val="00FA022F"/>
    <w:rsid w:val="00FA168F"/>
    <w:rsid w:val="00FA31C9"/>
    <w:rsid w:val="00FA35BF"/>
    <w:rsid w:val="00FA42A6"/>
    <w:rsid w:val="00FA537B"/>
    <w:rsid w:val="00FA5C41"/>
    <w:rsid w:val="00FA5E2D"/>
    <w:rsid w:val="00FA605C"/>
    <w:rsid w:val="00FA69C5"/>
    <w:rsid w:val="00FA6EBC"/>
    <w:rsid w:val="00FA7F19"/>
    <w:rsid w:val="00FA7F6B"/>
    <w:rsid w:val="00FB187E"/>
    <w:rsid w:val="00FB1B6F"/>
    <w:rsid w:val="00FB2380"/>
    <w:rsid w:val="00FB477E"/>
    <w:rsid w:val="00FB4F5C"/>
    <w:rsid w:val="00FB5681"/>
    <w:rsid w:val="00FB58A1"/>
    <w:rsid w:val="00FB5A17"/>
    <w:rsid w:val="00FB6C69"/>
    <w:rsid w:val="00FB6D52"/>
    <w:rsid w:val="00FB713F"/>
    <w:rsid w:val="00FB7918"/>
    <w:rsid w:val="00FB7D9B"/>
    <w:rsid w:val="00FC16C3"/>
    <w:rsid w:val="00FC1960"/>
    <w:rsid w:val="00FC1A73"/>
    <w:rsid w:val="00FC1C8B"/>
    <w:rsid w:val="00FC1E53"/>
    <w:rsid w:val="00FC2377"/>
    <w:rsid w:val="00FC23EE"/>
    <w:rsid w:val="00FC24C9"/>
    <w:rsid w:val="00FC2619"/>
    <w:rsid w:val="00FC2E64"/>
    <w:rsid w:val="00FC33D0"/>
    <w:rsid w:val="00FC4333"/>
    <w:rsid w:val="00FC5F46"/>
    <w:rsid w:val="00FC698A"/>
    <w:rsid w:val="00FD07B0"/>
    <w:rsid w:val="00FD0B32"/>
    <w:rsid w:val="00FD1C82"/>
    <w:rsid w:val="00FD212C"/>
    <w:rsid w:val="00FD2297"/>
    <w:rsid w:val="00FD254B"/>
    <w:rsid w:val="00FD2FB2"/>
    <w:rsid w:val="00FD35D5"/>
    <w:rsid w:val="00FD37CA"/>
    <w:rsid w:val="00FD4D39"/>
    <w:rsid w:val="00FD5CE5"/>
    <w:rsid w:val="00FD6EA8"/>
    <w:rsid w:val="00FD79CA"/>
    <w:rsid w:val="00FE0293"/>
    <w:rsid w:val="00FE1F3A"/>
    <w:rsid w:val="00FE2532"/>
    <w:rsid w:val="00FE2821"/>
    <w:rsid w:val="00FE2CA0"/>
    <w:rsid w:val="00FE2E86"/>
    <w:rsid w:val="00FE3411"/>
    <w:rsid w:val="00FE4418"/>
    <w:rsid w:val="00FE4DA0"/>
    <w:rsid w:val="00FE5335"/>
    <w:rsid w:val="00FE580B"/>
    <w:rsid w:val="00FE591C"/>
    <w:rsid w:val="00FE601C"/>
    <w:rsid w:val="00FF0F59"/>
    <w:rsid w:val="00FF4AA4"/>
    <w:rsid w:val="00FF4C35"/>
    <w:rsid w:val="00FF5A39"/>
    <w:rsid w:val="00FF6B80"/>
    <w:rsid w:val="00FF6D10"/>
    <w:rsid w:val="00FF7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D5B853"/>
  <w15:docId w15:val="{63E454B2-86A3-4E65-A3D9-A1E630CA2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18"/>
        <w:szCs w:val="18"/>
        <w:lang w:val="en-US" w:eastAsia="en-US" w:bidi="ar-SA"/>
      </w:rPr>
    </w:rPrDefault>
    <w:pPrDefault>
      <w:pPr>
        <w:spacing w:after="120"/>
      </w:pPr>
    </w:pPrDefault>
  </w:docDefaults>
  <w:latentStyles w:defLockedState="0" w:defUIPriority="0" w:defSemiHidden="0" w:defUnhideWhenUsed="0" w:defQFormat="0" w:count="375">
    <w:lsdException w:name="Normal" w:locked="1" w:qFormat="1"/>
    <w:lsdException w:name="heading 1" w:locked="1"/>
    <w:lsdException w:name="heading 2" w:lock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99" w:unhideWhenUsed="1"/>
    <w:lsdException w:name="index heading" w:locked="1" w:semiHidden="1" w:unhideWhenUsed="1"/>
    <w:lsdException w:name="caption"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lsdException w:name="List Number" w:locked="1" w:semiHidden="1" w:unhideWhenUsed="1"/>
    <w:lsdException w:name="List 2" w:locked="1" w:semiHidden="1" w:unhideWhenUsed="1"/>
    <w:lsdException w:name="List 3" w:locked="1"/>
    <w:lsdException w:name="List 4" w:lock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lsdException w:name="Subtitle" w:locked="1"/>
    <w:lsdException w:name="Salutation" w:locked="1"/>
    <w:lsdException w:name="Date" w:lock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55FDD"/>
  </w:style>
  <w:style w:type="paragraph" w:styleId="Heading1">
    <w:name w:val="heading 1"/>
    <w:basedOn w:val="Normal"/>
    <w:next w:val="Normal"/>
    <w:link w:val="Heading1Char"/>
    <w:rsid w:val="00016E06"/>
    <w:pPr>
      <w:keepNext/>
      <w:outlineLvl w:val="0"/>
    </w:pPr>
    <w:rPr>
      <w:rFonts w:ascii="Calibri Light" w:hAnsi="Calibri Light"/>
      <w:b/>
      <w:bCs/>
      <w:kern w:val="32"/>
      <w:sz w:val="32"/>
      <w:szCs w:val="32"/>
    </w:rPr>
  </w:style>
  <w:style w:type="paragraph" w:styleId="Heading2">
    <w:name w:val="heading 2"/>
    <w:basedOn w:val="Normal"/>
    <w:next w:val="Normal"/>
    <w:link w:val="Heading2Char"/>
    <w:autoRedefine/>
    <w:rsid w:val="00016E06"/>
    <w:pPr>
      <w:keepNext/>
      <w:outlineLvl w:val="1"/>
    </w:pPr>
    <w:rPr>
      <w:rFonts w:ascii="Calibri Light" w:hAnsi="Calibri Light"/>
      <w:b/>
      <w:bCs/>
      <w:i/>
      <w:iCs/>
      <w:sz w:val="28"/>
      <w:szCs w:val="28"/>
    </w:rPr>
  </w:style>
  <w:style w:type="paragraph" w:styleId="Heading3">
    <w:name w:val="heading 3"/>
    <w:basedOn w:val="Normal"/>
    <w:next w:val="Normal"/>
    <w:link w:val="Heading3Char"/>
    <w:uiPriority w:val="9"/>
    <w:semiHidden/>
    <w:unhideWhenUsed/>
    <w:qFormat/>
    <w:rsid w:val="00016E06"/>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016E06"/>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016E06"/>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016E06"/>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016E0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16E06"/>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16E0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CA7CA3"/>
    <w:rPr>
      <w:rFonts w:ascii="Calibri Light" w:hAnsi="Calibri Light"/>
      <w:b/>
      <w:kern w:val="32"/>
      <w:sz w:val="32"/>
    </w:rPr>
  </w:style>
  <w:style w:type="character" w:customStyle="1" w:styleId="Heading2Char">
    <w:name w:val="Heading 2 Char"/>
    <w:link w:val="Heading2"/>
    <w:semiHidden/>
    <w:locked/>
    <w:rsid w:val="00CA7CA3"/>
    <w:rPr>
      <w:rFonts w:ascii="Calibri Light" w:hAnsi="Calibri Light"/>
      <w:b/>
      <w:i/>
      <w:sz w:val="28"/>
    </w:rPr>
  </w:style>
  <w:style w:type="character" w:customStyle="1" w:styleId="Heading3Char">
    <w:name w:val="Heading 3 Char"/>
    <w:link w:val="Heading3"/>
    <w:uiPriority w:val="9"/>
    <w:semiHidden/>
    <w:locked/>
    <w:rsid w:val="00CA7CA3"/>
    <w:rPr>
      <w:rFonts w:asciiTheme="majorHAnsi" w:eastAsiaTheme="majorEastAsia" w:hAnsiTheme="majorHAnsi" w:cstheme="majorBidi"/>
      <w:b/>
      <w:bCs/>
      <w:color w:val="5B9BD5" w:themeColor="accent1"/>
    </w:rPr>
  </w:style>
  <w:style w:type="character" w:customStyle="1" w:styleId="Heading4Char">
    <w:name w:val="Heading 4 Char"/>
    <w:link w:val="Heading4"/>
    <w:uiPriority w:val="9"/>
    <w:semiHidden/>
    <w:locked/>
    <w:rsid w:val="00CA7CA3"/>
    <w:rPr>
      <w:rFonts w:asciiTheme="majorHAnsi" w:eastAsiaTheme="majorEastAsia" w:hAnsiTheme="majorHAnsi" w:cstheme="majorBidi"/>
      <w:b/>
      <w:bCs/>
      <w:i/>
      <w:iCs/>
      <w:color w:val="5B9BD5" w:themeColor="accent1"/>
    </w:rPr>
  </w:style>
  <w:style w:type="character" w:customStyle="1" w:styleId="Heading5Char">
    <w:name w:val="Heading 5 Char"/>
    <w:link w:val="Heading5"/>
    <w:uiPriority w:val="9"/>
    <w:semiHidden/>
    <w:locked/>
    <w:rsid w:val="00CA7CA3"/>
    <w:rPr>
      <w:rFonts w:asciiTheme="majorHAnsi" w:eastAsiaTheme="majorEastAsia" w:hAnsiTheme="majorHAnsi" w:cstheme="majorBidi"/>
      <w:color w:val="1F4D78" w:themeColor="accent1" w:themeShade="7F"/>
    </w:rPr>
  </w:style>
  <w:style w:type="character" w:customStyle="1" w:styleId="Heading6Char">
    <w:name w:val="Heading 6 Char"/>
    <w:link w:val="Heading6"/>
    <w:uiPriority w:val="9"/>
    <w:semiHidden/>
    <w:locked/>
    <w:rsid w:val="00CA7CA3"/>
    <w:rPr>
      <w:rFonts w:asciiTheme="majorHAnsi" w:eastAsiaTheme="majorEastAsia" w:hAnsiTheme="majorHAnsi" w:cstheme="majorBidi"/>
      <w:i/>
      <w:iCs/>
      <w:color w:val="1F4D78" w:themeColor="accent1" w:themeShade="7F"/>
    </w:rPr>
  </w:style>
  <w:style w:type="character" w:customStyle="1" w:styleId="Heading7Char">
    <w:name w:val="Heading 7 Char"/>
    <w:link w:val="Heading7"/>
    <w:uiPriority w:val="9"/>
    <w:semiHidden/>
    <w:locked/>
    <w:rsid w:val="00CA7CA3"/>
    <w:rPr>
      <w:rFonts w:asciiTheme="majorHAnsi" w:eastAsiaTheme="majorEastAsia" w:hAnsiTheme="majorHAnsi" w:cstheme="majorBidi"/>
      <w:i/>
      <w:iCs/>
      <w:color w:val="404040" w:themeColor="text1" w:themeTint="BF"/>
    </w:rPr>
  </w:style>
  <w:style w:type="character" w:customStyle="1" w:styleId="Heading8Char">
    <w:name w:val="Heading 8 Char"/>
    <w:link w:val="Heading8"/>
    <w:uiPriority w:val="9"/>
    <w:semiHidden/>
    <w:locked/>
    <w:rsid w:val="00CA7CA3"/>
    <w:rPr>
      <w:rFonts w:asciiTheme="majorHAnsi" w:eastAsiaTheme="majorEastAsia" w:hAnsiTheme="majorHAnsi" w:cstheme="majorBidi"/>
      <w:color w:val="404040" w:themeColor="text1" w:themeTint="BF"/>
      <w:sz w:val="20"/>
      <w:szCs w:val="20"/>
    </w:rPr>
  </w:style>
  <w:style w:type="character" w:customStyle="1" w:styleId="Heading9Char">
    <w:name w:val="Heading 9 Char"/>
    <w:link w:val="Heading9"/>
    <w:uiPriority w:val="9"/>
    <w:semiHidden/>
    <w:locked/>
    <w:rsid w:val="00CA7CA3"/>
    <w:rPr>
      <w:rFonts w:asciiTheme="majorHAnsi" w:eastAsiaTheme="majorEastAsia" w:hAnsiTheme="majorHAnsi" w:cstheme="majorBidi"/>
      <w:i/>
      <w:iCs/>
      <w:color w:val="404040" w:themeColor="text1" w:themeTint="BF"/>
      <w:sz w:val="20"/>
      <w:szCs w:val="20"/>
    </w:rPr>
  </w:style>
  <w:style w:type="paragraph" w:customStyle="1" w:styleId="CharChar">
    <w:name w:val="Char Char"/>
    <w:basedOn w:val="Normal"/>
    <w:semiHidden/>
    <w:rsid w:val="00025246"/>
    <w:pPr>
      <w:autoSpaceDE w:val="0"/>
      <w:autoSpaceDN w:val="0"/>
      <w:adjustRightInd w:val="0"/>
      <w:spacing w:before="220" w:line="240" w:lineRule="exact"/>
      <w:jc w:val="both"/>
    </w:pPr>
    <w:rPr>
      <w:rFonts w:ascii="Arial" w:eastAsia="SimSun" w:hAnsi="Arial"/>
      <w:sz w:val="22"/>
      <w:szCs w:val="22"/>
      <w:lang w:eastAsia="zh-CN"/>
    </w:rPr>
  </w:style>
  <w:style w:type="paragraph" w:customStyle="1" w:styleId="CNLevel1Text">
    <w:name w:val="CN Level 1 Text"/>
    <w:basedOn w:val="CNParagraph"/>
    <w:rsid w:val="00016E06"/>
    <w:pPr>
      <w:ind w:left="1224"/>
    </w:pPr>
  </w:style>
  <w:style w:type="paragraph" w:customStyle="1" w:styleId="CNParagraph">
    <w:name w:val="CN Paragraph"/>
    <w:link w:val="CNParagraphChar2"/>
    <w:rsid w:val="00016E06"/>
    <w:pPr>
      <w:spacing w:before="80" w:after="80"/>
      <w:ind w:left="720"/>
    </w:pPr>
    <w:rPr>
      <w:rFonts w:ascii="Arial" w:hAnsi="Arial"/>
    </w:rPr>
  </w:style>
  <w:style w:type="character" w:customStyle="1" w:styleId="CNParagraphChar2">
    <w:name w:val="CN Paragraph Char2"/>
    <w:link w:val="CNParagraph"/>
    <w:locked/>
    <w:rsid w:val="00DC2523"/>
    <w:rPr>
      <w:rFonts w:ascii="Arial" w:hAnsi="Arial"/>
      <w:sz w:val="18"/>
      <w:lang w:val="en-US" w:eastAsia="en-US"/>
    </w:rPr>
  </w:style>
  <w:style w:type="paragraph" w:customStyle="1" w:styleId="CNActivityTitle">
    <w:name w:val="CN Activity Title"/>
    <w:basedOn w:val="CNParagraph"/>
    <w:next w:val="CNParagraph"/>
    <w:rsid w:val="00016E06"/>
    <w:pPr>
      <w:keepNext/>
      <w:keepLines/>
      <w:numPr>
        <w:ilvl w:val="1"/>
        <w:numId w:val="7"/>
      </w:numPr>
      <w:spacing w:before="120"/>
    </w:pPr>
    <w:rPr>
      <w:b/>
      <w:u w:val="single"/>
    </w:rPr>
  </w:style>
  <w:style w:type="paragraph" w:customStyle="1" w:styleId="CNAppendixContent">
    <w:name w:val="CN Appendix Content"/>
    <w:basedOn w:val="CNParagraph"/>
    <w:next w:val="CNParagraph"/>
    <w:rsid w:val="00016E06"/>
    <w:pPr>
      <w:keepNext/>
      <w:keepLines/>
      <w:numPr>
        <w:ilvl w:val="1"/>
        <w:numId w:val="4"/>
      </w:numPr>
    </w:pPr>
  </w:style>
  <w:style w:type="paragraph" w:customStyle="1" w:styleId="CNAppendixDelivery">
    <w:name w:val="CN Appendix Delivery"/>
    <w:basedOn w:val="CNParagraph"/>
    <w:next w:val="CNParagraph"/>
    <w:rsid w:val="00206C72"/>
    <w:pPr>
      <w:keepNext/>
      <w:keepLines/>
      <w:numPr>
        <w:numId w:val="4"/>
      </w:numPr>
    </w:pPr>
  </w:style>
  <w:style w:type="paragraph" w:customStyle="1" w:styleId="CNAppendixPurpose">
    <w:name w:val="CN Appendix Purpose"/>
    <w:basedOn w:val="CNParagraph"/>
    <w:next w:val="CNParagraph"/>
    <w:rsid w:val="00016E06"/>
    <w:pPr>
      <w:keepNext/>
      <w:keepLines/>
      <w:numPr>
        <w:ilvl w:val="2"/>
        <w:numId w:val="4"/>
      </w:numPr>
    </w:pPr>
  </w:style>
  <w:style w:type="paragraph" w:customStyle="1" w:styleId="CNAssumptionsHeader">
    <w:name w:val="CN Assumptions Header"/>
    <w:basedOn w:val="CNParagraph"/>
    <w:next w:val="CNParagraph"/>
    <w:rsid w:val="00016E06"/>
    <w:pPr>
      <w:keepNext/>
      <w:keepLines/>
      <w:numPr>
        <w:ilvl w:val="3"/>
        <w:numId w:val="4"/>
      </w:numPr>
    </w:pPr>
  </w:style>
  <w:style w:type="paragraph" w:customStyle="1" w:styleId="CNLevel1Bullet">
    <w:name w:val="CN Level 1 Bullet"/>
    <w:basedOn w:val="CNParagraph"/>
    <w:link w:val="CNLevel1BulletChar"/>
    <w:rsid w:val="00206C72"/>
    <w:pPr>
      <w:numPr>
        <w:numId w:val="3"/>
      </w:numPr>
    </w:pPr>
  </w:style>
  <w:style w:type="paragraph" w:customStyle="1" w:styleId="CNLevel2Bullet">
    <w:name w:val="CN Level 2 Bullet"/>
    <w:basedOn w:val="CNParagraph"/>
    <w:rsid w:val="00016E06"/>
    <w:pPr>
      <w:numPr>
        <w:ilvl w:val="1"/>
        <w:numId w:val="3"/>
      </w:numPr>
    </w:pPr>
  </w:style>
  <w:style w:type="paragraph" w:customStyle="1" w:styleId="CNLevel3Bullet">
    <w:name w:val="CN Level 3 Bullet"/>
    <w:basedOn w:val="CNParagraph"/>
    <w:rsid w:val="00016E06"/>
    <w:pPr>
      <w:numPr>
        <w:ilvl w:val="2"/>
        <w:numId w:val="3"/>
      </w:numPr>
    </w:pPr>
  </w:style>
  <w:style w:type="paragraph" w:customStyle="1" w:styleId="CNLevel4Bullet">
    <w:name w:val="CN Level 4 Bullet"/>
    <w:basedOn w:val="CNParagraph"/>
    <w:rsid w:val="00016E06"/>
    <w:pPr>
      <w:numPr>
        <w:ilvl w:val="3"/>
        <w:numId w:val="3"/>
      </w:numPr>
    </w:pPr>
  </w:style>
  <w:style w:type="paragraph" w:customStyle="1" w:styleId="CNLevel5Bullet">
    <w:name w:val="CN Level 5 Bullet"/>
    <w:basedOn w:val="CNParagraph"/>
    <w:rsid w:val="00016E06"/>
    <w:pPr>
      <w:numPr>
        <w:ilvl w:val="4"/>
        <w:numId w:val="3"/>
      </w:numPr>
    </w:pPr>
  </w:style>
  <w:style w:type="paragraph" w:customStyle="1" w:styleId="CNLevel6Bullet">
    <w:name w:val="CN Level 6 Bullet"/>
    <w:basedOn w:val="CNParagraph"/>
    <w:rsid w:val="00016E06"/>
    <w:pPr>
      <w:numPr>
        <w:ilvl w:val="5"/>
        <w:numId w:val="3"/>
      </w:numPr>
    </w:pPr>
  </w:style>
  <w:style w:type="paragraph" w:customStyle="1" w:styleId="CNCompletionCriteriaHeader">
    <w:name w:val="CN Completion Criteria Header"/>
    <w:basedOn w:val="CNParagraph"/>
    <w:next w:val="CNParagraph"/>
    <w:rsid w:val="00016E06"/>
    <w:pPr>
      <w:keepNext/>
      <w:keepLines/>
      <w:numPr>
        <w:ilvl w:val="4"/>
        <w:numId w:val="4"/>
      </w:numPr>
    </w:pPr>
  </w:style>
  <w:style w:type="paragraph" w:customStyle="1" w:styleId="CNDeliverableMaterialsHeader">
    <w:name w:val="CN Deliverable Materials Header"/>
    <w:basedOn w:val="CNParagraph"/>
    <w:next w:val="CNLevel2Bullet"/>
    <w:rsid w:val="00016E06"/>
    <w:pPr>
      <w:keepNext/>
      <w:keepLines/>
      <w:numPr>
        <w:ilvl w:val="5"/>
        <w:numId w:val="4"/>
      </w:numPr>
    </w:pPr>
  </w:style>
  <w:style w:type="paragraph" w:customStyle="1" w:styleId="CNHead1">
    <w:name w:val="CN Head 1"/>
    <w:basedOn w:val="CNParagraph"/>
    <w:next w:val="CNParagraph"/>
    <w:link w:val="CNHead1Char"/>
    <w:rsid w:val="00FE4418"/>
    <w:pPr>
      <w:keepNext/>
      <w:keepLines/>
      <w:spacing w:after="0"/>
      <w:ind w:left="0"/>
      <w:outlineLvl w:val="0"/>
    </w:pPr>
    <w:rPr>
      <w:b/>
    </w:rPr>
  </w:style>
  <w:style w:type="paragraph" w:customStyle="1" w:styleId="CNHead2">
    <w:name w:val="CN Head 2"/>
    <w:basedOn w:val="CNParagraph"/>
    <w:next w:val="CNParagraph"/>
    <w:link w:val="CNHead2Char"/>
    <w:rsid w:val="00FE4418"/>
    <w:pPr>
      <w:keepNext/>
      <w:keepLines/>
      <w:ind w:left="0"/>
      <w:outlineLvl w:val="1"/>
    </w:pPr>
    <w:rPr>
      <w:b/>
    </w:rPr>
  </w:style>
  <w:style w:type="paragraph" w:customStyle="1" w:styleId="CNHead3">
    <w:name w:val="CN Head 3"/>
    <w:basedOn w:val="CNParagraph"/>
    <w:next w:val="CNParagraph"/>
    <w:link w:val="CNHead3Char"/>
    <w:rsid w:val="00016E06"/>
    <w:pPr>
      <w:keepNext/>
      <w:keepLines/>
      <w:numPr>
        <w:ilvl w:val="3"/>
        <w:numId w:val="10"/>
      </w:numPr>
    </w:pPr>
    <w:rPr>
      <w:b/>
    </w:rPr>
  </w:style>
  <w:style w:type="character" w:customStyle="1" w:styleId="CNHead3Char">
    <w:name w:val="CN Head 3 Char"/>
    <w:link w:val="CNHead3"/>
    <w:locked/>
    <w:rsid w:val="00FE0293"/>
    <w:rPr>
      <w:rFonts w:ascii="Arial" w:hAnsi="Arial"/>
      <w:b/>
      <w:sz w:val="18"/>
      <w:lang w:val="en-US" w:eastAsia="en-US"/>
    </w:rPr>
  </w:style>
  <w:style w:type="paragraph" w:customStyle="1" w:styleId="CharCharChar">
    <w:name w:val="Char Char Char"/>
    <w:basedOn w:val="Normal"/>
    <w:semiHidden/>
    <w:rsid w:val="00931B56"/>
    <w:pPr>
      <w:spacing w:before="220" w:line="240" w:lineRule="exact"/>
      <w:jc w:val="both"/>
    </w:pPr>
    <w:rPr>
      <w:rFonts w:ascii="Arial" w:hAnsi="Arial"/>
      <w:sz w:val="22"/>
      <w:szCs w:val="22"/>
    </w:rPr>
  </w:style>
  <w:style w:type="paragraph" w:customStyle="1" w:styleId="CNInternalNoteBegin">
    <w:name w:val="CN Internal Note Begin"/>
    <w:basedOn w:val="CNInternalNoteText"/>
    <w:next w:val="CNInternalNoteText"/>
    <w:rsid w:val="00206C72"/>
    <w:pPr>
      <w:keepNext/>
      <w:keepLines/>
      <w:numPr>
        <w:numId w:val="8"/>
      </w:numPr>
      <w:pBdr>
        <w:top w:val="single" w:sz="18" w:space="1" w:color="FF0000"/>
      </w:pBdr>
    </w:pPr>
  </w:style>
  <w:style w:type="paragraph" w:customStyle="1" w:styleId="CNInternalNoteText">
    <w:name w:val="CN Internal Note Text"/>
    <w:basedOn w:val="CNParagraph"/>
    <w:rsid w:val="00016E06"/>
    <w:pPr>
      <w:pBdr>
        <w:right w:val="single" w:sz="18" w:space="4" w:color="FF0000"/>
      </w:pBdr>
      <w:spacing w:before="28" w:after="28"/>
      <w:ind w:left="0"/>
    </w:pPr>
    <w:rPr>
      <w:rFonts w:ascii="Times New Roman" w:hAnsi="Times New Roman"/>
      <w:b/>
      <w:color w:val="FF0000"/>
    </w:rPr>
  </w:style>
  <w:style w:type="paragraph" w:customStyle="1" w:styleId="CNInternalNoteEnd">
    <w:name w:val="CN Internal Note End"/>
    <w:basedOn w:val="CNInternalNoteText"/>
    <w:next w:val="CNParagraph"/>
    <w:rsid w:val="00016E06"/>
    <w:pPr>
      <w:keepLines/>
      <w:pBdr>
        <w:bottom w:val="single" w:sz="18" w:space="1" w:color="FF0000"/>
      </w:pBdr>
    </w:pPr>
  </w:style>
  <w:style w:type="paragraph" w:customStyle="1" w:styleId="CNInternalNoteLevel1Bullet">
    <w:name w:val="CN Internal Note Level 1 Bullet"/>
    <w:basedOn w:val="CNInternalNoteText"/>
    <w:rsid w:val="00206C72"/>
    <w:pPr>
      <w:numPr>
        <w:numId w:val="9"/>
      </w:numPr>
    </w:pPr>
  </w:style>
  <w:style w:type="paragraph" w:customStyle="1" w:styleId="CNInternalNoteLevel2Bullet">
    <w:name w:val="CN Internal Note Level 2 Bullet"/>
    <w:basedOn w:val="CNInternalNoteText"/>
    <w:rsid w:val="00016E06"/>
    <w:pPr>
      <w:numPr>
        <w:ilvl w:val="1"/>
        <w:numId w:val="9"/>
      </w:numPr>
    </w:pPr>
  </w:style>
  <w:style w:type="paragraph" w:customStyle="1" w:styleId="CNInternalNoteLevel1List">
    <w:name w:val="CN Internal Note Level 1 List"/>
    <w:basedOn w:val="CNInternalNoteText"/>
    <w:rsid w:val="00016E06"/>
    <w:pPr>
      <w:numPr>
        <w:ilvl w:val="1"/>
        <w:numId w:val="8"/>
      </w:numPr>
    </w:pPr>
  </w:style>
  <w:style w:type="paragraph" w:customStyle="1" w:styleId="CNInternalNoteLevel2List">
    <w:name w:val="CN Internal Note Level 2 List"/>
    <w:basedOn w:val="CNInternalNoteText"/>
    <w:rsid w:val="00016E06"/>
    <w:pPr>
      <w:numPr>
        <w:ilvl w:val="2"/>
        <w:numId w:val="8"/>
      </w:numPr>
    </w:pPr>
  </w:style>
  <w:style w:type="paragraph" w:customStyle="1" w:styleId="CNLevel2Text">
    <w:name w:val="CN Level 2 Text"/>
    <w:basedOn w:val="CNParagraph"/>
    <w:rsid w:val="00016E06"/>
    <w:pPr>
      <w:ind w:left="1728"/>
    </w:pPr>
  </w:style>
  <w:style w:type="paragraph" w:customStyle="1" w:styleId="CNLevel1List">
    <w:name w:val="CN Level 1 List"/>
    <w:basedOn w:val="CNParagraph"/>
    <w:link w:val="CNLevel1ListChar"/>
    <w:rsid w:val="00FE4418"/>
    <w:pPr>
      <w:numPr>
        <w:ilvl w:val="4"/>
        <w:numId w:val="10"/>
      </w:numPr>
      <w:spacing w:after="0"/>
    </w:pPr>
  </w:style>
  <w:style w:type="paragraph" w:customStyle="1" w:styleId="CNLevel3Text">
    <w:name w:val="CN Level 3 Text"/>
    <w:basedOn w:val="CNParagraph"/>
    <w:rsid w:val="00016E06"/>
    <w:pPr>
      <w:ind w:left="2232"/>
    </w:pPr>
  </w:style>
  <w:style w:type="paragraph" w:customStyle="1" w:styleId="CNLevel2List">
    <w:name w:val="CN Level 2 List"/>
    <w:basedOn w:val="CNParagraph"/>
    <w:link w:val="CNLevel2ListChar"/>
    <w:rsid w:val="00016E06"/>
    <w:pPr>
      <w:numPr>
        <w:ilvl w:val="5"/>
        <w:numId w:val="10"/>
      </w:numPr>
    </w:pPr>
  </w:style>
  <w:style w:type="character" w:customStyle="1" w:styleId="CNLevel2ListChar">
    <w:name w:val="CN Level 2 List Char"/>
    <w:link w:val="CNLevel2List"/>
    <w:locked/>
    <w:rsid w:val="00DC2523"/>
    <w:rPr>
      <w:rFonts w:ascii="Arial" w:hAnsi="Arial"/>
      <w:sz w:val="18"/>
      <w:lang w:val="en-US" w:eastAsia="en-US"/>
    </w:rPr>
  </w:style>
  <w:style w:type="paragraph" w:customStyle="1" w:styleId="CNLevel5Text">
    <w:name w:val="CN Level 5 Text"/>
    <w:basedOn w:val="CNParagraph"/>
    <w:rsid w:val="00016E06"/>
    <w:pPr>
      <w:ind w:left="3240"/>
    </w:pPr>
  </w:style>
  <w:style w:type="paragraph" w:customStyle="1" w:styleId="CNLevel3List">
    <w:name w:val="CN Level 3 List"/>
    <w:basedOn w:val="CNParagraph"/>
    <w:rsid w:val="00016E06"/>
    <w:pPr>
      <w:numPr>
        <w:ilvl w:val="6"/>
        <w:numId w:val="10"/>
      </w:numPr>
    </w:pPr>
  </w:style>
  <w:style w:type="paragraph" w:customStyle="1" w:styleId="CNLevel4List">
    <w:name w:val="CN Level 4 List"/>
    <w:basedOn w:val="CNParagraph"/>
    <w:rsid w:val="00016E06"/>
    <w:pPr>
      <w:numPr>
        <w:ilvl w:val="7"/>
        <w:numId w:val="10"/>
      </w:numPr>
    </w:pPr>
  </w:style>
  <w:style w:type="paragraph" w:customStyle="1" w:styleId="CNLevel4Text">
    <w:name w:val="CN Level 4 Text"/>
    <w:basedOn w:val="CNParagraph"/>
    <w:rsid w:val="00016E06"/>
    <w:pPr>
      <w:ind w:left="2736"/>
    </w:pPr>
  </w:style>
  <w:style w:type="paragraph" w:customStyle="1" w:styleId="CNLevel5List">
    <w:name w:val="CN Level 5 List"/>
    <w:basedOn w:val="CNParagraph"/>
    <w:rsid w:val="00016E06"/>
    <w:pPr>
      <w:numPr>
        <w:ilvl w:val="8"/>
        <w:numId w:val="10"/>
      </w:numPr>
    </w:pPr>
  </w:style>
  <w:style w:type="paragraph" w:customStyle="1" w:styleId="CNLevel6Text">
    <w:name w:val="CN Level 6 Text"/>
    <w:basedOn w:val="CNParagraph"/>
    <w:rsid w:val="00016E06"/>
    <w:pPr>
      <w:ind w:left="3744"/>
    </w:pPr>
  </w:style>
  <w:style w:type="paragraph" w:customStyle="1" w:styleId="CNParagraphBold">
    <w:name w:val="CN Paragraph Bold"/>
    <w:basedOn w:val="CNParagraph"/>
    <w:link w:val="CNParagraphBoldChar"/>
    <w:rsid w:val="00016E06"/>
    <w:rPr>
      <w:b/>
    </w:rPr>
  </w:style>
  <w:style w:type="character" w:customStyle="1" w:styleId="CNParagraphBoldChar">
    <w:name w:val="CN Paragraph Bold Char"/>
    <w:link w:val="CNParagraphBold"/>
    <w:locked/>
    <w:rsid w:val="00FE0293"/>
    <w:rPr>
      <w:rFonts w:ascii="Arial" w:hAnsi="Arial"/>
      <w:b/>
      <w:sz w:val="18"/>
      <w:lang w:val="en-US" w:eastAsia="en-US"/>
    </w:rPr>
  </w:style>
  <w:style w:type="paragraph" w:customStyle="1" w:styleId="CNSignatureBlock">
    <w:name w:val="CN Signature Block"/>
    <w:basedOn w:val="CNParagraph"/>
    <w:rsid w:val="00016E06"/>
    <w:pPr>
      <w:spacing w:before="0" w:after="120"/>
      <w:ind w:left="0"/>
    </w:pPr>
  </w:style>
  <w:style w:type="paragraph" w:customStyle="1" w:styleId="CNSignatureBlockBold">
    <w:name w:val="CN Signature Block Bold"/>
    <w:basedOn w:val="CNSignatureBlock"/>
    <w:next w:val="CNSignatureBlock"/>
    <w:rsid w:val="00016E06"/>
    <w:rPr>
      <w:b/>
    </w:rPr>
  </w:style>
  <w:style w:type="paragraph" w:customStyle="1" w:styleId="CNTableTextLeft">
    <w:name w:val="CN Table Text Left"/>
    <w:basedOn w:val="CNParagraph"/>
    <w:rsid w:val="00016E06"/>
    <w:pPr>
      <w:spacing w:before="0" w:after="0"/>
      <w:ind w:left="0"/>
    </w:pPr>
  </w:style>
  <w:style w:type="paragraph" w:customStyle="1" w:styleId="CNTableLevel1Bullet">
    <w:name w:val="CN Table Level 1 Bullet"/>
    <w:basedOn w:val="CNTableTextLeft"/>
    <w:rsid w:val="00016E06"/>
    <w:pPr>
      <w:numPr>
        <w:ilvl w:val="3"/>
        <w:numId w:val="9"/>
      </w:numPr>
    </w:pPr>
  </w:style>
  <w:style w:type="paragraph" w:customStyle="1" w:styleId="CNTableLevel2Bullet">
    <w:name w:val="CN Table Level 2 Bullet"/>
    <w:basedOn w:val="CNTableTextLeft"/>
    <w:rsid w:val="00016E06"/>
    <w:pPr>
      <w:numPr>
        <w:ilvl w:val="4"/>
        <w:numId w:val="9"/>
      </w:numPr>
    </w:pPr>
  </w:style>
  <w:style w:type="paragraph" w:customStyle="1" w:styleId="CNTableColumnHead">
    <w:name w:val="CN Table Column Head"/>
    <w:basedOn w:val="CNTableTextLeft"/>
    <w:rsid w:val="00016E06"/>
    <w:pPr>
      <w:jc w:val="center"/>
    </w:pPr>
    <w:rPr>
      <w:b/>
    </w:rPr>
  </w:style>
  <w:style w:type="paragraph" w:customStyle="1" w:styleId="CNTableTextBold">
    <w:name w:val="CN Table Text Bold"/>
    <w:basedOn w:val="CNTableTextLeft"/>
    <w:rsid w:val="00016E06"/>
    <w:rPr>
      <w:b/>
    </w:rPr>
  </w:style>
  <w:style w:type="paragraph" w:customStyle="1" w:styleId="CNTableTextCentered">
    <w:name w:val="CN Table Text Centered"/>
    <w:basedOn w:val="CNTableTextLeft"/>
    <w:rsid w:val="00016E06"/>
    <w:pPr>
      <w:jc w:val="center"/>
    </w:pPr>
  </w:style>
  <w:style w:type="paragraph" w:styleId="BalloonText">
    <w:name w:val="Balloon Text"/>
    <w:basedOn w:val="Normal"/>
    <w:link w:val="BalloonTextChar"/>
    <w:semiHidden/>
    <w:rsid w:val="00016E06"/>
    <w:rPr>
      <w:rFonts w:ascii="Segoe UI" w:hAnsi="Segoe UI"/>
    </w:rPr>
  </w:style>
  <w:style w:type="character" w:customStyle="1" w:styleId="BalloonTextChar">
    <w:name w:val="Balloon Text Char"/>
    <w:link w:val="BalloonText"/>
    <w:semiHidden/>
    <w:locked/>
    <w:rsid w:val="00CA7CA3"/>
    <w:rPr>
      <w:rFonts w:ascii="Segoe UI" w:hAnsi="Segoe UI"/>
      <w:sz w:val="18"/>
    </w:rPr>
  </w:style>
  <w:style w:type="paragraph" w:customStyle="1" w:styleId="CNTaskTitle">
    <w:name w:val="CN Task Title"/>
    <w:basedOn w:val="CNParagraph"/>
    <w:next w:val="CNParagraph"/>
    <w:rsid w:val="00016E06"/>
    <w:pPr>
      <w:keepNext/>
      <w:keepLines/>
      <w:numPr>
        <w:ilvl w:val="2"/>
        <w:numId w:val="7"/>
      </w:numPr>
    </w:pPr>
    <w:rPr>
      <w:b/>
      <w:i/>
    </w:rPr>
  </w:style>
  <w:style w:type="paragraph" w:customStyle="1" w:styleId="CNTitle">
    <w:name w:val="CN Title"/>
    <w:basedOn w:val="CNParagraph"/>
    <w:link w:val="CNTitleChar"/>
    <w:rsid w:val="00206C72"/>
    <w:pPr>
      <w:keepNext/>
      <w:keepLines/>
      <w:numPr>
        <w:numId w:val="10"/>
      </w:numPr>
      <w:spacing w:after="160"/>
      <w:ind w:left="0"/>
      <w:jc w:val="center"/>
    </w:pPr>
    <w:rPr>
      <w:b/>
    </w:rPr>
  </w:style>
  <w:style w:type="paragraph" w:customStyle="1" w:styleId="CNActivityRestartNumbering">
    <w:name w:val="CN Activity Restart Numbering"/>
    <w:basedOn w:val="CNParagraph"/>
    <w:next w:val="CNParagraphLeft"/>
    <w:rsid w:val="00206C72"/>
    <w:pPr>
      <w:numPr>
        <w:numId w:val="7"/>
      </w:numPr>
      <w:spacing w:after="0"/>
    </w:pPr>
    <w:rPr>
      <w:sz w:val="2"/>
      <w:szCs w:val="2"/>
    </w:rPr>
  </w:style>
  <w:style w:type="paragraph" w:customStyle="1" w:styleId="CNParagraphLeft">
    <w:name w:val="CN Paragraph Left"/>
    <w:basedOn w:val="CNParagraph"/>
    <w:link w:val="CNParagraphLeftChar"/>
    <w:rsid w:val="00016E06"/>
    <w:pPr>
      <w:ind w:left="0"/>
    </w:pPr>
  </w:style>
  <w:style w:type="character" w:customStyle="1" w:styleId="CNParagraphLeftChar">
    <w:name w:val="CN Paragraph Left Char"/>
    <w:link w:val="CNParagraphLeft"/>
    <w:locked/>
    <w:rsid w:val="00FE0293"/>
    <w:rPr>
      <w:rFonts w:ascii="Arial" w:hAnsi="Arial"/>
      <w:sz w:val="18"/>
      <w:lang w:val="en-US" w:eastAsia="en-US"/>
    </w:rPr>
  </w:style>
  <w:style w:type="paragraph" w:customStyle="1" w:styleId="CNActivityTaskLevel2List">
    <w:name w:val="CN Activity/Task Level 2 List"/>
    <w:basedOn w:val="CNParagraph"/>
    <w:rsid w:val="00016E06"/>
    <w:pPr>
      <w:numPr>
        <w:ilvl w:val="4"/>
        <w:numId w:val="7"/>
      </w:numPr>
    </w:pPr>
  </w:style>
  <w:style w:type="paragraph" w:customStyle="1" w:styleId="CNActivityTaskLevel1List">
    <w:name w:val="CN Activity/Task Level 1 List"/>
    <w:basedOn w:val="CNParagraph"/>
    <w:rsid w:val="00016E06"/>
    <w:pPr>
      <w:numPr>
        <w:ilvl w:val="3"/>
        <w:numId w:val="7"/>
      </w:numPr>
    </w:pPr>
  </w:style>
  <w:style w:type="paragraph" w:styleId="TOC2">
    <w:name w:val="toc 2"/>
    <w:basedOn w:val="TOCCNBaseStyle"/>
    <w:semiHidden/>
    <w:rsid w:val="00016E06"/>
    <w:pPr>
      <w:ind w:left="1008" w:hanging="504"/>
    </w:pPr>
    <w:rPr>
      <w:b/>
    </w:rPr>
  </w:style>
  <w:style w:type="paragraph" w:customStyle="1" w:styleId="TOCCNBaseStyle">
    <w:name w:val="TOC CN Base Style"/>
    <w:basedOn w:val="CNParagraph"/>
    <w:rsid w:val="00206C72"/>
    <w:pPr>
      <w:tabs>
        <w:tab w:val="right" w:leader="dot" w:pos="10080"/>
      </w:tabs>
      <w:spacing w:before="0"/>
      <w:ind w:left="0"/>
    </w:pPr>
  </w:style>
  <w:style w:type="paragraph" w:styleId="TOC1">
    <w:name w:val="toc 1"/>
    <w:basedOn w:val="TOCCNBaseStyle"/>
    <w:semiHidden/>
    <w:rsid w:val="00016E06"/>
    <w:rPr>
      <w:b/>
      <w:i/>
    </w:rPr>
  </w:style>
  <w:style w:type="paragraph" w:styleId="TOC3">
    <w:name w:val="toc 3"/>
    <w:basedOn w:val="TOCCNBaseStyle"/>
    <w:semiHidden/>
    <w:rsid w:val="00016E06"/>
    <w:pPr>
      <w:ind w:left="1512" w:hanging="504"/>
    </w:pPr>
  </w:style>
  <w:style w:type="paragraph" w:styleId="TOC4">
    <w:name w:val="toc 4"/>
    <w:basedOn w:val="TOCCNBaseStyle"/>
    <w:semiHidden/>
    <w:rsid w:val="00016E06"/>
    <w:pPr>
      <w:ind w:left="2016" w:hanging="504"/>
    </w:pPr>
  </w:style>
  <w:style w:type="paragraph" w:styleId="TOC5">
    <w:name w:val="toc 5"/>
    <w:basedOn w:val="TOCCNBaseStyle"/>
    <w:semiHidden/>
    <w:rsid w:val="00016E06"/>
    <w:pPr>
      <w:ind w:left="2520" w:hanging="504"/>
    </w:pPr>
  </w:style>
  <w:style w:type="paragraph" w:styleId="TOC6">
    <w:name w:val="toc 6"/>
    <w:basedOn w:val="TOCCNBaseStyle"/>
    <w:semiHidden/>
    <w:rsid w:val="00016E06"/>
    <w:pPr>
      <w:ind w:left="3024" w:hanging="504"/>
    </w:pPr>
  </w:style>
  <w:style w:type="paragraph" w:styleId="TOC7">
    <w:name w:val="toc 7"/>
    <w:basedOn w:val="TOCCNBaseStyle"/>
    <w:semiHidden/>
    <w:rsid w:val="00016E06"/>
    <w:pPr>
      <w:ind w:left="3528" w:hanging="504"/>
    </w:pPr>
  </w:style>
  <w:style w:type="paragraph" w:styleId="TOC8">
    <w:name w:val="toc 8"/>
    <w:basedOn w:val="TOCCNBaseStyle"/>
    <w:semiHidden/>
    <w:rsid w:val="00016E06"/>
    <w:pPr>
      <w:ind w:left="4032" w:hanging="504"/>
    </w:pPr>
  </w:style>
  <w:style w:type="paragraph" w:styleId="TOC9">
    <w:name w:val="toc 9"/>
    <w:basedOn w:val="TOCCNBaseStyle"/>
    <w:semiHidden/>
    <w:rsid w:val="00016E06"/>
    <w:pPr>
      <w:ind w:left="4536" w:hanging="504"/>
    </w:pPr>
  </w:style>
  <w:style w:type="paragraph" w:customStyle="1" w:styleId="CNActivityTaskLevel3List">
    <w:name w:val="CN Activity/Task Level 3 List"/>
    <w:basedOn w:val="CNParagraph"/>
    <w:rsid w:val="00016E06"/>
    <w:pPr>
      <w:numPr>
        <w:ilvl w:val="5"/>
        <w:numId w:val="7"/>
      </w:numPr>
    </w:pPr>
  </w:style>
  <w:style w:type="paragraph" w:customStyle="1" w:styleId="CNAppendixRestartNumbering">
    <w:name w:val="CN Appendix Restart Numbering"/>
    <w:basedOn w:val="CNParagraph"/>
    <w:next w:val="CNParagraphLeft"/>
    <w:rsid w:val="00206C72"/>
    <w:pPr>
      <w:numPr>
        <w:numId w:val="5"/>
      </w:numPr>
      <w:spacing w:after="0"/>
    </w:pPr>
    <w:rPr>
      <w:sz w:val="2"/>
      <w:szCs w:val="2"/>
    </w:rPr>
  </w:style>
  <w:style w:type="paragraph" w:customStyle="1" w:styleId="CNSubtitle">
    <w:name w:val="CN Subtitle"/>
    <w:basedOn w:val="CNTitle"/>
    <w:rsid w:val="00206C72"/>
    <w:pPr>
      <w:numPr>
        <w:numId w:val="0"/>
      </w:numPr>
    </w:pPr>
  </w:style>
  <w:style w:type="paragraph" w:customStyle="1" w:styleId="CNSubhead">
    <w:name w:val="CN Subhead"/>
    <w:basedOn w:val="CNParagraph"/>
    <w:next w:val="CNParagraph"/>
    <w:rsid w:val="00016E06"/>
    <w:pPr>
      <w:keepNext/>
      <w:keepLines/>
    </w:pPr>
    <w:rPr>
      <w:b/>
      <w:u w:val="single"/>
    </w:rPr>
  </w:style>
  <w:style w:type="paragraph" w:customStyle="1" w:styleId="CNAppendixTitle">
    <w:name w:val="CN Appendix Title"/>
    <w:basedOn w:val="CNTitle"/>
    <w:next w:val="CNParagraph"/>
    <w:link w:val="CNAppendixTitleChar"/>
    <w:rsid w:val="00016E06"/>
    <w:pPr>
      <w:numPr>
        <w:ilvl w:val="1"/>
        <w:numId w:val="5"/>
      </w:numPr>
    </w:pPr>
  </w:style>
  <w:style w:type="paragraph" w:customStyle="1" w:styleId="CNAppendixItem">
    <w:name w:val="CN Appendix Item"/>
    <w:basedOn w:val="CNParagraph"/>
    <w:next w:val="CNAppendixPurpose"/>
    <w:rsid w:val="00016E06"/>
    <w:pPr>
      <w:keepNext/>
      <w:keepLines/>
      <w:numPr>
        <w:ilvl w:val="2"/>
        <w:numId w:val="5"/>
      </w:numPr>
      <w:spacing w:before="120"/>
    </w:pPr>
    <w:rPr>
      <w:b/>
      <w:sz w:val="22"/>
    </w:rPr>
  </w:style>
  <w:style w:type="paragraph" w:customStyle="1" w:styleId="CNFooter">
    <w:name w:val="CN Footer"/>
    <w:basedOn w:val="CNParagraph"/>
    <w:rsid w:val="00016E06"/>
    <w:pPr>
      <w:tabs>
        <w:tab w:val="center" w:pos="5040"/>
        <w:tab w:val="right" w:pos="10080"/>
      </w:tabs>
      <w:spacing w:before="0" w:after="0"/>
      <w:ind w:left="0"/>
    </w:pPr>
    <w:rPr>
      <w:sz w:val="16"/>
    </w:rPr>
  </w:style>
  <w:style w:type="paragraph" w:customStyle="1" w:styleId="CNAttachmentTitle">
    <w:name w:val="CN Attachment Title"/>
    <w:basedOn w:val="CNTitle"/>
    <w:rsid w:val="00206C72"/>
    <w:pPr>
      <w:numPr>
        <w:numId w:val="0"/>
      </w:numPr>
    </w:pPr>
  </w:style>
  <w:style w:type="paragraph" w:customStyle="1" w:styleId="CNInternalNoteCompact">
    <w:name w:val="CN Internal Note Compact"/>
    <w:basedOn w:val="CNInternalNoteText"/>
    <w:next w:val="CNParagraph"/>
    <w:link w:val="CNInternalNoteCompactChar"/>
    <w:rsid w:val="00016E06"/>
    <w:pPr>
      <w:keepLines/>
      <w:pBdr>
        <w:top w:val="single" w:sz="18" w:space="1" w:color="FF0000"/>
        <w:bottom w:val="single" w:sz="18" w:space="1" w:color="FF0000"/>
      </w:pBdr>
    </w:pPr>
  </w:style>
  <w:style w:type="character" w:customStyle="1" w:styleId="CNInternalNoteCompactChar">
    <w:name w:val="CN Internal Note Compact Char"/>
    <w:link w:val="CNInternalNoteCompact"/>
    <w:locked/>
    <w:rsid w:val="00DC2523"/>
    <w:rPr>
      <w:b/>
      <w:color w:val="FF0000"/>
      <w:lang w:val="en-US" w:eastAsia="en-US"/>
    </w:rPr>
  </w:style>
  <w:style w:type="paragraph" w:customStyle="1" w:styleId="CNPartTitle">
    <w:name w:val="CN Part Title"/>
    <w:basedOn w:val="CNParagraph"/>
    <w:next w:val="CNParagraph"/>
    <w:rsid w:val="00016E06"/>
    <w:pPr>
      <w:keepNext/>
      <w:keepLines/>
      <w:ind w:left="0"/>
    </w:pPr>
    <w:rPr>
      <w:b/>
      <w:sz w:val="24"/>
    </w:rPr>
  </w:style>
  <w:style w:type="paragraph" w:styleId="Footer">
    <w:name w:val="footer"/>
    <w:basedOn w:val="Normal"/>
    <w:link w:val="FooterChar"/>
    <w:uiPriority w:val="99"/>
    <w:rsid w:val="00016E06"/>
    <w:pPr>
      <w:tabs>
        <w:tab w:val="center" w:pos="4320"/>
        <w:tab w:val="right" w:pos="8640"/>
      </w:tabs>
    </w:pPr>
  </w:style>
  <w:style w:type="character" w:customStyle="1" w:styleId="FooterChar">
    <w:name w:val="Footer Char"/>
    <w:link w:val="Footer"/>
    <w:uiPriority w:val="99"/>
    <w:locked/>
    <w:rsid w:val="00CA7CA3"/>
    <w:rPr>
      <w:rFonts w:ascii="Courier New" w:hAnsi="Courier New"/>
      <w:sz w:val="24"/>
    </w:rPr>
  </w:style>
  <w:style w:type="paragraph" w:styleId="Header">
    <w:name w:val="header"/>
    <w:basedOn w:val="Normal"/>
    <w:link w:val="HeaderChar"/>
    <w:semiHidden/>
    <w:rsid w:val="00016E06"/>
    <w:pPr>
      <w:tabs>
        <w:tab w:val="center" w:pos="4320"/>
        <w:tab w:val="right" w:pos="8640"/>
      </w:tabs>
    </w:pPr>
  </w:style>
  <w:style w:type="character" w:customStyle="1" w:styleId="HeaderChar">
    <w:name w:val="Header Char"/>
    <w:link w:val="Header"/>
    <w:semiHidden/>
    <w:locked/>
    <w:rsid w:val="00CA7CA3"/>
    <w:rPr>
      <w:rFonts w:ascii="Courier New" w:hAnsi="Courier New"/>
      <w:sz w:val="24"/>
    </w:rPr>
  </w:style>
  <w:style w:type="character" w:styleId="Hyperlink">
    <w:name w:val="Hyperlink"/>
    <w:semiHidden/>
    <w:rsid w:val="00016E06"/>
    <w:rPr>
      <w:rFonts w:cs="Times New Roman"/>
      <w:color w:val="0000FF"/>
      <w:u w:val="single"/>
    </w:rPr>
  </w:style>
  <w:style w:type="table" w:styleId="TableGrid">
    <w:name w:val="Table Grid"/>
    <w:basedOn w:val="TableNormal"/>
    <w:semiHidden/>
    <w:rsid w:val="00016E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NTransactionVariable">
    <w:name w:val="CN Transaction Variable"/>
    <w:rsid w:val="00016E06"/>
    <w:rPr>
      <w:rFonts w:ascii="Arial" w:hAnsi="Arial"/>
      <w:b/>
      <w:i/>
      <w:color w:val="FF0000"/>
      <w:sz w:val="20"/>
    </w:rPr>
  </w:style>
  <w:style w:type="paragraph" w:customStyle="1" w:styleId="CNGlossaryList">
    <w:name w:val="CN Glossary List"/>
    <w:basedOn w:val="CNParagraph"/>
    <w:rsid w:val="00016E06"/>
    <w:pPr>
      <w:numPr>
        <w:ilvl w:val="8"/>
        <w:numId w:val="4"/>
      </w:numPr>
    </w:pPr>
  </w:style>
  <w:style w:type="paragraph" w:customStyle="1" w:styleId="CNPhaseTitle">
    <w:name w:val="CN Phase Title"/>
    <w:basedOn w:val="CNHead1"/>
    <w:next w:val="CNParagraph"/>
    <w:rsid w:val="00016E06"/>
    <w:pPr>
      <w:numPr>
        <w:ilvl w:val="7"/>
        <w:numId w:val="4"/>
      </w:numPr>
    </w:pPr>
  </w:style>
  <w:style w:type="paragraph" w:customStyle="1" w:styleId="CNCUTLeft">
    <w:name w:val="CN CUT Left"/>
    <w:basedOn w:val="CNParagraphLeft"/>
    <w:rsid w:val="00016E06"/>
    <w:rPr>
      <w:i/>
      <w:color w:val="0000FF"/>
    </w:rPr>
  </w:style>
  <w:style w:type="paragraph" w:customStyle="1" w:styleId="CNCUTIndent">
    <w:name w:val="CN CUT Indent"/>
    <w:basedOn w:val="CNCUTLeft"/>
    <w:link w:val="CNCUTIndentChar"/>
    <w:rsid w:val="00016E06"/>
    <w:pPr>
      <w:ind w:left="720"/>
    </w:pPr>
  </w:style>
  <w:style w:type="character" w:customStyle="1" w:styleId="CNCUTIndentChar">
    <w:name w:val="CN CUT Indent Char"/>
    <w:link w:val="CNCUTIndent"/>
    <w:locked/>
    <w:rsid w:val="00CF102A"/>
    <w:rPr>
      <w:rFonts w:ascii="Arial" w:hAnsi="Arial"/>
      <w:i/>
      <w:color w:val="0000FF"/>
      <w:sz w:val="18"/>
      <w:lang w:val="en-US" w:eastAsia="en-US"/>
    </w:rPr>
  </w:style>
  <w:style w:type="paragraph" w:customStyle="1" w:styleId="CNParagraphLeftBold">
    <w:name w:val="CN Paragraph Left Bold"/>
    <w:basedOn w:val="CNParagraphLeft"/>
    <w:rsid w:val="00016E06"/>
    <w:rPr>
      <w:b/>
    </w:rPr>
  </w:style>
  <w:style w:type="character" w:customStyle="1" w:styleId="CNCountryVariable">
    <w:name w:val="CN Country Variable"/>
    <w:rsid w:val="00016E06"/>
    <w:rPr>
      <w:rFonts w:ascii="Arial" w:hAnsi="Arial"/>
      <w:b/>
      <w:i/>
      <w:color w:val="0000FF"/>
      <w:sz w:val="20"/>
    </w:rPr>
  </w:style>
  <w:style w:type="paragraph" w:customStyle="1" w:styleId="CNGuidanceText">
    <w:name w:val="CN Guidance Text"/>
    <w:basedOn w:val="CNParagraphLeft"/>
    <w:next w:val="CNGuidanceHeading"/>
    <w:rsid w:val="00016E06"/>
    <w:pPr>
      <w:numPr>
        <w:ilvl w:val="2"/>
        <w:numId w:val="1"/>
      </w:numPr>
    </w:pPr>
    <w:rPr>
      <w:rFonts w:ascii="Times New Roman" w:hAnsi="Times New Roman"/>
    </w:rPr>
  </w:style>
  <w:style w:type="paragraph" w:customStyle="1" w:styleId="CNGuidanceHeading">
    <w:name w:val="CN Guidance Heading"/>
    <w:basedOn w:val="CNGuidanceText"/>
    <w:next w:val="CNGuidanceText"/>
    <w:rsid w:val="00206C72"/>
    <w:pPr>
      <w:numPr>
        <w:ilvl w:val="1"/>
      </w:numPr>
    </w:pPr>
    <w:rPr>
      <w:b/>
    </w:rPr>
  </w:style>
  <w:style w:type="paragraph" w:customStyle="1" w:styleId="CNCustomerCUTLeft">
    <w:name w:val="CN Customer CUT Left"/>
    <w:basedOn w:val="CNCUTLeft"/>
    <w:rsid w:val="00016E06"/>
    <w:rPr>
      <w:color w:val="auto"/>
    </w:rPr>
  </w:style>
  <w:style w:type="paragraph" w:customStyle="1" w:styleId="CNCustomerCUTIndent">
    <w:name w:val="CN Customer CUT Indent"/>
    <w:basedOn w:val="CNCUTIndent"/>
    <w:rsid w:val="00016E06"/>
    <w:rPr>
      <w:color w:val="auto"/>
    </w:rPr>
  </w:style>
  <w:style w:type="paragraph" w:customStyle="1" w:styleId="CNDefinitionList">
    <w:name w:val="CN Definition List"/>
    <w:basedOn w:val="CNParagraph"/>
    <w:link w:val="CNDefinitionListChar"/>
    <w:rsid w:val="00016E06"/>
  </w:style>
  <w:style w:type="paragraph" w:customStyle="1" w:styleId="CNGuidanceLevel1Bullet">
    <w:name w:val="CN Guidance Level 1 Bullet"/>
    <w:basedOn w:val="CNGuidanceText"/>
    <w:rsid w:val="00206C72"/>
    <w:pPr>
      <w:numPr>
        <w:ilvl w:val="4"/>
      </w:numPr>
    </w:pPr>
  </w:style>
  <w:style w:type="paragraph" w:customStyle="1" w:styleId="CNGuidanceLevel2Bullet">
    <w:name w:val="CN Guidance Level 2 Bullet"/>
    <w:basedOn w:val="CNGuidanceText"/>
    <w:rsid w:val="00206C72"/>
    <w:pPr>
      <w:numPr>
        <w:ilvl w:val="6"/>
      </w:numPr>
    </w:pPr>
  </w:style>
  <w:style w:type="paragraph" w:customStyle="1" w:styleId="CNGuidanceLevel1List">
    <w:name w:val="CN Guidance Level 1 List"/>
    <w:basedOn w:val="CNGuidanceText"/>
    <w:rsid w:val="00206C72"/>
    <w:pPr>
      <w:numPr>
        <w:ilvl w:val="3"/>
      </w:numPr>
    </w:pPr>
  </w:style>
  <w:style w:type="paragraph" w:customStyle="1" w:styleId="CNGuidanceLevel2List">
    <w:name w:val="CN Guidance Level 2 List"/>
    <w:basedOn w:val="CNGuidanceText"/>
    <w:rsid w:val="00206C72"/>
    <w:pPr>
      <w:numPr>
        <w:ilvl w:val="5"/>
      </w:numPr>
    </w:pPr>
  </w:style>
  <w:style w:type="paragraph" w:customStyle="1" w:styleId="CNGuidanceTitle">
    <w:name w:val="CN Guidance Title"/>
    <w:basedOn w:val="CNGuidanceText"/>
    <w:next w:val="CNGuidanceText"/>
    <w:rsid w:val="00016E06"/>
    <w:pPr>
      <w:numPr>
        <w:ilvl w:val="0"/>
        <w:numId w:val="0"/>
      </w:numPr>
      <w:jc w:val="center"/>
    </w:pPr>
    <w:rPr>
      <w:b/>
      <w:sz w:val="28"/>
    </w:rPr>
  </w:style>
  <w:style w:type="paragraph" w:customStyle="1" w:styleId="CNPreamble">
    <w:name w:val="CN Preamble"/>
    <w:basedOn w:val="CNParagraphLeft"/>
    <w:link w:val="CNPreambleChar"/>
    <w:rsid w:val="00016E06"/>
  </w:style>
  <w:style w:type="character" w:customStyle="1" w:styleId="CNPreambleChar">
    <w:name w:val="CN Preamble Char"/>
    <w:link w:val="CNPreamble"/>
    <w:locked/>
    <w:rsid w:val="00CF102A"/>
    <w:rPr>
      <w:rFonts w:ascii="Arial" w:hAnsi="Arial"/>
      <w:sz w:val="18"/>
      <w:lang w:val="en-US" w:eastAsia="en-US"/>
    </w:rPr>
  </w:style>
  <w:style w:type="paragraph" w:customStyle="1" w:styleId="CNSignatureBlockBegin">
    <w:name w:val="CN Signature Block Begin"/>
    <w:basedOn w:val="CNSignatureBlock"/>
    <w:next w:val="CNSignatureBlock"/>
    <w:rsid w:val="00016E06"/>
    <w:pPr>
      <w:pBdr>
        <w:top w:val="single" w:sz="8" w:space="1" w:color="auto"/>
      </w:pBdr>
    </w:pPr>
  </w:style>
  <w:style w:type="paragraph" w:customStyle="1" w:styleId="CNTableNumericRight">
    <w:name w:val="CN Table Numeric Right"/>
    <w:basedOn w:val="CNTableTextLeft"/>
    <w:rsid w:val="00016E06"/>
    <w:pPr>
      <w:jc w:val="right"/>
    </w:pPr>
  </w:style>
  <w:style w:type="paragraph" w:customStyle="1" w:styleId="CNTitleUnderscore">
    <w:name w:val="CN Title Underscore"/>
    <w:basedOn w:val="CNTitle"/>
    <w:next w:val="CNParagraphLeft"/>
    <w:rsid w:val="00206C72"/>
    <w:pPr>
      <w:numPr>
        <w:numId w:val="0"/>
      </w:numPr>
      <w:pBdr>
        <w:bottom w:val="single" w:sz="12" w:space="2" w:color="auto"/>
      </w:pBdr>
      <w:jc w:val="left"/>
    </w:pPr>
  </w:style>
  <w:style w:type="character" w:styleId="CommentReference">
    <w:name w:val="annotation reference"/>
    <w:semiHidden/>
    <w:rsid w:val="00DC2523"/>
    <w:rPr>
      <w:rFonts w:cs="Times New Roman"/>
      <w:sz w:val="16"/>
    </w:rPr>
  </w:style>
  <w:style w:type="paragraph" w:styleId="CommentText">
    <w:name w:val="annotation text"/>
    <w:basedOn w:val="Normal"/>
    <w:link w:val="CommentTextChar"/>
    <w:semiHidden/>
    <w:rsid w:val="00DC2523"/>
    <w:rPr>
      <w:szCs w:val="20"/>
    </w:rPr>
  </w:style>
  <w:style w:type="character" w:customStyle="1" w:styleId="CommentTextChar">
    <w:name w:val="Comment Text Char"/>
    <w:link w:val="CommentText"/>
    <w:semiHidden/>
    <w:locked/>
    <w:rsid w:val="00CA7CA3"/>
    <w:rPr>
      <w:rFonts w:ascii="Courier New" w:hAnsi="Courier New"/>
      <w:sz w:val="20"/>
    </w:rPr>
  </w:style>
  <w:style w:type="paragraph" w:styleId="CommentSubject">
    <w:name w:val="annotation subject"/>
    <w:basedOn w:val="CommentText"/>
    <w:next w:val="CommentText"/>
    <w:link w:val="CommentSubjectChar"/>
    <w:semiHidden/>
    <w:rsid w:val="002B1607"/>
    <w:rPr>
      <w:b/>
      <w:bCs/>
    </w:rPr>
  </w:style>
  <w:style w:type="character" w:customStyle="1" w:styleId="CommentSubjectChar">
    <w:name w:val="Comment Subject Char"/>
    <w:link w:val="CommentSubject"/>
    <w:semiHidden/>
    <w:locked/>
    <w:rsid w:val="00CA7CA3"/>
    <w:rPr>
      <w:rFonts w:ascii="Courier New" w:hAnsi="Courier New"/>
      <w:b/>
      <w:sz w:val="20"/>
    </w:rPr>
  </w:style>
  <w:style w:type="character" w:styleId="FollowedHyperlink">
    <w:name w:val="FollowedHyperlink"/>
    <w:rsid w:val="00CF102A"/>
    <w:rPr>
      <w:rFonts w:cs="Times New Roman"/>
      <w:color w:val="800080"/>
      <w:u w:val="single"/>
    </w:rPr>
  </w:style>
  <w:style w:type="character" w:customStyle="1" w:styleId="caps">
    <w:name w:val="caps"/>
    <w:rsid w:val="00CF102A"/>
  </w:style>
  <w:style w:type="paragraph" w:customStyle="1" w:styleId="ICALTspacing">
    <w:name w:val="ICA LT spacing"/>
    <w:basedOn w:val="CNParagraph"/>
    <w:rsid w:val="00CF102A"/>
    <w:pPr>
      <w:spacing w:before="0" w:after="0"/>
    </w:pPr>
    <w:rPr>
      <w:rFonts w:eastAsia="SimSun"/>
      <w:sz w:val="16"/>
    </w:rPr>
  </w:style>
  <w:style w:type="character" w:customStyle="1" w:styleId="left">
    <w:name w:val="left"/>
    <w:rsid w:val="00CF102A"/>
  </w:style>
  <w:style w:type="character" w:customStyle="1" w:styleId="system1">
    <w:name w:val="system1"/>
    <w:rsid w:val="00CF102A"/>
    <w:rPr>
      <w:color w:val="DA8103"/>
    </w:rPr>
  </w:style>
  <w:style w:type="character" w:customStyle="1" w:styleId="CNLevel1ListChar">
    <w:name w:val="CN Level 1 List Char"/>
    <w:link w:val="CNLevel1List"/>
    <w:locked/>
    <w:rsid w:val="00FE4418"/>
    <w:rPr>
      <w:rFonts w:ascii="Arial" w:hAnsi="Arial"/>
      <w:sz w:val="18"/>
      <w:lang w:val="en-US" w:eastAsia="en-US"/>
    </w:rPr>
  </w:style>
  <w:style w:type="character" w:customStyle="1" w:styleId="478">
    <w:name w:val="478"/>
    <w:rsid w:val="00206C72"/>
    <w:rPr>
      <w:color w:val="000000"/>
      <w:spacing w:val="0"/>
      <w:sz w:val="24"/>
    </w:rPr>
  </w:style>
  <w:style w:type="character" w:customStyle="1" w:styleId="CNHead2Char">
    <w:name w:val="CN Head 2 Char"/>
    <w:link w:val="CNHead2"/>
    <w:locked/>
    <w:rsid w:val="00FE0293"/>
    <w:rPr>
      <w:rFonts w:ascii="Arial" w:hAnsi="Arial"/>
      <w:b/>
      <w:sz w:val="18"/>
      <w:lang w:val="en-US" w:eastAsia="en-US"/>
    </w:rPr>
  </w:style>
  <w:style w:type="character" w:customStyle="1" w:styleId="CNVariable">
    <w:name w:val="CN Variable"/>
    <w:rsid w:val="001F176C"/>
    <w:rPr>
      <w:rFonts w:ascii="Arial" w:hAnsi="Arial"/>
      <w:b/>
      <w:i/>
      <w:color w:val="FF0000"/>
      <w:sz w:val="20"/>
    </w:rPr>
  </w:style>
  <w:style w:type="character" w:customStyle="1" w:styleId="CNTitleChar">
    <w:name w:val="CN Title Char"/>
    <w:link w:val="CNTitle"/>
    <w:locked/>
    <w:rsid w:val="00FE0293"/>
    <w:rPr>
      <w:rFonts w:ascii="Arial" w:hAnsi="Arial"/>
      <w:b/>
      <w:sz w:val="18"/>
    </w:rPr>
  </w:style>
  <w:style w:type="character" w:customStyle="1" w:styleId="CNAppendixTitleChar">
    <w:name w:val="CN Appendix Title Char"/>
    <w:link w:val="CNAppendixTitle"/>
    <w:locked/>
    <w:rsid w:val="00FE0293"/>
    <w:rPr>
      <w:rFonts w:ascii="Arial" w:hAnsi="Arial"/>
      <w:b/>
      <w:sz w:val="18"/>
      <w:lang w:val="en-US" w:eastAsia="en-US"/>
    </w:rPr>
  </w:style>
  <w:style w:type="character" w:customStyle="1" w:styleId="CNParagraphChar">
    <w:name w:val="CN Paragraph Char"/>
    <w:locked/>
    <w:rsid w:val="0076100D"/>
    <w:rPr>
      <w:rFonts w:ascii="Arial" w:hAnsi="Arial"/>
      <w:sz w:val="18"/>
      <w:lang w:val="en-US" w:eastAsia="en-US"/>
    </w:rPr>
  </w:style>
  <w:style w:type="character" w:customStyle="1" w:styleId="CNLevel1BulletChar">
    <w:name w:val="CN Level 1 Bullet Char"/>
    <w:link w:val="CNLevel1Bullet"/>
    <w:locked/>
    <w:rsid w:val="00A042CA"/>
    <w:rPr>
      <w:rFonts w:ascii="Arial" w:hAnsi="Arial"/>
      <w:sz w:val="18"/>
      <w:lang w:val="en-US" w:eastAsia="en-US"/>
    </w:rPr>
  </w:style>
  <w:style w:type="paragraph" w:styleId="EndnoteText">
    <w:name w:val="endnote text"/>
    <w:basedOn w:val="Normal"/>
    <w:link w:val="EndnoteTextChar"/>
    <w:semiHidden/>
    <w:rsid w:val="00C76E60"/>
    <w:pPr>
      <w:autoSpaceDE w:val="0"/>
      <w:autoSpaceDN w:val="0"/>
      <w:adjustRightInd w:val="0"/>
    </w:pPr>
    <w:rPr>
      <w:szCs w:val="20"/>
    </w:rPr>
  </w:style>
  <w:style w:type="character" w:customStyle="1" w:styleId="EndnoteTextChar">
    <w:name w:val="Endnote Text Char"/>
    <w:link w:val="EndnoteText"/>
    <w:semiHidden/>
    <w:locked/>
    <w:rsid w:val="00CA7CA3"/>
    <w:rPr>
      <w:rFonts w:ascii="Courier New" w:hAnsi="Courier New"/>
      <w:sz w:val="20"/>
    </w:rPr>
  </w:style>
  <w:style w:type="character" w:styleId="EndnoteReference">
    <w:name w:val="endnote reference"/>
    <w:semiHidden/>
    <w:rsid w:val="00C76E60"/>
    <w:rPr>
      <w:rFonts w:cs="Times New Roman"/>
      <w:vertAlign w:val="superscript"/>
    </w:rPr>
  </w:style>
  <w:style w:type="character" w:customStyle="1" w:styleId="CNDefinitionListChar">
    <w:name w:val="CN Definition List Char"/>
    <w:link w:val="CNDefinitionList"/>
    <w:locked/>
    <w:rsid w:val="00C81BE2"/>
    <w:rPr>
      <w:rFonts w:ascii="Arial" w:hAnsi="Arial"/>
      <w:sz w:val="18"/>
      <w:lang w:val="en-US" w:eastAsia="en-US"/>
    </w:rPr>
  </w:style>
  <w:style w:type="character" w:customStyle="1" w:styleId="CNHead1Char">
    <w:name w:val="CN Head 1 Char"/>
    <w:link w:val="CNHead1"/>
    <w:locked/>
    <w:rsid w:val="00FE4418"/>
    <w:rPr>
      <w:rFonts w:ascii="Arial" w:hAnsi="Arial"/>
      <w:b/>
      <w:sz w:val="18"/>
    </w:rPr>
  </w:style>
  <w:style w:type="character" w:styleId="PageNumber">
    <w:name w:val="page number"/>
    <w:rsid w:val="00CB3EAC"/>
    <w:rPr>
      <w:rFonts w:cs="Times New Roman"/>
    </w:rPr>
  </w:style>
  <w:style w:type="paragraph" w:styleId="Revision">
    <w:name w:val="Revision"/>
    <w:hidden/>
    <w:semiHidden/>
    <w:rsid w:val="00585529"/>
    <w:rPr>
      <w:rFonts w:ascii="Courier New" w:hAnsi="Courier New"/>
      <w:szCs w:val="24"/>
    </w:rPr>
  </w:style>
  <w:style w:type="paragraph" w:customStyle="1" w:styleId="CharChar1">
    <w:name w:val="Char Char1"/>
    <w:basedOn w:val="Normal"/>
    <w:semiHidden/>
    <w:rsid w:val="00206C72"/>
    <w:pPr>
      <w:autoSpaceDE w:val="0"/>
      <w:autoSpaceDN w:val="0"/>
      <w:adjustRightInd w:val="0"/>
      <w:spacing w:before="220" w:line="240" w:lineRule="exact"/>
      <w:jc w:val="both"/>
    </w:pPr>
    <w:rPr>
      <w:rFonts w:ascii="Arial" w:eastAsia="SimSun" w:hAnsi="Arial"/>
      <w:sz w:val="22"/>
      <w:szCs w:val="22"/>
      <w:lang w:eastAsia="zh-CN"/>
    </w:rPr>
  </w:style>
  <w:style w:type="paragraph" w:customStyle="1" w:styleId="CharCharChar1">
    <w:name w:val="Char Char Char1"/>
    <w:basedOn w:val="Normal"/>
    <w:semiHidden/>
    <w:rsid w:val="00206C72"/>
    <w:pPr>
      <w:spacing w:before="220" w:line="240" w:lineRule="exact"/>
      <w:jc w:val="both"/>
    </w:pPr>
    <w:rPr>
      <w:rFonts w:ascii="Arial" w:hAnsi="Arial"/>
      <w:sz w:val="22"/>
      <w:szCs w:val="22"/>
    </w:rPr>
  </w:style>
  <w:style w:type="paragraph" w:customStyle="1" w:styleId="IBMBody">
    <w:name w:val="IBM Body"/>
    <w:basedOn w:val="Normal"/>
    <w:qFormat/>
    <w:rsid w:val="004A64CA"/>
    <w:pPr>
      <w:jc w:val="both"/>
    </w:pPr>
    <w:rPr>
      <w:rFonts w:eastAsia="Calibri"/>
      <w:szCs w:val="20"/>
    </w:rPr>
  </w:style>
  <w:style w:type="paragraph" w:styleId="ListParagraph">
    <w:name w:val="List Paragraph"/>
    <w:basedOn w:val="Normal"/>
    <w:uiPriority w:val="34"/>
    <w:rsid w:val="0091276D"/>
    <w:pPr>
      <w:ind w:left="720"/>
      <w:contextualSpacing/>
    </w:pPr>
  </w:style>
  <w:style w:type="paragraph" w:customStyle="1" w:styleId="NormalItalics">
    <w:name w:val="Normal Italics"/>
    <w:basedOn w:val="Normal"/>
    <w:link w:val="NormalItalicsChar"/>
    <w:qFormat/>
    <w:rsid w:val="00F55FDD"/>
    <w:rPr>
      <w:i/>
    </w:rPr>
  </w:style>
  <w:style w:type="character" w:customStyle="1" w:styleId="NormalItalicsChar">
    <w:name w:val="Normal Italics Char"/>
    <w:basedOn w:val="DefaultParagraphFont"/>
    <w:link w:val="NormalItalics"/>
    <w:rsid w:val="00F55FDD"/>
    <w:rPr>
      <w:i/>
    </w:rPr>
  </w:style>
  <w:style w:type="paragraph" w:customStyle="1" w:styleId="MPAList1">
    <w:name w:val="MPA List 1"/>
    <w:basedOn w:val="ListParagraph"/>
    <w:next w:val="Normal"/>
    <w:link w:val="MPAList1Char"/>
    <w:qFormat/>
    <w:rsid w:val="00F55FDD"/>
    <w:pPr>
      <w:numPr>
        <w:numId w:val="30"/>
      </w:numPr>
      <w:spacing w:after="0"/>
    </w:pPr>
    <w:rPr>
      <w:b/>
    </w:rPr>
  </w:style>
  <w:style w:type="character" w:customStyle="1" w:styleId="MPAList1Char">
    <w:name w:val="MPA List 1 Char"/>
    <w:basedOn w:val="DefaultParagraphFont"/>
    <w:link w:val="MPAList1"/>
    <w:rsid w:val="00F55FDD"/>
    <w:rPr>
      <w:b/>
    </w:rPr>
  </w:style>
  <w:style w:type="paragraph" w:customStyle="1" w:styleId="MPAList2">
    <w:name w:val="MPA List 2"/>
    <w:basedOn w:val="ListParagraph"/>
    <w:next w:val="Normal"/>
    <w:link w:val="MPAList2Char"/>
    <w:qFormat/>
    <w:rsid w:val="00F55FDD"/>
    <w:pPr>
      <w:numPr>
        <w:ilvl w:val="1"/>
        <w:numId w:val="30"/>
      </w:numPr>
      <w:spacing w:after="0"/>
    </w:pPr>
    <w:rPr>
      <w:b/>
      <w:i/>
    </w:rPr>
  </w:style>
  <w:style w:type="character" w:customStyle="1" w:styleId="MPAList2Char">
    <w:name w:val="MPA List 2 Char"/>
    <w:basedOn w:val="DefaultParagraphFont"/>
    <w:link w:val="MPAList2"/>
    <w:rsid w:val="00F55FDD"/>
    <w:rPr>
      <w:b/>
      <w:i/>
    </w:rPr>
  </w:style>
  <w:style w:type="paragraph" w:customStyle="1" w:styleId="MPATitle">
    <w:name w:val="MPA Title"/>
    <w:basedOn w:val="Header"/>
    <w:link w:val="MPATitleChar"/>
    <w:qFormat/>
    <w:rsid w:val="00F55FDD"/>
    <w:pPr>
      <w:tabs>
        <w:tab w:val="clear" w:pos="4320"/>
        <w:tab w:val="clear" w:pos="8640"/>
        <w:tab w:val="center" w:pos="4680"/>
        <w:tab w:val="right" w:pos="9360"/>
      </w:tabs>
      <w:spacing w:after="0"/>
      <w:jc w:val="center"/>
    </w:pPr>
    <w:rPr>
      <w:sz w:val="24"/>
      <w:szCs w:val="24"/>
    </w:rPr>
  </w:style>
  <w:style w:type="character" w:customStyle="1" w:styleId="MPATitleChar">
    <w:name w:val="MPA Title Char"/>
    <w:basedOn w:val="HeaderChar"/>
    <w:link w:val="MPATitle"/>
    <w:rsid w:val="00F55FDD"/>
    <w:rPr>
      <w:rFonts w:ascii="Courier New" w:hAnsi="Courier New"/>
      <w:sz w:val="24"/>
      <w:szCs w:val="24"/>
    </w:rPr>
  </w:style>
  <w:style w:type="paragraph" w:customStyle="1" w:styleId="Agreement">
    <w:name w:val="Agreement #"/>
    <w:basedOn w:val="Header"/>
    <w:link w:val="AgreementChar"/>
    <w:autoRedefine/>
    <w:qFormat/>
    <w:rsid w:val="00F55FDD"/>
    <w:pPr>
      <w:tabs>
        <w:tab w:val="clear" w:pos="4320"/>
        <w:tab w:val="clear" w:pos="8640"/>
        <w:tab w:val="right" w:pos="9720"/>
      </w:tabs>
      <w:spacing w:after="240"/>
    </w:pPr>
    <w:rPr>
      <w:b/>
      <w:sz w:val="20"/>
      <w:szCs w:val="20"/>
    </w:rPr>
  </w:style>
  <w:style w:type="character" w:customStyle="1" w:styleId="AgreementChar">
    <w:name w:val="Agreement # Char"/>
    <w:basedOn w:val="HeaderChar"/>
    <w:link w:val="Agreement"/>
    <w:rsid w:val="00F55FDD"/>
    <w:rPr>
      <w:rFonts w:ascii="Courier New" w:hAnsi="Courier New"/>
      <w:b/>
      <w:sz w:val="20"/>
      <w:szCs w:val="20"/>
    </w:rPr>
  </w:style>
  <w:style w:type="paragraph" w:customStyle="1" w:styleId="Definitions">
    <w:name w:val="Definitions"/>
    <w:basedOn w:val="Normal"/>
    <w:link w:val="DefinitionsChar"/>
    <w:qFormat/>
    <w:rsid w:val="00F55FDD"/>
    <w:pPr>
      <w:spacing w:after="0"/>
    </w:pPr>
  </w:style>
  <w:style w:type="character" w:customStyle="1" w:styleId="DefinitionsChar">
    <w:name w:val="Definitions Char"/>
    <w:basedOn w:val="DefaultParagraphFont"/>
    <w:link w:val="Definitions"/>
    <w:rsid w:val="00F55FDD"/>
  </w:style>
  <w:style w:type="paragraph" w:customStyle="1" w:styleId="DoubleSpaceParagraph">
    <w:name w:val="Double Space Paragraph"/>
    <w:basedOn w:val="Definitions"/>
    <w:link w:val="DoubleSpaceParagraphChar"/>
    <w:qFormat/>
    <w:rsid w:val="00F55FDD"/>
    <w:pPr>
      <w:spacing w:after="120"/>
    </w:pPr>
  </w:style>
  <w:style w:type="character" w:customStyle="1" w:styleId="DoubleSpaceParagraphChar">
    <w:name w:val="Double Space Paragraph Char"/>
    <w:basedOn w:val="DefinitionsChar"/>
    <w:link w:val="DoubleSpaceParagraph"/>
    <w:rsid w:val="00F55FDD"/>
  </w:style>
  <w:style w:type="paragraph" w:customStyle="1" w:styleId="SingleSpaceNormal">
    <w:name w:val="Single Space Normal"/>
    <w:basedOn w:val="Normal"/>
    <w:link w:val="SingleSpaceNormalChar"/>
    <w:qFormat/>
    <w:rsid w:val="00F55FDD"/>
    <w:pPr>
      <w:spacing w:after="0"/>
    </w:pPr>
  </w:style>
  <w:style w:type="character" w:customStyle="1" w:styleId="SingleSpaceNormalChar">
    <w:name w:val="Single Space Normal Char"/>
    <w:basedOn w:val="DefaultParagraphFont"/>
    <w:link w:val="SingleSpaceNormal"/>
    <w:rsid w:val="00F55FDD"/>
  </w:style>
  <w:style w:type="paragraph" w:customStyle="1" w:styleId="MPAList3">
    <w:name w:val="MPA List 3"/>
    <w:basedOn w:val="MPAList2"/>
    <w:link w:val="MPAList3Char"/>
    <w:qFormat/>
    <w:rsid w:val="00F55FDD"/>
    <w:pPr>
      <w:numPr>
        <w:ilvl w:val="2"/>
      </w:numPr>
    </w:pPr>
    <w:rPr>
      <w:rFonts w:eastAsia="Times New Roman"/>
      <w:b w:val="0"/>
      <w:i w:val="0"/>
      <w:color w:val="000000"/>
    </w:rPr>
  </w:style>
  <w:style w:type="character" w:customStyle="1" w:styleId="MPAList3Char">
    <w:name w:val="MPA List 3 Char"/>
    <w:basedOn w:val="MPAList2Char"/>
    <w:link w:val="MPAList3"/>
    <w:rsid w:val="00F55FDD"/>
    <w:rPr>
      <w:rFonts w:eastAsia="Times New Roman"/>
      <w:b w:val="0"/>
      <w:i w:val="0"/>
      <w:color w:val="000000"/>
    </w:rPr>
  </w:style>
  <w:style w:type="paragraph" w:customStyle="1" w:styleId="MPAList4">
    <w:name w:val="MPA List 4"/>
    <w:basedOn w:val="MPAList3"/>
    <w:link w:val="MPAList4Char"/>
    <w:qFormat/>
    <w:rsid w:val="00F55FDD"/>
    <w:pPr>
      <w:numPr>
        <w:ilvl w:val="3"/>
      </w:numPr>
    </w:pPr>
  </w:style>
  <w:style w:type="character" w:customStyle="1" w:styleId="MPAList4Char">
    <w:name w:val="MPA List 4 Char"/>
    <w:basedOn w:val="MPAList3Char"/>
    <w:link w:val="MPAList4"/>
    <w:rsid w:val="00F55FDD"/>
    <w:rPr>
      <w:rFonts w:eastAsia="Times New Roman"/>
      <w:b w:val="0"/>
      <w:i w:val="0"/>
      <w:color w:val="000000"/>
    </w:rPr>
  </w:style>
  <w:style w:type="paragraph" w:customStyle="1" w:styleId="DSList3">
    <w:name w:val="DS List 3"/>
    <w:basedOn w:val="MPAList3"/>
    <w:link w:val="DSList3Char"/>
    <w:qFormat/>
    <w:rsid w:val="00F55FDD"/>
    <w:pPr>
      <w:numPr>
        <w:ilvl w:val="0"/>
        <w:numId w:val="0"/>
      </w:numPr>
      <w:spacing w:after="120"/>
      <w:ind w:left="360" w:hanging="360"/>
    </w:pPr>
  </w:style>
  <w:style w:type="character" w:customStyle="1" w:styleId="DSList3Char">
    <w:name w:val="DS List 3 Char"/>
    <w:basedOn w:val="MPAList3Char"/>
    <w:link w:val="DSList3"/>
    <w:rsid w:val="00F55FDD"/>
    <w:rPr>
      <w:rFonts w:eastAsia="Times New Roman"/>
      <w:b w:val="0"/>
      <w:i w:val="0"/>
      <w:color w:val="000000"/>
    </w:rPr>
  </w:style>
  <w:style w:type="paragraph" w:customStyle="1" w:styleId="DSList4">
    <w:name w:val="DS List 4"/>
    <w:basedOn w:val="MPAList4"/>
    <w:link w:val="DSList4Char"/>
    <w:qFormat/>
    <w:rsid w:val="00F55FDD"/>
    <w:pPr>
      <w:numPr>
        <w:ilvl w:val="0"/>
        <w:numId w:val="0"/>
      </w:numPr>
      <w:spacing w:after="120"/>
      <w:ind w:left="720" w:hanging="360"/>
    </w:pPr>
  </w:style>
  <w:style w:type="character" w:customStyle="1" w:styleId="DSList4Char">
    <w:name w:val="DS List 4 Char"/>
    <w:basedOn w:val="MPAList4Char"/>
    <w:link w:val="DSList4"/>
    <w:rsid w:val="00F55FDD"/>
    <w:rPr>
      <w:rFonts w:eastAsia="Times New Roman"/>
      <w:b w:val="0"/>
      <w:i w:val="0"/>
      <w:color w:val="000000"/>
    </w:rPr>
  </w:style>
  <w:style w:type="paragraph" w:customStyle="1" w:styleId="DSList5">
    <w:name w:val="DS List 5"/>
    <w:basedOn w:val="MPAList4"/>
    <w:link w:val="DSList5Char"/>
    <w:qFormat/>
    <w:rsid w:val="00F55FDD"/>
    <w:pPr>
      <w:numPr>
        <w:ilvl w:val="0"/>
        <w:numId w:val="0"/>
      </w:numPr>
      <w:spacing w:after="120"/>
      <w:ind w:left="1224" w:hanging="504"/>
    </w:pPr>
  </w:style>
  <w:style w:type="character" w:customStyle="1" w:styleId="DSList5Char">
    <w:name w:val="DS List 5 Char"/>
    <w:basedOn w:val="MPAList4Char"/>
    <w:link w:val="DSList5"/>
    <w:rsid w:val="00F55FDD"/>
    <w:rPr>
      <w:rFonts w:eastAsia="Times New Roman"/>
      <w:b w:val="0"/>
      <w:i w:val="0"/>
      <w:color w:val="000000"/>
    </w:rPr>
  </w:style>
  <w:style w:type="paragraph" w:customStyle="1" w:styleId="MPAFooter">
    <w:name w:val="MPA Footer"/>
    <w:basedOn w:val="Footer"/>
    <w:link w:val="MPAFooterChar"/>
    <w:qFormat/>
    <w:rsid w:val="00F55FDD"/>
    <w:pPr>
      <w:tabs>
        <w:tab w:val="clear" w:pos="4320"/>
        <w:tab w:val="clear" w:pos="8640"/>
        <w:tab w:val="left" w:pos="5040"/>
        <w:tab w:val="right" w:pos="9360"/>
      </w:tabs>
      <w:spacing w:after="0"/>
    </w:pPr>
  </w:style>
  <w:style w:type="character" w:customStyle="1" w:styleId="MPAFooterChar">
    <w:name w:val="MPA Footer Char"/>
    <w:basedOn w:val="FooterChar"/>
    <w:link w:val="MPAFooter"/>
    <w:rsid w:val="00F55FDD"/>
    <w:rPr>
      <w:rFonts w:ascii="Courier New" w:hAnsi="Courier New"/>
      <w:sz w:val="24"/>
    </w:rPr>
  </w:style>
  <w:style w:type="paragraph" w:customStyle="1" w:styleId="NormalIndented">
    <w:name w:val="Normal Indented"/>
    <w:basedOn w:val="Normal"/>
    <w:link w:val="NormalIndentedChar"/>
    <w:qFormat/>
    <w:rsid w:val="00F55FDD"/>
    <w:pPr>
      <w:ind w:left="360"/>
    </w:pPr>
  </w:style>
  <w:style w:type="character" w:customStyle="1" w:styleId="NormalIndentedChar">
    <w:name w:val="Normal Indented Char"/>
    <w:basedOn w:val="DefaultParagraphFont"/>
    <w:link w:val="NormalIndented"/>
    <w:rsid w:val="00F55FDD"/>
  </w:style>
  <w:style w:type="paragraph" w:customStyle="1" w:styleId="MPAList5">
    <w:name w:val="MPA List 5"/>
    <w:basedOn w:val="DSList5"/>
    <w:link w:val="MPAList5Char"/>
    <w:qFormat/>
    <w:rsid w:val="00F55FDD"/>
  </w:style>
  <w:style w:type="character" w:customStyle="1" w:styleId="MPAList5Char">
    <w:name w:val="MPA List 5 Char"/>
    <w:basedOn w:val="DSList5Char"/>
    <w:link w:val="MPAList5"/>
    <w:rsid w:val="00F55FDD"/>
    <w:rPr>
      <w:rFonts w:eastAsia="Times New Roman"/>
      <w:b w:val="0"/>
      <w:i w:val="0"/>
      <w:color w:val="000000"/>
    </w:rPr>
  </w:style>
  <w:style w:type="table" w:customStyle="1" w:styleId="TableGrid1">
    <w:name w:val="Table Grid1"/>
    <w:basedOn w:val="TableNormal"/>
    <w:next w:val="TableGrid"/>
    <w:uiPriority w:val="59"/>
    <w:rsid w:val="0086124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Level1">
    <w:name w:val="IBM Level 1"/>
    <w:basedOn w:val="ListParagraph"/>
    <w:uiPriority w:val="99"/>
    <w:rsid w:val="00A16C1F"/>
    <w:pPr>
      <w:numPr>
        <w:numId w:val="32"/>
      </w:numPr>
      <w:tabs>
        <w:tab w:val="num" w:pos="360"/>
        <w:tab w:val="left" w:pos="540"/>
      </w:tabs>
      <w:spacing w:before="360" w:after="0"/>
      <w:ind w:left="720" w:firstLine="0"/>
      <w:contextualSpacing w:val="0"/>
      <w:jc w:val="both"/>
    </w:pPr>
    <w:rPr>
      <w:rFonts w:ascii="Times New Roman Bold" w:hAnsi="Times New Roman Bold"/>
      <w:b/>
    </w:rPr>
  </w:style>
  <w:style w:type="paragraph" w:customStyle="1" w:styleId="IBMLevel2">
    <w:name w:val="IBM Level 2"/>
    <w:basedOn w:val="Heading2"/>
    <w:uiPriority w:val="99"/>
    <w:rsid w:val="00A16C1F"/>
    <w:pPr>
      <w:keepNext w:val="0"/>
      <w:widowControl w:val="0"/>
      <w:numPr>
        <w:ilvl w:val="1"/>
        <w:numId w:val="32"/>
      </w:numPr>
      <w:tabs>
        <w:tab w:val="num" w:pos="360"/>
        <w:tab w:val="left" w:pos="540"/>
      </w:tabs>
      <w:autoSpaceDE w:val="0"/>
      <w:autoSpaceDN w:val="0"/>
      <w:adjustRightInd w:val="0"/>
      <w:spacing w:before="360" w:after="0"/>
      <w:ind w:left="0" w:firstLine="0"/>
      <w:jc w:val="both"/>
    </w:pPr>
    <w:rPr>
      <w:rFonts w:ascii="Times New Roman Bold" w:eastAsia="Times New Roman" w:hAnsi="Times New Roman Bold"/>
      <w:sz w:val="18"/>
      <w:szCs w:val="18"/>
      <w:lang w:eastAsia="zh-CN"/>
    </w:rPr>
  </w:style>
  <w:style w:type="paragraph" w:customStyle="1" w:styleId="IBMLevel3">
    <w:name w:val="IBM Level 3"/>
    <w:basedOn w:val="Normal"/>
    <w:uiPriority w:val="99"/>
    <w:qFormat/>
    <w:rsid w:val="00A16C1F"/>
    <w:pPr>
      <w:numPr>
        <w:ilvl w:val="2"/>
        <w:numId w:val="32"/>
      </w:numPr>
      <w:spacing w:before="360" w:after="0"/>
    </w:pPr>
    <w:rPr>
      <w:rFonts w:ascii="Times New Roman Bold" w:hAnsi="Times New Roman Bold"/>
      <w:b/>
      <w:i/>
    </w:rPr>
  </w:style>
  <w:style w:type="paragraph" w:customStyle="1" w:styleId="IBMLevel4">
    <w:name w:val="IBM Level 4"/>
    <w:basedOn w:val="Normal"/>
    <w:uiPriority w:val="99"/>
    <w:qFormat/>
    <w:rsid w:val="00A16C1F"/>
    <w:pPr>
      <w:numPr>
        <w:ilvl w:val="3"/>
        <w:numId w:val="32"/>
      </w:numPr>
      <w:spacing w:before="360" w:after="0"/>
    </w:pPr>
    <w:rPr>
      <w:rFonts w:ascii="Times New Roman Bold" w:hAnsi="Times New Roman Bold"/>
      <w:b/>
      <w:i/>
    </w:rPr>
  </w:style>
  <w:style w:type="paragraph" w:customStyle="1" w:styleId="IBMLevel5">
    <w:name w:val="IBM Level 5"/>
    <w:basedOn w:val="Normal"/>
    <w:uiPriority w:val="99"/>
    <w:qFormat/>
    <w:rsid w:val="00A16C1F"/>
    <w:pPr>
      <w:numPr>
        <w:ilvl w:val="4"/>
        <w:numId w:val="32"/>
      </w:numPr>
      <w:spacing w:before="360" w:after="0"/>
    </w:pPr>
    <w:rPr>
      <w:b/>
      <w:i/>
    </w:rPr>
  </w:style>
  <w:style w:type="paragraph" w:customStyle="1" w:styleId="IBMLevel2NoBlankLineBefore">
    <w:name w:val="IBM Level 2 No Blank Line Before"/>
    <w:basedOn w:val="Normal"/>
    <w:uiPriority w:val="99"/>
    <w:qFormat/>
    <w:rsid w:val="00A16C1F"/>
    <w:pPr>
      <w:numPr>
        <w:ilvl w:val="5"/>
        <w:numId w:val="32"/>
      </w:numPr>
      <w:spacing w:after="0"/>
    </w:pPr>
    <w:rPr>
      <w:b/>
      <w:i/>
    </w:rPr>
  </w:style>
  <w:style w:type="character" w:styleId="Emphasis">
    <w:name w:val="Emphasis"/>
    <w:basedOn w:val="DefaultParagraphFont"/>
    <w:uiPriority w:val="20"/>
    <w:qFormat/>
    <w:locked/>
    <w:rsid w:val="007B69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people.xml" Type="http://schemas.microsoft.com/office/2011/relationships/people"/>
<Relationship Id="rId12"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_rels/header1.xml.rels><?xml version="1.0" encoding="UTF-8" standalone="yes"?>
<Relationships xmlns="http://schemas.openxmlformats.org/package/2006/relationships">
<Relationship Id="rId1" Target="media/image1.wmf"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1A1F7E3-D624-4E74-86BF-17F9A21B8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1685</Words>
  <Characters>9611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2019-12-31T20:44:00Z</dcterms:created>
  <dc:creator>jpedward</dc:creator>
  <cp:lastModifiedBy>Diana Laura Lopez</cp:lastModifiedBy>
  <cp:lastPrinted>2017-06-07T16:01:00Z</cp:lastPrinted>
  <dcterms:modified xsi:type="dcterms:W3CDTF">2019-12-31T20:44:00Z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ABAAdnH19QYq2YVbO8FEvfFrblFK2n4h3VQHmzRKE6e04oq7OmLNhpSEZJvZUjqV2ZaB</vt:lpwstr>
  </property>
  <property fmtid="{D5CDD505-2E9C-101B-9397-08002B2CF9AE}" pid="3" name="RESPONSE_SENDER_NAME">
    <vt:lpwstr>sAAAXRTqSjcrLAqA3eNW3mL//bWlaz5SuedQeaUwBvFuxb8=</vt:lpwstr>
  </property>
  <property fmtid="{D5CDD505-2E9C-101B-9397-08002B2CF9AE}" pid="4" name="EMAIL_OWNER_ADDRESS">
    <vt:lpwstr>sAAAUYtyAkeNWR4J7VobcF3ScsjZT33qtePXw+zhuZ7kJVg=</vt:lpwstr>
  </property>
  <property fmtid="{D5CDD505-2E9C-101B-9397-08002B2CF9AE}" pid="5" name="caContractId">
    <vt:lpwstr>CW3120143</vt:lpwstr>
  </property>
  <property fmtid="{D5CDD505-2E9C-101B-9397-08002B2CF9AE}" pid="6" name="caBuyer">
    <vt:lpwstr>IBM Corporation</vt:lpwstr>
  </property>
  <property fmtid="{D5CDD505-2E9C-101B-9397-08002B2CF9AE}" pid="7" name="caBuyer.CorporateAddress.PostalAddress.Lines">
    <vt:lpwstr>.</vt:lpwstr>
  </property>
  <property fmtid="{D5CDD505-2E9C-101B-9397-08002B2CF9AE}" pid="8" name="caBuyer.CorporateAddress.PostalAddress.City">
    <vt:lpwstr> </vt:lpwstr>
  </property>
  <property fmtid="{D5CDD505-2E9C-101B-9397-08002B2CF9AE}" pid="9" name="caBuyer.CorporateAddress.PostalAddress.State">
    <vt:lpwstr> </vt:lpwstr>
  </property>
  <property fmtid="{D5CDD505-2E9C-101B-9397-08002B2CF9AE}" pid="10" name="caBuyer.CorporateAddress.PostalAddress.PostalCode">
    <vt:lpwstr> </vt:lpwstr>
  </property>
  <property fmtid="{D5CDD505-2E9C-101B-9397-08002B2CF9AE}" pid="11" name="caBuyer.CorporateAddress.PostalAddress.Country.Name">
    <vt:lpwstr> </vt:lpwstr>
  </property>
  <property fmtid="{D5CDD505-2E9C-101B-9397-08002B2CF9AE}" pid="12" name="caSupplier">
    <vt:lpwstr>Salesforce UK Ltd</vt:lpwstr>
  </property>
  <property fmtid="{D5CDD505-2E9C-101B-9397-08002B2CF9AE}" pid="13" name="caSupplier.CorporateAddress.PostalAddress.Lines">
    <vt:lpwstr>Floor 26 Salesforce Tower 110</vt:lpwstr>
  </property>
  <property fmtid="{D5CDD505-2E9C-101B-9397-08002B2CF9AE}" pid="14" name="caSupplier.CorporateAddress.PostalAddress.City">
    <vt:lpwstr>London</vt:lpwstr>
  </property>
  <property fmtid="{D5CDD505-2E9C-101B-9397-08002B2CF9AE}" pid="15" name="caSupplier.CorporateAddress.PostalAddress.State">
    <vt:lpwstr>LND</vt:lpwstr>
  </property>
  <property fmtid="{D5CDD505-2E9C-101B-9397-08002B2CF9AE}" pid="16" name="caSupplier.CorporateAddress.PostalAddress.PostalCode">
    <vt:lpwstr>EC2N 4AY</vt:lpwstr>
  </property>
  <property fmtid="{D5CDD505-2E9C-101B-9397-08002B2CF9AE}" pid="17" name="caSupplier.CorporateAddress.PostalAddress.Country.Name">
    <vt:lpwstr>United Kingdom</vt:lpwstr>
  </property>
  <property fmtid="{D5CDD505-2E9C-101B-9397-08002B2CF9AE}" pid="18" name="cacus_ParentCW">
    <vt:lpwstr>CW3113769</vt:lpwstr>
  </property>
  <property fmtid="{D5CDD505-2E9C-101B-9397-08002B2CF9AE}" pid="19" name="cacus_IBMLegalCompanyName">
    <vt:lpwstr>IBM United Kingdom Limited</vt:lpwstr>
  </property>
  <property fmtid="{D5CDD505-2E9C-101B-9397-08002B2CF9AE}" pid="20" name="cacus_ProjectOwnerName">
    <vt:lpwstr>ZDRAVKA SERAFIMOVA</vt:lpwstr>
  </property>
</Properties>
</file>