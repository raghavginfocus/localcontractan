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2C70" w:rsidRDefault="00972C70">
      <w:pPr>
        <w:autoSpaceDE w:val="0"/>
        <w:divId w:val="2074384072"/>
        <w:rPr>
          <w:rFonts w:ascii="Times New Roman" w:hAnsi="Times New Roman" w:cs="Times New Roman"/>
          <w:sz w:val="20"/>
          <w:szCs w:val="20"/>
        </w:rPr>
      </w:pPr>
      <w:r>
        <w:rPr>
          <w:rFonts w:ascii="Times New Roman" w:hAnsi="Times New Roman" w:cs="Times New Roman"/>
          <w:i/>
          <w:iCs/>
          <w:sz w:val="20"/>
          <w:szCs w:val="20"/>
        </w:rPr>
        <w:t xml:space="preserve">Instructional or informational text is identified in italics and should be deleted prior to presentation to Supplier. Language that is either optional or where text should be inserted will be </w:t>
      </w:r>
      <w:r>
        <w:rPr>
          <w:rFonts w:ascii="Times New Roman" w:hAnsi="Times New Roman" w:cs="Times New Roman"/>
          <w:i/>
          <w:iCs/>
          <w:sz w:val="20"/>
          <w:szCs w:val="20"/>
          <w:u w:val="single"/>
        </w:rPr>
        <w:t>underlined</w:t>
      </w:r>
      <w:r>
        <w:rPr>
          <w:rFonts w:ascii="Times New Roman" w:hAnsi="Times New Roman" w:cs="Times New Roman"/>
          <w:i/>
          <w:iCs/>
          <w:sz w:val="20"/>
          <w:szCs w:val="20"/>
        </w:rPr>
        <w:t xml:space="preserve"> throughout the document (delete language or options that are not applicable).</w:t>
      </w:r>
    </w:p>
    <w:p w:rsidR="00972C70" w:rsidRDefault="00972C70">
      <w:pPr>
        <w:autoSpaceDE w:val="0"/>
        <w:divId w:val="2074416573"/>
        <w:rPr>
          <w:rFonts w:ascii="Times New Roman" w:hAnsi="Times New Roman" w:cs="Times New Roman"/>
          <w:b/>
          <w:bCs/>
          <w:sz w:val="20"/>
          <w:szCs w:val="20"/>
        </w:rPr>
      </w:pPr>
      <w:r>
        <w:rPr>
          <w:rFonts w:ascii="Times New Roman" w:hAnsi="Times New Roman" w:cs="Times New Roman"/>
          <w:sz w:val="20"/>
          <w:szCs w:val="20"/>
        </w:rPr>
        <w:t> </w:t>
      </w:r>
    </w:p>
    <w:p w:rsidR="00972C70" w:rsidRDefault="00972C70">
      <w:pPr>
        <w:autoSpaceDE w:val="0"/>
        <w:divId w:val="2074416574"/>
        <w:rPr>
          <w:rFonts w:ascii="Times New Roman" w:hAnsi="Times New Roman" w:cs="Times New Roman"/>
          <w:sz w:val="20"/>
          <w:szCs w:val="20"/>
        </w:rPr>
      </w:pPr>
      <w:r>
        <w:rPr>
          <w:rFonts w:ascii="Times New Roman" w:hAnsi="Times New Roman" w:cs="Times New Roman"/>
          <w:b/>
          <w:bCs/>
          <w:sz w:val="20"/>
          <w:szCs w:val="20"/>
        </w:rPr>
        <w:t>EFFECTIVE DATE OF THIS PARTICIPATION AGREEMENT ("PA"): {variable:Effective Date (Agreement)} </w:t>
      </w:r>
    </w:p>
    <w:p w:rsidR="00972C70" w:rsidRDefault="00972C70">
      <w:pPr>
        <w:autoSpaceDE w:val="0"/>
        <w:divId w:val="2074416575"/>
        <w:rPr>
          <w:rFonts w:ascii="Times New Roman" w:hAnsi="Times New Roman" w:cs="Times New Roman"/>
          <w:sz w:val="20"/>
          <w:szCs w:val="20"/>
        </w:rPr>
      </w:pPr>
      <w:r>
        <w:rPr>
          <w:rFonts w:ascii="Times New Roman" w:hAnsi="Times New Roman" w:cs="Times New Roman"/>
          <w:sz w:val="20"/>
          <w:szCs w:val="20"/>
        </w:rPr>
        <w:t> </w:t>
      </w:r>
    </w:p>
    <w:p w:rsidR="00972C70" w:rsidRDefault="00972C70">
      <w:pPr>
        <w:autoSpaceDE w:val="0"/>
        <w:divId w:val="2074416576"/>
        <w:rPr>
          <w:rFonts w:ascii="Times New Roman" w:hAnsi="Times New Roman" w:cs="Times New Roman"/>
          <w:sz w:val="20"/>
          <w:szCs w:val="20"/>
        </w:rPr>
      </w:pPr>
      <w:r>
        <w:rPr>
          <w:rFonts w:ascii="Times New Roman" w:hAnsi="Times New Roman" w:cs="Times New Roman"/>
          <w:sz w:val="20"/>
          <w:szCs w:val="20"/>
        </w:rPr>
        <w:t>This PA between </w:t>
      </w:r>
      <w:ins w:id="0" w:author="JONATHAN FELIX SICILIA MORA" w:date="2018-06-21T12:38:00Z">
        <w:r w:rsidR="00F319CE" w:rsidRPr="00F20C6C">
          <w:rPr>
            <w:rFonts w:ascii="Times New Roman" w:eastAsiaTheme="minorEastAsia" w:hAnsi="Times New Roman" w:cs="Times New Roman"/>
            <w:sz w:val="22"/>
            <w:szCs w:val="20"/>
            <w:lang w:val="es-ES" w:eastAsia="en-US"/>
          </w:rPr>
          <w:fldChar w:fldCharType="begin"/>
        </w:r>
        <w:r w:rsidR="00F319CE" w:rsidRPr="00F20C6C">
          <w:rPr>
            <w:rFonts w:ascii="Times New Roman" w:eastAsiaTheme="minorEastAsia" w:hAnsi="Times New Roman" w:cs="Times New Roman"/>
            <w:sz w:val="22"/>
            <w:szCs w:val="20"/>
            <w:lang w:eastAsia="en-US"/>
          </w:rPr>
          <w:instrText xml:space="preserve"> DOCPROPERTY cacus_IBMLegalCompanyName \* MERGEFORMAT </w:instrText>
        </w:r>
        <w:r w:rsidR="00F319CE" w:rsidRPr="00F20C6C">
          <w:rPr>
            <w:rFonts w:ascii="Times New Roman" w:eastAsiaTheme="minorEastAsia" w:hAnsi="Times New Roman" w:cs="Times New Roman"/>
            <w:sz w:val="22"/>
            <w:szCs w:val="20"/>
            <w:lang w:val="es-ES" w:eastAsia="en-US"/>
          </w:rPr>
          <w:fldChar w:fldCharType="separate"/>
        </w:r>
        <w:r w:rsidR="00F319CE" w:rsidRPr="00F20C6C">
          <w:rPr>
            <w:rFonts w:ascii="Times New Roman" w:eastAsiaTheme="minorEastAsia" w:hAnsi="Times New Roman" w:cs="Times New Roman"/>
            <w:sz w:val="22"/>
            <w:szCs w:val="20"/>
            <w:lang w:eastAsia="en-US"/>
          </w:rPr>
          <w:t xml:space="preserve"> </w:t>
        </w:r>
        <w:r w:rsidR="00F319CE" w:rsidRPr="00F20C6C">
          <w:rPr>
            <w:rFonts w:ascii="Times New Roman" w:eastAsiaTheme="minorEastAsia" w:hAnsi="Times New Roman" w:cs="Times New Roman"/>
            <w:sz w:val="22"/>
            <w:szCs w:val="20"/>
            <w:lang w:eastAsia="en-US"/>
          </w:rPr>
          <w:fldChar w:fldCharType="end"/>
        </w:r>
        <w:r w:rsidR="00F319CE" w:rsidDel="00F319CE">
          <w:rPr>
            <w:rFonts w:ascii="Times New Roman" w:hAnsi="Times New Roman" w:cs="Times New Roman"/>
            <w:sz w:val="20"/>
            <w:szCs w:val="20"/>
          </w:rPr>
          <w:t xml:space="preserve"> </w:t>
        </w:r>
      </w:ins>
      <w:del w:id="1" w:author="JONATHAN FELIX SICILIA MORA" w:date="2018-06-21T12:38:00Z">
        <w:r w:rsidDel="00F319CE">
          <w:rPr>
            <w:rFonts w:ascii="Times New Roman" w:hAnsi="Times New Roman" w:cs="Times New Roman"/>
            <w:sz w:val="20"/>
            <w:szCs w:val="20"/>
          </w:rPr>
          <w:delText>{variable:Party Name (Internal)} </w:delText>
        </w:r>
      </w:del>
      <w:r>
        <w:rPr>
          <w:rFonts w:ascii="Times New Roman" w:hAnsi="Times New Roman" w:cs="Times New Roman"/>
          <w:sz w:val="20"/>
          <w:szCs w:val="20"/>
        </w:rPr>
        <w:t>(“Buyer”) and </w:t>
      </w:r>
      <w:bookmarkStart w:id="2" w:name="TRMed970e9f70f140e4ae6ec0d8d62d71d1_0"/>
      <w:ins w:id="3" w:author="JONATHAN FELIX SICILIA MORA" w:date="2018-06-21T12:38:00Z">
        <w:r w:rsidR="00F319CE" w:rsidRPr="00F20C6C">
          <w:rPr>
            <w:rFonts w:ascii="Times New Roman" w:eastAsiaTheme="minorEastAsia" w:hAnsi="Times New Roman" w:cs="Times New Roman"/>
            <w:sz w:val="22"/>
            <w:szCs w:val="20"/>
            <w:lang w:eastAsia="en-US"/>
          </w:rPr>
          <w:fldChar w:fldCharType="begin"/>
        </w:r>
        <w:r w:rsidR="00F319CE" w:rsidRPr="00F20C6C">
          <w:rPr>
            <w:rFonts w:ascii="Times New Roman" w:eastAsiaTheme="minorEastAsia" w:hAnsi="Times New Roman" w:cs="Times New Roman"/>
            <w:sz w:val="22"/>
            <w:szCs w:val="20"/>
            <w:lang w:eastAsia="en-US"/>
          </w:rPr>
          <w:instrText xml:space="preserve"> DOCPROPERTY  caSupplier  \* MERGEFORMAT </w:instrText>
        </w:r>
        <w:r w:rsidR="00F319CE" w:rsidRPr="00F20C6C">
          <w:rPr>
            <w:rFonts w:ascii="Times New Roman" w:eastAsiaTheme="minorEastAsia" w:hAnsi="Times New Roman" w:cs="Times New Roman"/>
            <w:sz w:val="22"/>
            <w:szCs w:val="20"/>
            <w:lang w:eastAsia="en-US"/>
          </w:rPr>
          <w:fldChar w:fldCharType="separate"/>
        </w:r>
        <w:r w:rsidR="00F319CE" w:rsidRPr="00F20C6C">
          <w:rPr>
            <w:rFonts w:ascii="Times New Roman" w:eastAsiaTheme="minorEastAsia" w:hAnsi="Times New Roman" w:cs="Times New Roman"/>
            <w:sz w:val="22"/>
            <w:szCs w:val="20"/>
            <w:lang w:eastAsia="en-US"/>
          </w:rPr>
          <w:t xml:space="preserve"> </w:t>
        </w:r>
        <w:r w:rsidR="00F319CE" w:rsidRPr="00F20C6C">
          <w:rPr>
            <w:rFonts w:ascii="Times New Roman" w:eastAsiaTheme="minorEastAsia" w:hAnsi="Times New Roman" w:cs="Times New Roman"/>
            <w:sz w:val="22"/>
            <w:szCs w:val="20"/>
            <w:lang w:eastAsia="en-US"/>
          </w:rPr>
          <w:fldChar w:fldCharType="end"/>
        </w:r>
      </w:ins>
      <w:bookmarkEnd w:id="2"/>
      <w:del w:id="4" w:author="JONATHAN FELIX SICILIA MORA" w:date="2018-06-21T12:38:00Z">
        <w:r w:rsidDel="00F319CE">
          <w:rPr>
            <w:rFonts w:ascii="Times New Roman" w:hAnsi="Times New Roman" w:cs="Times New Roman"/>
            <w:sz w:val="20"/>
            <w:szCs w:val="20"/>
          </w:rPr>
          <w:delText>{variable:Party Name (External Party)}</w:delText>
        </w:r>
      </w:del>
      <w:r>
        <w:rPr>
          <w:rFonts w:ascii="Times New Roman" w:hAnsi="Times New Roman" w:cs="Times New Roman"/>
          <w:sz w:val="20"/>
          <w:szCs w:val="20"/>
        </w:rPr>
        <w:t> (“Supplier”) adopts and incorporates by reference all of the terms and conditions of the Base Agreement </w:t>
      </w:r>
      <w:ins w:id="5" w:author="JONATHAN FELIX SICILIA MORA" w:date="2018-06-21T12:38:00Z">
        <w:r w:rsidR="00F319CE" w:rsidRPr="00F20C6C">
          <w:rPr>
            <w:rFonts w:ascii="Times New Roman" w:hAnsi="Times New Roman" w:cs="Times New Roman"/>
            <w:bCs/>
            <w:sz w:val="22"/>
            <w:szCs w:val="22"/>
            <w:lang w:eastAsia="en-GB"/>
          </w:rPr>
          <w:fldChar w:fldCharType="begin"/>
        </w:r>
        <w:r w:rsidR="00F319CE" w:rsidRPr="00F20C6C">
          <w:rPr>
            <w:rFonts w:ascii="Times New Roman" w:hAnsi="Times New Roman" w:cs="Times New Roman"/>
            <w:bCs/>
            <w:sz w:val="22"/>
            <w:szCs w:val="22"/>
            <w:lang w:eastAsia="en-GB"/>
          </w:rPr>
          <w:instrText xml:space="preserve"> DOCPROPERTY  cacus_ParentCW  \* MERGEFORMAT </w:instrText>
        </w:r>
        <w:r w:rsidR="00F319CE" w:rsidRPr="00F20C6C">
          <w:rPr>
            <w:rFonts w:ascii="Times New Roman" w:hAnsi="Times New Roman" w:cs="Times New Roman"/>
            <w:bCs/>
            <w:sz w:val="22"/>
            <w:szCs w:val="22"/>
            <w:lang w:eastAsia="en-GB"/>
          </w:rPr>
          <w:fldChar w:fldCharType="separate"/>
        </w:r>
        <w:r w:rsidR="00F319CE">
          <w:rPr>
            <w:rFonts w:ascii="Times New Roman" w:hAnsi="Times New Roman" w:cs="Times New Roman"/>
            <w:bCs/>
            <w:sz w:val="22"/>
            <w:szCs w:val="22"/>
            <w:lang w:eastAsia="en-GB"/>
          </w:rPr>
          <w:t xml:space="preserve"> </w:t>
        </w:r>
        <w:r w:rsidR="00F319CE" w:rsidRPr="00F20C6C">
          <w:rPr>
            <w:rFonts w:ascii="Times New Roman" w:hAnsi="Times New Roman" w:cs="Times New Roman"/>
            <w:sz w:val="22"/>
            <w:szCs w:val="22"/>
            <w:lang w:val="en-GB" w:eastAsia="en-GB"/>
          </w:rPr>
          <w:fldChar w:fldCharType="end"/>
        </w:r>
      </w:ins>
      <w:del w:id="6" w:author="JONATHAN FELIX SICILIA MORA" w:date="2018-06-21T12:38:00Z">
        <w:r w:rsidDel="00F319CE">
          <w:rPr>
            <w:rFonts w:ascii="Times New Roman" w:hAnsi="Times New Roman" w:cs="Times New Roman"/>
            <w:sz w:val="20"/>
            <w:szCs w:val="20"/>
          </w:rPr>
          <w:delText>{variable:Parent Agreement ID}</w:delText>
        </w:r>
      </w:del>
      <w:r>
        <w:rPr>
          <w:rFonts w:ascii="Times New Roman" w:hAnsi="Times New Roman" w:cs="Times New Roman"/>
          <w:sz w:val="20"/>
          <w:szCs w:val="20"/>
        </w:rPr>
        <w:t xml:space="preserve"> in effect as of the date hereof (“Base Agreement”) </w:t>
      </w:r>
      <w:r>
        <w:rPr>
          <w:rFonts w:ascii="Times New Roman" w:hAnsi="Times New Roman" w:cs="Times New Roman"/>
          <w:sz w:val="20"/>
          <w:szCs w:val="20"/>
          <w:u w:val="single"/>
        </w:rPr>
        <w:t>and Statement of Work/Master Statement of Work* in effect as of the date hereof (“SOW” / “Master SOW”).</w:t>
      </w:r>
      <w:r>
        <w:rPr>
          <w:rFonts w:ascii="Times New Roman" w:hAnsi="Times New Roman" w:cs="Times New Roman"/>
          <w:sz w:val="20"/>
          <w:szCs w:val="20"/>
        </w:rPr>
        <w:t xml:space="preserve"> This PA automatically incorporates any future amendments to the Base Agreement referenced in this PA </w:t>
      </w:r>
      <w:r>
        <w:rPr>
          <w:rFonts w:ascii="Times New Roman" w:hAnsi="Times New Roman" w:cs="Times New Roman"/>
          <w:sz w:val="20"/>
          <w:szCs w:val="20"/>
          <w:u w:val="single"/>
        </w:rPr>
        <w:t>and any future amendments to the SOW/Master SOW*, if referenced in this PA</w:t>
      </w:r>
      <w:r>
        <w:rPr>
          <w:rFonts w:ascii="Times New Roman" w:hAnsi="Times New Roman" w:cs="Times New Roman"/>
          <w:sz w:val="20"/>
          <w:szCs w:val="20"/>
        </w:rPr>
        <w:t>, and will be made a part of this PA to the extent that the amendments do not conflict with the terms of this PA unless otherwise agreed to in writing by the parties to this PA.</w:t>
      </w:r>
    </w:p>
    <w:p w:rsidR="00972C70" w:rsidRDefault="00972C70">
      <w:pPr>
        <w:autoSpaceDE w:val="0"/>
        <w:divId w:val="2074416577"/>
        <w:rPr>
          <w:rFonts w:ascii="Times New Roman" w:hAnsi="Times New Roman" w:cs="Times New Roman"/>
          <w:i/>
          <w:iCs/>
          <w:sz w:val="20"/>
          <w:szCs w:val="20"/>
        </w:rPr>
      </w:pPr>
      <w:r>
        <w:rPr>
          <w:rFonts w:ascii="Times New Roman" w:hAnsi="Times New Roman" w:cs="Times New Roman"/>
          <w:sz w:val="20"/>
          <w:szCs w:val="20"/>
        </w:rPr>
        <w:t> </w:t>
      </w:r>
    </w:p>
    <w:p w:rsidR="00972C70" w:rsidRDefault="00972C70">
      <w:pPr>
        <w:autoSpaceDE w:val="0"/>
        <w:divId w:val="2074416578"/>
        <w:rPr>
          <w:rFonts w:ascii="Times New Roman" w:hAnsi="Times New Roman" w:cs="Times New Roman"/>
          <w:sz w:val="20"/>
          <w:szCs w:val="20"/>
          <w:u w:val="single"/>
        </w:rPr>
      </w:pPr>
      <w:r>
        <w:rPr>
          <w:rFonts w:ascii="Times New Roman" w:hAnsi="Times New Roman" w:cs="Times New Roman"/>
          <w:i/>
          <w:iCs/>
          <w:sz w:val="20"/>
          <w:szCs w:val="20"/>
        </w:rPr>
        <w:t>If you are adopting related SOWs/Master SOW, add the following clause:</w:t>
      </w:r>
    </w:p>
    <w:p w:rsidR="00972C70" w:rsidRDefault="00972C70">
      <w:pPr>
        <w:autoSpaceDE w:val="0"/>
        <w:divId w:val="2074416579"/>
        <w:rPr>
          <w:rFonts w:ascii="Times New Roman" w:hAnsi="Times New Roman" w:cs="Times New Roman"/>
          <w:sz w:val="20"/>
          <w:szCs w:val="20"/>
        </w:rPr>
      </w:pPr>
      <w:r>
        <w:rPr>
          <w:rFonts w:ascii="Times New Roman" w:hAnsi="Times New Roman" w:cs="Times New Roman"/>
          <w:sz w:val="20"/>
          <w:szCs w:val="20"/>
          <w:u w:val="single"/>
        </w:rPr>
        <w:t>However, any future amendments to the SOW/Master SOW referenced in this PA which affect price and part numbers for Deliverables are automatically incorporated and made a part of this PA.</w:t>
      </w:r>
    </w:p>
    <w:p w:rsidR="00972C70" w:rsidRDefault="00972C70">
      <w:pPr>
        <w:autoSpaceDE w:val="0"/>
        <w:divId w:val="2074416580"/>
        <w:rPr>
          <w:rFonts w:ascii="Times New Roman" w:hAnsi="Times New Roman" w:cs="Times New Roman"/>
          <w:i/>
          <w:iCs/>
          <w:sz w:val="20"/>
          <w:szCs w:val="20"/>
        </w:rPr>
      </w:pPr>
      <w:r>
        <w:rPr>
          <w:rFonts w:ascii="Times New Roman" w:hAnsi="Times New Roman" w:cs="Times New Roman"/>
          <w:sz w:val="20"/>
          <w:szCs w:val="20"/>
        </w:rPr>
        <w:t> </w:t>
      </w:r>
    </w:p>
    <w:p w:rsidR="00972C70" w:rsidRDefault="00972C70">
      <w:pPr>
        <w:autoSpaceDE w:val="0"/>
        <w:divId w:val="2074416581"/>
        <w:rPr>
          <w:rFonts w:ascii="Times New Roman" w:hAnsi="Times New Roman" w:cs="Times New Roman"/>
          <w:sz w:val="20"/>
          <w:szCs w:val="20"/>
        </w:rPr>
      </w:pPr>
      <w:r>
        <w:rPr>
          <w:rFonts w:ascii="Times New Roman" w:hAnsi="Times New Roman" w:cs="Times New Roman"/>
          <w:i/>
          <w:iCs/>
          <w:sz w:val="20"/>
          <w:szCs w:val="20"/>
        </w:rPr>
        <w:t>*IF THE PA ALSO INCORPORATES EITHER THE SOW OR THE Master SOW, PLEASE INDICATE ABOVE. OTHERWISE, DELETE THE REFERENCE TO THE SOW AND THE Master SOW.</w:t>
      </w:r>
    </w:p>
    <w:p w:rsidR="00972C70" w:rsidRDefault="00972C70">
      <w:pPr>
        <w:autoSpaceDE w:val="0"/>
        <w:divId w:val="2074416582"/>
        <w:rPr>
          <w:rFonts w:ascii="Times New Roman" w:hAnsi="Times New Roman" w:cs="Times New Roman"/>
          <w:sz w:val="20"/>
          <w:szCs w:val="20"/>
        </w:rPr>
      </w:pPr>
      <w:r>
        <w:rPr>
          <w:rFonts w:ascii="Times New Roman" w:hAnsi="Times New Roman" w:cs="Times New Roman"/>
          <w:sz w:val="20"/>
          <w:szCs w:val="20"/>
        </w:rPr>
        <w:t> </w:t>
      </w:r>
    </w:p>
    <w:p w:rsidR="00972C70" w:rsidRDefault="00972C70">
      <w:pPr>
        <w:autoSpaceDE w:val="0"/>
        <w:divId w:val="2074416583"/>
        <w:rPr>
          <w:rFonts w:ascii="Times New Roman" w:hAnsi="Times New Roman" w:cs="Times New Roman"/>
          <w:sz w:val="20"/>
          <w:szCs w:val="20"/>
        </w:rPr>
      </w:pPr>
      <w:r>
        <w:rPr>
          <w:rFonts w:ascii="Times New Roman" w:hAnsi="Times New Roman" w:cs="Times New Roman"/>
          <w:sz w:val="20"/>
          <w:szCs w:val="20"/>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rsidR="00972C70" w:rsidRDefault="00972C70">
      <w:pPr>
        <w:autoSpaceDE w:val="0"/>
        <w:divId w:val="2074416584"/>
        <w:rPr>
          <w:rFonts w:ascii="Times New Roman" w:hAnsi="Times New Roman" w:cs="Times New Roman"/>
          <w:b/>
          <w:bCs/>
          <w:sz w:val="20"/>
          <w:szCs w:val="20"/>
        </w:rPr>
      </w:pPr>
      <w:r>
        <w:rPr>
          <w:rFonts w:ascii="Times New Roman" w:hAnsi="Times New Roman" w:cs="Times New Roman"/>
          <w:sz w:val="20"/>
          <w:szCs w:val="20"/>
        </w:rPr>
        <w:t> </w:t>
      </w:r>
    </w:p>
    <w:p w:rsidR="00972C70" w:rsidRDefault="00972C70">
      <w:pPr>
        <w:autoSpaceDE w:val="0"/>
        <w:divId w:val="2074416585"/>
        <w:rPr>
          <w:rFonts w:ascii="Times New Roman" w:hAnsi="Times New Roman" w:cs="Times New Roman"/>
          <w:sz w:val="20"/>
          <w:szCs w:val="20"/>
        </w:rPr>
      </w:pPr>
      <w:r>
        <w:rPr>
          <w:rFonts w:ascii="Times New Roman" w:hAnsi="Times New Roman" w:cs="Times New Roman"/>
          <w:b/>
          <w:bCs/>
          <w:sz w:val="20"/>
          <w:szCs w:val="20"/>
        </w:rPr>
        <w:t xml:space="preserve">AMENDMENTS: </w:t>
      </w:r>
      <w:r>
        <w:rPr>
          <w:rFonts w:ascii="Times New Roman" w:hAnsi="Times New Roman" w:cs="Times New Roman"/>
          <w:sz w:val="20"/>
          <w:szCs w:val="20"/>
        </w:rPr>
        <w:t>The following terms and conditions amend provisions of the Base Agreement to bring the conduct of the parties' transactions into conformity with local law and practice.</w:t>
      </w:r>
    </w:p>
    <w:p w:rsidR="00972C70" w:rsidRDefault="00972C70">
      <w:pPr>
        <w:autoSpaceDE w:val="0"/>
        <w:rPr>
          <w:rFonts w:ascii="Times New Roman" w:hAnsi="Times New Roman" w:cs="Times New Roman"/>
          <w:sz w:val="20"/>
          <w:szCs w:val="20"/>
        </w:rPr>
      </w:pPr>
    </w:p>
    <w:p w:rsidR="00972C70" w:rsidRDefault="00972C70">
      <w:pPr>
        <w:pStyle w:val="Heading11"/>
        <w:numPr>
          <w:ilvl w:val="0"/>
          <w:numId w:val="1"/>
        </w:numPr>
        <w:tabs>
          <w:tab w:val="left" w:pos="360"/>
          <w:tab w:val="left" w:pos="432"/>
        </w:tabs>
        <w:divId w:val="2074416586"/>
        <w:rPr>
          <w:rFonts w:ascii="Times New Roman" w:hAnsi="Times New Roman" w:cs="Times New Roman"/>
          <w:sz w:val="20"/>
          <w:szCs w:val="20"/>
        </w:rPr>
      </w:pPr>
      <w:r>
        <w:rPr>
          <w:rFonts w:ascii="Times New Roman" w:hAnsi="Times New Roman" w:cs="Times New Roman"/>
          <w:b/>
          <w:bCs/>
          <w:sz w:val="20"/>
          <w:szCs w:val="20"/>
        </w:rPr>
        <w:t>Prior Communications and Order of Precedence</w:t>
      </w:r>
    </w:p>
    <w:p w:rsidR="00972C70" w:rsidRDefault="00972C70">
      <w:pPr>
        <w:autoSpaceDE w:val="0"/>
        <w:divId w:val="2074416587"/>
        <w:rPr>
          <w:rFonts w:ascii="Times New Roman" w:hAnsi="Times New Roman" w:cs="Times New Roman"/>
          <w:sz w:val="20"/>
          <w:szCs w:val="20"/>
        </w:rPr>
      </w:pPr>
      <w:r>
        <w:rPr>
          <w:rFonts w:ascii="Times New Roman" w:hAnsi="Times New Roman" w:cs="Times New Roman"/>
          <w:sz w:val="20"/>
          <w:szCs w:val="20"/>
        </w:rPr>
        <w:t>In the event of any conflict in the terms of the Base Agreement, the order of precedence will be: (i) the quantity, payment and delivery terms of the relevant WA; (ii) the relevant SOW; (iii) this PA; (iv) the Base Agreement; and (v) the remaining terms of the relevant WA.</w:t>
      </w:r>
    </w:p>
    <w:p w:rsidR="00972C70" w:rsidRDefault="00972C70">
      <w:pPr>
        <w:autoSpaceDE w:val="0"/>
        <w:rPr>
          <w:rFonts w:ascii="Times New Roman" w:hAnsi="Times New Roman" w:cs="Times New Roman"/>
          <w:sz w:val="20"/>
          <w:szCs w:val="20"/>
        </w:rPr>
      </w:pPr>
    </w:p>
    <w:p w:rsidR="00972C70" w:rsidRDefault="00972C70">
      <w:pPr>
        <w:pStyle w:val="Heading11"/>
        <w:numPr>
          <w:ilvl w:val="0"/>
          <w:numId w:val="1"/>
        </w:numPr>
        <w:tabs>
          <w:tab w:val="left" w:pos="360"/>
          <w:tab w:val="left" w:pos="432"/>
        </w:tabs>
        <w:divId w:val="2074416588"/>
        <w:rPr>
          <w:rFonts w:ascii="Times New Roman" w:hAnsi="Times New Roman" w:cs="Times New Roman"/>
          <w:sz w:val="20"/>
          <w:szCs w:val="20"/>
        </w:rPr>
      </w:pPr>
      <w:r>
        <w:rPr>
          <w:rFonts w:ascii="Times New Roman" w:hAnsi="Times New Roman" w:cs="Times New Roman"/>
          <w:b/>
          <w:bCs/>
          <w:sz w:val="20"/>
          <w:szCs w:val="20"/>
        </w:rPr>
        <w:t>Intellectual Property</w:t>
      </w:r>
    </w:p>
    <w:p w:rsidR="00972C70" w:rsidRDefault="00972C70">
      <w:pPr>
        <w:autoSpaceDE w:val="0"/>
        <w:divId w:val="2074416589"/>
        <w:rPr>
          <w:rFonts w:ascii="Times New Roman" w:hAnsi="Times New Roman" w:cs="Times New Roman"/>
          <w:sz w:val="20"/>
          <w:szCs w:val="20"/>
        </w:rPr>
      </w:pPr>
      <w:r>
        <w:rPr>
          <w:rFonts w:ascii="Times New Roman" w:hAnsi="Times New Roman" w:cs="Times New Roman"/>
          <w:sz w:val="20"/>
          <w:szCs w:val="20"/>
        </w:rPr>
        <w:t>If any Developed Works are not owned by Buyer by operation of law, Supplier grants Buyer an exclusive, worldwide, perpetual, irrevocable, paid-up, license to prepare and have prepared Derivative Works of Developed Works, and to use, have used, execute, reproduce, transmit, display, perform, transfer, distribute and sublicense Developed Works and such Derivative Works, in any medium or distribution technology, and to grant others the rights granted herein.</w:t>
      </w:r>
    </w:p>
    <w:p w:rsidR="00972C70" w:rsidRDefault="00972C70">
      <w:pPr>
        <w:autoSpaceDE w:val="0"/>
        <w:rPr>
          <w:rFonts w:ascii="Times New Roman" w:hAnsi="Times New Roman" w:cs="Times New Roman"/>
          <w:sz w:val="20"/>
          <w:szCs w:val="20"/>
        </w:rPr>
      </w:pPr>
    </w:p>
    <w:p w:rsidR="00972C70" w:rsidRDefault="00972C70">
      <w:pPr>
        <w:pStyle w:val="Heading11"/>
        <w:numPr>
          <w:ilvl w:val="0"/>
          <w:numId w:val="1"/>
        </w:numPr>
        <w:tabs>
          <w:tab w:val="left" w:pos="360"/>
          <w:tab w:val="left" w:pos="432"/>
        </w:tabs>
        <w:divId w:val="2074416590"/>
        <w:rPr>
          <w:rFonts w:ascii="Times New Roman" w:hAnsi="Times New Roman" w:cs="Times New Roman"/>
          <w:sz w:val="20"/>
          <w:szCs w:val="20"/>
        </w:rPr>
      </w:pPr>
      <w:r>
        <w:rPr>
          <w:rFonts w:ascii="Times New Roman" w:hAnsi="Times New Roman" w:cs="Times New Roman"/>
          <w:b/>
          <w:bCs/>
          <w:sz w:val="20"/>
          <w:szCs w:val="20"/>
        </w:rPr>
        <w:t>Termination of a Statement of Work or Work Authorization</w:t>
      </w:r>
      <w:r>
        <w:rPr>
          <w:rFonts w:ascii="Times New Roman" w:hAnsi="Times New Roman" w:cs="Times New Roman"/>
          <w:sz w:val="20"/>
          <w:szCs w:val="20"/>
        </w:rPr>
        <w:t> </w:t>
      </w:r>
    </w:p>
    <w:p w:rsidR="00972C70" w:rsidRDefault="00972C70">
      <w:pPr>
        <w:autoSpaceDE w:val="0"/>
        <w:divId w:val="2074416591"/>
        <w:rPr>
          <w:color w:val="7030A0"/>
        </w:rPr>
      </w:pPr>
      <w:r>
        <w:rPr>
          <w:rFonts w:ascii="Times New Roman" w:hAnsi="Times New Roman" w:cs="Times New Roman"/>
          <w:sz w:val="20"/>
          <w:szCs w:val="20"/>
        </w:rPr>
        <w:t>The following provision replaces the first sentence of the Subsection “Termination of a SOW or WA” of the referenced Base Agreement: Buyer may terminate a SOW or a WA with Cause effective immediately or without Cause on fourteen (14) days written notice.</w:t>
      </w:r>
    </w:p>
    <w:p w:rsidR="00972C70" w:rsidRPr="00EE4586" w:rsidRDefault="00972C70">
      <w:pPr>
        <w:pStyle w:val="IBMLevel2"/>
        <w:numPr>
          <w:ilvl w:val="1"/>
          <w:numId w:val="1"/>
        </w:numPr>
        <w:tabs>
          <w:tab w:val="clear" w:pos="432"/>
          <w:tab w:val="clear" w:pos="540"/>
          <w:tab w:val="left" w:pos="720"/>
        </w:tabs>
        <w:divId w:val="2074416592"/>
      </w:pPr>
      <w:r w:rsidRPr="00EE4586">
        <w:t xml:space="preserve">Warranty Period </w:t>
      </w:r>
      <w:bookmarkStart w:id="7" w:name="CTS_ee49c78825d142ab9c33e74a83c2d608"/>
      <w:bookmarkEnd w:id="7"/>
    </w:p>
    <w:p w:rsidR="00972C70" w:rsidRPr="00EE4586" w:rsidRDefault="00972C70">
      <w:pPr>
        <w:pStyle w:val="IBMBody"/>
        <w:divId w:val="2074416593"/>
        <w:rPr>
          <w:sz w:val="20"/>
          <w:szCs w:val="20"/>
        </w:rPr>
      </w:pPr>
      <w:r w:rsidRPr="00EE4586">
        <w:t>The following subsection is added to the clause "Entry of the warranties": The warranty period for the products lasts for _ months from the time at which the products were received or accepted.  If the Supplier undertakes the provision of work that the Supplier recognizes as being owed by the Buyer to a third party, the warranty period shall begin with the acceptance of the work by the third party. Defects which the third party reports to the Buyer before the end of the warranty period must be rectified by the Supplier at his own expense if they are notified to him by the Buyer within a reasonable period.</w:t>
      </w:r>
    </w:p>
    <w:p w:rsidR="00972C70" w:rsidRDefault="00972C70">
      <w:pPr>
        <w:autoSpaceDE w:val="0"/>
        <w:rPr>
          <w:rFonts w:ascii="Times New Roman" w:hAnsi="Times New Roman" w:cs="Times New Roman"/>
          <w:sz w:val="20"/>
          <w:szCs w:val="20"/>
        </w:rPr>
      </w:pPr>
    </w:p>
    <w:p w:rsidR="00972C70" w:rsidRDefault="00972C70">
      <w:pPr>
        <w:pStyle w:val="Heading11"/>
        <w:numPr>
          <w:ilvl w:val="0"/>
          <w:numId w:val="1"/>
        </w:numPr>
        <w:tabs>
          <w:tab w:val="left" w:pos="360"/>
          <w:tab w:val="left" w:pos="432"/>
        </w:tabs>
        <w:divId w:val="2074416594"/>
        <w:rPr>
          <w:rFonts w:ascii="Times New Roman" w:hAnsi="Times New Roman" w:cs="Times New Roman"/>
          <w:sz w:val="20"/>
          <w:szCs w:val="20"/>
        </w:rPr>
      </w:pPr>
      <w:r>
        <w:rPr>
          <w:rFonts w:ascii="Times New Roman" w:hAnsi="Times New Roman" w:cs="Times New Roman"/>
          <w:b/>
          <w:bCs/>
          <w:sz w:val="20"/>
          <w:szCs w:val="20"/>
        </w:rPr>
        <w:lastRenderedPageBreak/>
        <w:t>Choice of Law; Waiver of Jury Trial; Limitation of Action</w:t>
      </w:r>
      <w:r>
        <w:rPr>
          <w:rFonts w:ascii="Times New Roman" w:hAnsi="Times New Roman" w:cs="Times New Roman"/>
          <w:sz w:val="20"/>
          <w:szCs w:val="20"/>
        </w:rPr>
        <w:t>  </w:t>
      </w:r>
    </w:p>
    <w:p w:rsidR="00972C70" w:rsidRDefault="00972C70">
      <w:pPr>
        <w:autoSpaceDE w:val="0"/>
        <w:divId w:val="2074416595"/>
        <w:rPr>
          <w:rFonts w:ascii="Times New Roman" w:hAnsi="Times New Roman" w:cs="Times New Roman"/>
          <w:sz w:val="20"/>
          <w:szCs w:val="20"/>
        </w:rPr>
      </w:pPr>
      <w:r>
        <w:rPr>
          <w:rFonts w:ascii="Times New Roman" w:hAnsi="Times New Roman" w:cs="Times New Roman"/>
          <w:sz w:val="20"/>
          <w:szCs w:val="20"/>
        </w:rPr>
        <w:t>The following provisions are added to the sub-clause "Choice of Law and Forum; Waiver of Jury Trial; Limitation of Action" of the Base Agreement: This Agreement and the performance of transactions under this Agreement will be governed by the laws of Austria without regard to conflict of law principles.  The United Nations Convention on Contracts for the International Sale of Goods does not apply.</w:t>
      </w:r>
    </w:p>
    <w:p w:rsidR="00972C70" w:rsidRDefault="00972C70">
      <w:pPr>
        <w:autoSpaceDE w:val="0"/>
        <w:rPr>
          <w:rFonts w:ascii="Times New Roman" w:hAnsi="Times New Roman" w:cs="Times New Roman"/>
          <w:sz w:val="20"/>
          <w:szCs w:val="20"/>
        </w:rPr>
      </w:pPr>
    </w:p>
    <w:p w:rsidR="00972C70" w:rsidRDefault="00972C70">
      <w:pPr>
        <w:pStyle w:val="Heading11"/>
        <w:numPr>
          <w:ilvl w:val="0"/>
          <w:numId w:val="1"/>
        </w:numPr>
        <w:tabs>
          <w:tab w:val="left" w:pos="360"/>
          <w:tab w:val="left" w:pos="432"/>
        </w:tabs>
        <w:divId w:val="2074416596"/>
        <w:rPr>
          <w:rFonts w:ascii="Times New Roman" w:hAnsi="Times New Roman" w:cs="Times New Roman"/>
          <w:sz w:val="20"/>
          <w:szCs w:val="20"/>
        </w:rPr>
      </w:pPr>
      <w:r>
        <w:rPr>
          <w:rFonts w:ascii="Times New Roman" w:hAnsi="Times New Roman" w:cs="Times New Roman"/>
          <w:b/>
          <w:bCs/>
          <w:sz w:val="20"/>
          <w:szCs w:val="20"/>
        </w:rPr>
        <w:t>Data Protection</w:t>
      </w:r>
      <w:r>
        <w:rPr>
          <w:rFonts w:ascii="Times New Roman" w:hAnsi="Times New Roman" w:cs="Times New Roman"/>
          <w:sz w:val="20"/>
          <w:szCs w:val="20"/>
        </w:rPr>
        <w:t xml:space="preserve">  </w:t>
      </w:r>
    </w:p>
    <w:p w:rsidR="00972C70" w:rsidRDefault="00972C70">
      <w:pPr>
        <w:autoSpaceDE w:val="0"/>
        <w:divId w:val="2074416597"/>
        <w:rPr>
          <w:rFonts w:ascii="Times New Roman" w:hAnsi="Times New Roman" w:cs="Times New Roman"/>
          <w:sz w:val="20"/>
          <w:szCs w:val="20"/>
        </w:rPr>
      </w:pPr>
      <w:r>
        <w:rPr>
          <w:rFonts w:ascii="Times New Roman" w:hAnsi="Times New Roman" w:cs="Times New Roman"/>
          <w:sz w:val="20"/>
          <w:szCs w:val="20"/>
        </w:rPr>
        <w:t>In addition to the parties obligations under the Subsection "Exchange of Information" of the Base Agreement or any disclosure/nondisclosure agreements, where under this Agreement Buyer discloses information relating to any identified or identifiable individual, association, partnership, corporation or other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(i) that it will comply with applicable data protection laws and regulations (including any requirement for notification to, or registration with, country data protection authorities), and (ii) that it will only collect, access, use, manage, disclose to third parties, transfer overseas or otherwise process Personal Data in accordance with Buyer’s instructions. Buyer generally instructs Supplier to process Personal Data to the extent necessary to perform this Agreement.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in order for Supplier to perform its obligations under this Agreement, or where Buyer consents in advance to the transfer in writing. Buyer may, upon reasonable notice, audit and verify Supplier’s compliance with the provisions of this Section at any time. On termination of this Agreement Supplier shall, at Buyer’s request, promptly return or erase all Personal Data stored in its internal systems.</w:t>
      </w:r>
    </w:p>
    <w:p w:rsidR="00972C70" w:rsidRDefault="00972C70">
      <w:pPr>
        <w:autoSpaceDE w:val="0"/>
        <w:divId w:val="2074416598"/>
        <w:rPr>
          <w:rFonts w:ascii="Times New Roman" w:hAnsi="Times New Roman" w:cs="Times New Roman"/>
          <w:sz w:val="20"/>
          <w:szCs w:val="20"/>
        </w:rPr>
      </w:pPr>
      <w:r>
        <w:rPr>
          <w:rFonts w:ascii="Times New Roman" w:hAnsi="Times New Roman" w:cs="Times New Roman"/>
          <w:sz w:val="20"/>
          <w:szCs w:val="20"/>
        </w:rPr>
        <w:t> </w:t>
      </w:r>
    </w:p>
    <w:p w:rsidR="00972C70" w:rsidRDefault="00972C70">
      <w:pPr>
        <w:autoSpaceDE w:val="0"/>
        <w:divId w:val="2074416599"/>
        <w:rPr>
          <w:rFonts w:ascii="Times New Roman" w:hAnsi="Times New Roman" w:cs="Times New Roman"/>
          <w:sz w:val="20"/>
          <w:szCs w:val="20"/>
        </w:rPr>
      </w:pPr>
      <w:r>
        <w:rPr>
          <w:rFonts w:ascii="Times New Roman" w:hAnsi="Times New Roman" w:cs="Times New Roman"/>
          <w:sz w:val="20"/>
          <w:szCs w:val="20"/>
        </w:rPr>
        <w:t xml:space="preserve">Notwithstanding the parties obligations under Subsection “Exchange of Information” of the Base Agreement or any disclosure/non-disclosure agreements, </w:t>
      </w:r>
      <w:r w:rsidR="008A147C" w:rsidRPr="008A147C">
        <w:rPr>
          <w:rFonts w:ascii="Times New Roman" w:hAnsi="Times New Roman" w:cs="Times New Roman"/>
          <w:sz w:val="20"/>
          <w:szCs w:val="20"/>
        </w:rPr>
        <w:t>Buyer and its Affiliates, and their contractors and subprocessors, may, wherever they do business, store and otherwise process business contact information (BCI) of Supplier, its Personnel and authorized users, for example, name, business telephone, address, email, and user ID for business dealings with them. Where notice to or consent by the individuals is required for such processing, Supplier will notify and obtain such consent.</w:t>
      </w:r>
    </w:p>
    <w:p w:rsidR="00972C70" w:rsidRDefault="00972C70">
      <w:pPr>
        <w:autoSpaceDE w:val="0"/>
        <w:rPr>
          <w:rFonts w:ascii="Times New Roman" w:hAnsi="Times New Roman" w:cs="Times New Roman"/>
          <w:sz w:val="20"/>
          <w:szCs w:val="20"/>
        </w:rPr>
      </w:pPr>
    </w:p>
    <w:p w:rsidR="00972C70" w:rsidRDefault="00972C70">
      <w:pPr>
        <w:pStyle w:val="Heading11"/>
        <w:numPr>
          <w:ilvl w:val="0"/>
          <w:numId w:val="1"/>
        </w:numPr>
        <w:tabs>
          <w:tab w:val="left" w:pos="360"/>
          <w:tab w:val="left" w:pos="432"/>
        </w:tabs>
        <w:divId w:val="2074416600"/>
        <w:rPr>
          <w:rFonts w:ascii="Times New Roman" w:hAnsi="Times New Roman" w:cs="Times New Roman"/>
          <w:sz w:val="20"/>
          <w:szCs w:val="20"/>
        </w:rPr>
      </w:pPr>
      <w:r>
        <w:rPr>
          <w:rFonts w:ascii="Times New Roman" w:hAnsi="Times New Roman" w:cs="Times New Roman"/>
          <w:b/>
          <w:bCs/>
          <w:sz w:val="20"/>
          <w:szCs w:val="20"/>
        </w:rPr>
        <w:t>Choice of Forum</w:t>
      </w:r>
      <w:r>
        <w:rPr>
          <w:rFonts w:ascii="Times New Roman" w:hAnsi="Times New Roman" w:cs="Times New Roman"/>
          <w:sz w:val="20"/>
          <w:szCs w:val="20"/>
        </w:rPr>
        <w:t> </w:t>
      </w:r>
    </w:p>
    <w:p w:rsidR="00972C70" w:rsidRDefault="00972C70">
      <w:pPr>
        <w:autoSpaceDE w:val="0"/>
        <w:divId w:val="2074416601"/>
        <w:rPr>
          <w:rFonts w:ascii="Times New Roman" w:hAnsi="Times New Roman" w:cs="Times New Roman"/>
        </w:rPr>
      </w:pPr>
      <w:r>
        <w:rPr>
          <w:rFonts w:ascii="Times New Roman" w:hAnsi="Times New Roman" w:cs="Times New Roman"/>
          <w:sz w:val="20"/>
          <w:szCs w:val="20"/>
        </w:rPr>
        <w:t>The exclusive jurisdiction for all disputes arising out of this Agreement and relating thereto, including its existence, shall be the competent court of law in Vienna, Austria (Inner-City).</w:t>
      </w:r>
    </w:p>
    <w:p w:rsidR="00972C70" w:rsidRDefault="00972C70">
      <w:pPr>
        <w:keepLines/>
        <w:autoSpaceDE w:val="0"/>
        <w:ind w:left="432" w:right="432"/>
        <w:rPr>
          <w:rFonts w:ascii="Times New Roman" w:hAnsi="Times New Roman" w:cs="Times New Roman"/>
        </w:rPr>
      </w:pPr>
    </w:p>
    <w:tbl>
      <w:tblPr>
        <w:tblW w:w="9756" w:type="dxa"/>
        <w:tblInd w:w="540" w:type="dxa"/>
        <w:tblLayout w:type="fixed"/>
        <w:tblLook w:val="0000" w:firstRow="0" w:lastRow="0" w:firstColumn="0" w:lastColumn="0" w:noHBand="0" w:noVBand="0"/>
      </w:tblPr>
      <w:tblGrid>
        <w:gridCol w:w="4641"/>
        <w:gridCol w:w="475"/>
        <w:gridCol w:w="4640"/>
      </w:tblGrid>
      <w:tr w:rsidR="00972C70" w:rsidTr="00F319CE">
        <w:tc>
          <w:tcPr>
            <w:tcW w:w="4641" w:type="dxa"/>
            <w:shd w:val="clear" w:color="auto" w:fill="auto"/>
          </w:tcPr>
          <w:p w:rsidR="00972C70" w:rsidRDefault="00972C70">
            <w:pPr>
              <w:keepNext/>
              <w:keepLines/>
              <w:autoSpaceDE w:val="0"/>
              <w:rPr>
                <w:rFonts w:ascii="Times New Roman" w:hAnsi="Times New Roman" w:cs="Times New Roman"/>
                <w:b/>
                <w:bCs/>
                <w:sz w:val="20"/>
                <w:szCs w:val="20"/>
              </w:rPr>
            </w:pPr>
            <w:r>
              <w:rPr>
                <w:rFonts w:ascii="Times New Roman" w:hAnsi="Times New Roman" w:cs="Times New Roman"/>
                <w:b/>
                <w:bCs/>
                <w:sz w:val="20"/>
                <w:szCs w:val="20"/>
              </w:rPr>
              <w:lastRenderedPageBreak/>
              <w:t>ACCEPTED AND AGREED TO:</w:t>
            </w:r>
          </w:p>
        </w:tc>
        <w:tc>
          <w:tcPr>
            <w:tcW w:w="475" w:type="dxa"/>
            <w:shd w:val="clear" w:color="auto" w:fill="auto"/>
          </w:tcPr>
          <w:p w:rsidR="00972C70" w:rsidRDefault="00972C70">
            <w:pPr>
              <w:keepNext/>
              <w:keepLines/>
              <w:autoSpaceDE w:val="0"/>
              <w:rPr>
                <w:rFonts w:ascii="Times New Roman" w:hAnsi="Times New Roman" w:cs="Times New Roman"/>
                <w:b/>
                <w:bCs/>
                <w:sz w:val="20"/>
                <w:szCs w:val="20"/>
              </w:rPr>
            </w:pPr>
            <w:r>
              <w:rPr>
                <w:rFonts w:ascii="Times New Roman" w:hAnsi="Times New Roman" w:cs="Times New Roman"/>
                <w:b/>
                <w:bCs/>
                <w:sz w:val="20"/>
                <w:szCs w:val="20"/>
              </w:rPr>
              <w:t> </w:t>
            </w:r>
          </w:p>
        </w:tc>
        <w:tc>
          <w:tcPr>
            <w:tcW w:w="4640" w:type="dxa"/>
            <w:shd w:val="clear" w:color="auto" w:fill="auto"/>
          </w:tcPr>
          <w:p w:rsidR="00972C70" w:rsidRDefault="00972C70">
            <w:pPr>
              <w:keepNext/>
              <w:keepLines/>
              <w:autoSpaceDE w:val="0"/>
              <w:spacing w:after="200" w:line="276" w:lineRule="auto"/>
            </w:pPr>
            <w:r>
              <w:rPr>
                <w:rFonts w:ascii="Times New Roman" w:hAnsi="Times New Roman" w:cs="Times New Roman"/>
                <w:b/>
                <w:bCs/>
                <w:sz w:val="20"/>
                <w:szCs w:val="20"/>
              </w:rPr>
              <w:t>ACCEPTED AND AGREED TO:</w:t>
            </w:r>
          </w:p>
        </w:tc>
      </w:tr>
      <w:tr w:rsidR="00F319CE" w:rsidTr="00F319CE">
        <w:tc>
          <w:tcPr>
            <w:tcW w:w="4641" w:type="dxa"/>
            <w:shd w:val="clear" w:color="auto" w:fill="auto"/>
          </w:tcPr>
          <w:p w:rsidR="00F319CE" w:rsidRDefault="00F319CE" w:rsidP="00F319CE">
            <w:pPr>
              <w:keepNext/>
              <w:keepLines/>
              <w:autoSpaceDE w:val="0"/>
              <w:rPr>
                <w:rFonts w:ascii="Times New Roman" w:hAnsi="Times New Roman" w:cs="Times New Roman"/>
                <w:sz w:val="20"/>
                <w:szCs w:val="20"/>
              </w:rPr>
            </w:pPr>
            <w:ins w:id="8" w:author="JONATHAN FELIX SICILIA MORA" w:date="2018-06-21T12:39:00Z">
              <w:r w:rsidRPr="00F20C6C">
                <w:rPr>
                  <w:rFonts w:ascii="Times New Roman" w:hAnsi="Times New Roman" w:cs="Times New Roman"/>
                  <w:b/>
                  <w:bCs/>
                  <w:sz w:val="20"/>
                  <w:szCs w:val="20"/>
                  <w:lang w:val="es-ES" w:eastAsia="en-GB"/>
                </w:rPr>
                <w:fldChar w:fldCharType="begin"/>
              </w:r>
              <w:r w:rsidRPr="00F20C6C">
                <w:rPr>
                  <w:rFonts w:ascii="Times New Roman" w:hAnsi="Times New Roman" w:cs="Times New Roman"/>
                  <w:b/>
                  <w:bCs/>
                  <w:sz w:val="20"/>
                  <w:szCs w:val="20"/>
                  <w:lang w:val="es-ES" w:eastAsia="en-GB"/>
                </w:rPr>
                <w:instrText xml:space="preserve"> DOCPROPERTY cacus_IBMLegalCompanyName \* MERGEFORMAT </w:instrText>
              </w:r>
              <w:r w:rsidRPr="00F20C6C">
                <w:rPr>
                  <w:rFonts w:ascii="Times New Roman" w:hAnsi="Times New Roman" w:cs="Times New Roman"/>
                  <w:b/>
                  <w:bCs/>
                  <w:sz w:val="20"/>
                  <w:szCs w:val="20"/>
                  <w:lang w:val="es-ES" w:eastAsia="en-GB"/>
                </w:rPr>
                <w:fldChar w:fldCharType="separate"/>
              </w:r>
              <w:r>
                <w:rPr>
                  <w:rFonts w:ascii="Times New Roman" w:hAnsi="Times New Roman" w:cs="Times New Roman"/>
                  <w:b/>
                  <w:bCs/>
                  <w:sz w:val="20"/>
                  <w:szCs w:val="20"/>
                  <w:lang w:val="es-ES" w:eastAsia="en-GB"/>
                </w:rPr>
                <w:t xml:space="preserve"> </w:t>
              </w:r>
              <w:r w:rsidRPr="00F20C6C">
                <w:rPr>
                  <w:rFonts w:ascii="Times New Roman" w:hAnsi="Times New Roman" w:cs="Times New Roman"/>
                  <w:b/>
                  <w:bCs/>
                  <w:sz w:val="20"/>
                  <w:szCs w:val="20"/>
                  <w:lang w:eastAsia="en-GB"/>
                </w:rPr>
                <w:fldChar w:fldCharType="end"/>
              </w:r>
              <w:r>
                <w:rPr>
                  <w:rFonts w:ascii="Times New Roman" w:hAnsi="Times New Roman" w:cs="Times New Roman"/>
                  <w:sz w:val="20"/>
                  <w:szCs w:val="20"/>
                  <w:lang w:eastAsia="en-GB"/>
                </w:rPr>
                <w:t>  </w:t>
              </w:r>
            </w:ins>
            <w:del w:id="9" w:author="JONATHAN FELIX SICILIA MORA" w:date="2018-06-21T12:39:00Z">
              <w:r w:rsidDel="003256E5">
                <w:rPr>
                  <w:rFonts w:ascii="Times New Roman" w:hAnsi="Times New Roman" w:cs="Times New Roman"/>
                  <w:b/>
                  <w:bCs/>
                  <w:sz w:val="20"/>
                  <w:szCs w:val="20"/>
                </w:rPr>
                <w:delText>{variable:Party Name (Internal)}</w:delText>
              </w:r>
              <w:r w:rsidDel="003256E5">
                <w:rPr>
                  <w:rFonts w:ascii="Times New Roman" w:hAnsi="Times New Roman" w:cs="Times New Roman"/>
                  <w:sz w:val="20"/>
                  <w:szCs w:val="20"/>
                </w:rPr>
                <w:delText>  </w:delText>
              </w:r>
            </w:del>
          </w:p>
        </w:tc>
        <w:tc>
          <w:tcPr>
            <w:tcW w:w="475" w:type="dxa"/>
            <w:shd w:val="clear" w:color="auto" w:fill="auto"/>
          </w:tcPr>
          <w:p w:rsidR="00F319CE" w:rsidRDefault="00F319CE" w:rsidP="00F319CE">
            <w:pPr>
              <w:keepNext/>
              <w:keepLines/>
              <w:autoSpaceDE w:val="0"/>
              <w:rPr>
                <w:rFonts w:ascii="Times New Roman" w:hAnsi="Times New Roman" w:cs="Times New Roman"/>
                <w:b/>
                <w:bCs/>
                <w:sz w:val="20"/>
                <w:szCs w:val="20"/>
              </w:rPr>
            </w:pPr>
            <w:r>
              <w:rPr>
                <w:rFonts w:ascii="Times New Roman" w:hAnsi="Times New Roman" w:cs="Times New Roman"/>
                <w:sz w:val="20"/>
                <w:szCs w:val="20"/>
              </w:rPr>
              <w:t> </w:t>
            </w:r>
          </w:p>
        </w:tc>
        <w:tc>
          <w:tcPr>
            <w:tcW w:w="4640" w:type="dxa"/>
            <w:shd w:val="clear" w:color="auto" w:fill="auto"/>
          </w:tcPr>
          <w:p w:rsidR="00F319CE" w:rsidRDefault="00F319CE" w:rsidP="00F319CE">
            <w:pPr>
              <w:keepNext/>
              <w:keepLines/>
              <w:autoSpaceDE w:val="0"/>
              <w:spacing w:after="200" w:line="276" w:lineRule="auto"/>
            </w:pPr>
            <w:ins w:id="10" w:author="JONATHAN FELIX SICILIA MORA" w:date="2018-06-21T12:39:00Z">
              <w:r w:rsidRPr="00F20C6C">
                <w:rPr>
                  <w:rFonts w:ascii="Times New Roman" w:hAnsi="Times New Roman" w:cs="Times New Roman"/>
                  <w:b/>
                  <w:bCs/>
                  <w:sz w:val="20"/>
                  <w:szCs w:val="20"/>
                  <w:lang w:eastAsia="en-GB"/>
                </w:rPr>
                <w:fldChar w:fldCharType="begin"/>
              </w:r>
              <w:r w:rsidRPr="00F20C6C">
                <w:rPr>
                  <w:rFonts w:ascii="Times New Roman" w:hAnsi="Times New Roman" w:cs="Times New Roman"/>
                  <w:b/>
                  <w:bCs/>
                  <w:sz w:val="20"/>
                  <w:szCs w:val="20"/>
                  <w:lang w:val="es-ES" w:eastAsia="en-GB"/>
                </w:rPr>
                <w:instrText xml:space="preserve"> DOCPROPERTY caSupplier  \* MERGEFORMAT </w:instrText>
              </w:r>
              <w:r w:rsidRPr="00F20C6C">
                <w:rPr>
                  <w:rFonts w:ascii="Times New Roman" w:hAnsi="Times New Roman" w:cs="Times New Roman"/>
                  <w:b/>
                  <w:bCs/>
                  <w:sz w:val="20"/>
                  <w:szCs w:val="20"/>
                  <w:lang w:eastAsia="en-GB"/>
                </w:rPr>
                <w:fldChar w:fldCharType="separate"/>
              </w:r>
              <w:r>
                <w:rPr>
                  <w:rFonts w:ascii="Times New Roman" w:hAnsi="Times New Roman" w:cs="Times New Roman"/>
                  <w:b/>
                  <w:bCs/>
                  <w:sz w:val="20"/>
                  <w:szCs w:val="20"/>
                  <w:lang w:val="es-ES" w:eastAsia="en-GB"/>
                </w:rPr>
                <w:t xml:space="preserve"> </w:t>
              </w:r>
              <w:r w:rsidRPr="00F20C6C">
                <w:rPr>
                  <w:rFonts w:ascii="Times New Roman" w:hAnsi="Times New Roman" w:cs="Times New Roman"/>
                  <w:b/>
                  <w:bCs/>
                  <w:sz w:val="20"/>
                  <w:szCs w:val="20"/>
                  <w:lang w:eastAsia="en-GB"/>
                </w:rPr>
                <w:fldChar w:fldCharType="end"/>
              </w:r>
            </w:ins>
            <w:del w:id="11" w:author="JONATHAN FELIX SICILIA MORA" w:date="2018-06-21T12:39:00Z">
              <w:r w:rsidDel="00F319CE">
                <w:rPr>
                  <w:rFonts w:ascii="Times New Roman" w:hAnsi="Times New Roman" w:cs="Times New Roman"/>
                  <w:b/>
                  <w:bCs/>
                  <w:sz w:val="20"/>
                  <w:szCs w:val="20"/>
                </w:rPr>
                <w:delText>{variable:Party Name (External Party)}</w:delText>
              </w:r>
              <w:r w:rsidDel="00F319CE">
                <w:rPr>
                  <w:rFonts w:ascii="Times New Roman" w:hAnsi="Times New Roman" w:cs="Times New Roman"/>
                  <w:sz w:val="20"/>
                  <w:szCs w:val="20"/>
                </w:rPr>
                <w:delText>  </w:delText>
              </w:r>
            </w:del>
          </w:p>
        </w:tc>
      </w:tr>
      <w:tr w:rsidR="00972C70" w:rsidTr="00F319CE">
        <w:tc>
          <w:tcPr>
            <w:tcW w:w="4641" w:type="dxa"/>
            <w:shd w:val="clear" w:color="auto" w:fill="auto"/>
          </w:tcPr>
          <w:p w:rsidR="00972C70" w:rsidRDefault="00972C70">
            <w:pPr>
              <w:keepNext/>
              <w:keepLines/>
              <w:autoSpaceDE w:val="0"/>
              <w:rPr>
                <w:rFonts w:ascii="Times New Roman" w:hAnsi="Times New Roman" w:cs="Times New Roman"/>
                <w:sz w:val="8"/>
                <w:szCs w:val="8"/>
                <w:u w:val="single"/>
              </w:rPr>
            </w:pPr>
            <w:r>
              <w:rPr>
                <w:rFonts w:ascii="Times New Roman" w:hAnsi="Times New Roman" w:cs="Times New Roman"/>
                <w:sz w:val="20"/>
                <w:szCs w:val="20"/>
              </w:rPr>
              <w:t>By:</w:t>
            </w:r>
          </w:p>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972C70" w:rsidRDefault="00972C70">
            <w:pPr>
              <w:keepNext/>
              <w:keepLines/>
              <w:autoSpaceDE w:val="0"/>
              <w:rPr>
                <w:rFonts w:ascii="Times New Roman" w:hAnsi="Times New Roman" w:cs="Times New Roman"/>
                <w:sz w:val="8"/>
                <w:szCs w:val="8"/>
                <w:u w:val="single"/>
              </w:rPr>
            </w:pPr>
            <w:r>
              <w:rPr>
                <w:rFonts w:ascii="Times New Roman" w:hAnsi="Times New Roman" w:cs="Times New Roman"/>
                <w:sz w:val="20"/>
                <w:szCs w:val="20"/>
              </w:rPr>
              <w:t>By:</w:t>
            </w:r>
          </w:p>
          <w:p w:rsidR="00972C70" w:rsidRDefault="00972C70">
            <w:pPr>
              <w:keepNext/>
              <w:keepLines/>
              <w:autoSpaceDE w:val="0"/>
              <w:spacing w:after="200" w:line="276" w:lineRule="auto"/>
            </w:pPr>
            <w:r>
              <w:rPr>
                <w:rFonts w:ascii="Times New Roman" w:hAnsi="Times New Roman" w:cs="Times New Roman"/>
                <w:sz w:val="8"/>
                <w:szCs w:val="8"/>
                <w:u w:val="single"/>
              </w:rPr>
              <w:t xml:space="preserve">                                                                                                                                                                                                                 </w:t>
            </w:r>
          </w:p>
        </w:tc>
      </w:tr>
      <w:tr w:rsidR="00972C70" w:rsidTr="00F319CE">
        <w:tc>
          <w:tcPr>
            <w:tcW w:w="4641"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Buyer Signature                          Date</w:t>
            </w:r>
          </w:p>
        </w:tc>
        <w:tc>
          <w:tcPr>
            <w:tcW w:w="475"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972C70" w:rsidRDefault="00972C70">
            <w:pPr>
              <w:keepNext/>
              <w:keepLines/>
              <w:autoSpaceDE w:val="0"/>
              <w:spacing w:after="200" w:line="276" w:lineRule="auto"/>
            </w:pPr>
            <w:r>
              <w:rPr>
                <w:rFonts w:ascii="Times New Roman" w:hAnsi="Times New Roman" w:cs="Times New Roman"/>
                <w:sz w:val="20"/>
                <w:szCs w:val="20"/>
              </w:rPr>
              <w:t>Supplier Signature                       Date</w:t>
            </w:r>
          </w:p>
        </w:tc>
      </w:tr>
      <w:tr w:rsidR="00972C70" w:rsidTr="00F319CE">
        <w:tc>
          <w:tcPr>
            <w:tcW w:w="4641" w:type="dxa"/>
            <w:shd w:val="clear" w:color="auto" w:fill="auto"/>
          </w:tcPr>
          <w:p w:rsidR="00972C70" w:rsidRDefault="00972C70">
            <w:pPr>
              <w:keepNext/>
              <w:keepLines/>
              <w:autoSpaceDE w:val="0"/>
              <w:rPr>
                <w:rFonts w:ascii="Times New Roman" w:hAnsi="Times New Roman" w:cs="Times New Roman"/>
                <w:sz w:val="8"/>
                <w:szCs w:val="8"/>
                <w:u w:val="single"/>
              </w:rPr>
            </w:pPr>
            <w:r>
              <w:rPr>
                <w:rFonts w:ascii="Times New Roman" w:hAnsi="Times New Roman" w:cs="Times New Roman"/>
                <w:sz w:val="20"/>
                <w:szCs w:val="20"/>
              </w:rPr>
              <w:t> </w:t>
            </w:r>
            <w:ins w:id="12" w:author="JONATHAN FELIX SICILIA MORA" w:date="2018-06-21T12:39:00Z">
              <w:r w:rsidR="00F319CE" w:rsidRPr="00F20C6C">
                <w:rPr>
                  <w:rFonts w:ascii="Times New Roman" w:hAnsi="Times New Roman" w:cs="Times New Roman"/>
                  <w:sz w:val="20"/>
                  <w:szCs w:val="20"/>
                  <w:lang w:eastAsia="en-GB"/>
                </w:rPr>
                <w:fldChar w:fldCharType="begin"/>
              </w:r>
              <w:r w:rsidR="00F319CE" w:rsidRPr="00F20C6C">
                <w:rPr>
                  <w:rFonts w:ascii="Times New Roman" w:hAnsi="Times New Roman" w:cs="Times New Roman"/>
                  <w:sz w:val="20"/>
                  <w:szCs w:val="20"/>
                  <w:lang w:eastAsia="en-GB"/>
                </w:rPr>
                <w:instrText xml:space="preserve"> DOCPROPERTY cacus_ProjectOwnerName \* MERGEFORMAT </w:instrText>
              </w:r>
              <w:r w:rsidR="00F319CE" w:rsidRPr="00F20C6C">
                <w:rPr>
                  <w:rFonts w:ascii="Times New Roman" w:hAnsi="Times New Roman" w:cs="Times New Roman"/>
                  <w:sz w:val="20"/>
                  <w:szCs w:val="20"/>
                  <w:lang w:eastAsia="en-GB"/>
                </w:rPr>
                <w:fldChar w:fldCharType="separate"/>
              </w:r>
              <w:r w:rsidR="00F319CE">
                <w:rPr>
                  <w:rFonts w:ascii="Times New Roman" w:hAnsi="Times New Roman" w:cs="Times New Roman"/>
                  <w:sz w:val="20"/>
                  <w:szCs w:val="20"/>
                  <w:lang w:eastAsia="en-GB"/>
                </w:rPr>
                <w:t>Jonathan Félix Sicilia Mora</w:t>
              </w:r>
              <w:r w:rsidR="00F319CE" w:rsidRPr="00F20C6C">
                <w:rPr>
                  <w:rFonts w:ascii="Times New Roman" w:hAnsi="Times New Roman" w:cs="Times New Roman"/>
                  <w:sz w:val="20"/>
                  <w:szCs w:val="20"/>
                  <w:lang w:eastAsia="en-GB"/>
                </w:rPr>
                <w:fldChar w:fldCharType="end"/>
              </w:r>
            </w:ins>
            <w:del w:id="13" w:author="JONATHAN FELIX SICILIA MORA" w:date="2018-06-21T12:39:00Z">
              <w:r w:rsidDel="00F319CE">
                <w:rPr>
                  <w:rFonts w:ascii="Times New Roman" w:hAnsi="Times New Roman" w:cs="Times New Roman"/>
                  <w:sz w:val="20"/>
                  <w:szCs w:val="20"/>
                </w:rPr>
                <w:delText>{variable:Buyer (Signatory) Name}</w:delText>
              </w:r>
            </w:del>
            <w:r>
              <w:rPr>
                <w:rFonts w:ascii="Times New Roman" w:hAnsi="Times New Roman" w:cs="Times New Roman"/>
                <w:sz w:val="20"/>
                <w:szCs w:val="20"/>
              </w:rPr>
              <w:t> </w:t>
            </w:r>
          </w:p>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972C70" w:rsidRDefault="00972C70">
            <w:pPr>
              <w:keepNext/>
              <w:keepLines/>
              <w:autoSpaceDE w:val="0"/>
              <w:rPr>
                <w:rFonts w:ascii="Times New Roman" w:hAnsi="Times New Roman" w:cs="Times New Roman"/>
                <w:sz w:val="20"/>
                <w:szCs w:val="20"/>
              </w:rPr>
            </w:pPr>
          </w:p>
          <w:p w:rsidR="00972C70" w:rsidRDefault="00972C70">
            <w:pPr>
              <w:keepNext/>
              <w:keepLines/>
              <w:autoSpaceDE w:val="0"/>
              <w:spacing w:after="200" w:line="276" w:lineRule="auto"/>
            </w:pPr>
            <w:r>
              <w:rPr>
                <w:rFonts w:ascii="Times New Roman" w:hAnsi="Times New Roman" w:cs="Times New Roman"/>
                <w:sz w:val="8"/>
                <w:szCs w:val="8"/>
                <w:u w:val="single"/>
              </w:rPr>
              <w:t xml:space="preserve">                                                                                                                                                                                                                 </w:t>
            </w:r>
          </w:p>
        </w:tc>
      </w:tr>
      <w:tr w:rsidR="00972C70" w:rsidTr="00F319CE">
        <w:tc>
          <w:tcPr>
            <w:tcW w:w="4641"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Printed Name</w:t>
            </w:r>
          </w:p>
        </w:tc>
        <w:tc>
          <w:tcPr>
            <w:tcW w:w="475"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972C70" w:rsidRDefault="00972C70">
            <w:pPr>
              <w:keepNext/>
              <w:keepLines/>
              <w:autoSpaceDE w:val="0"/>
              <w:spacing w:after="200" w:line="276" w:lineRule="auto"/>
            </w:pPr>
            <w:r>
              <w:rPr>
                <w:rFonts w:ascii="Times New Roman" w:hAnsi="Times New Roman" w:cs="Times New Roman"/>
                <w:sz w:val="20"/>
                <w:szCs w:val="20"/>
              </w:rPr>
              <w:t>Printed Name</w:t>
            </w:r>
          </w:p>
        </w:tc>
      </w:tr>
      <w:tr w:rsidR="00972C70" w:rsidTr="00F319CE">
        <w:tc>
          <w:tcPr>
            <w:tcW w:w="4641" w:type="dxa"/>
            <w:shd w:val="clear" w:color="auto" w:fill="auto"/>
          </w:tcPr>
          <w:p w:rsidR="00972C70" w:rsidRDefault="00972C70">
            <w:pPr>
              <w:keepNext/>
              <w:keepLines/>
              <w:autoSpaceDE w:val="0"/>
              <w:rPr>
                <w:rFonts w:ascii="Times New Roman" w:hAnsi="Times New Roman" w:cs="Times New Roman"/>
                <w:sz w:val="8"/>
                <w:szCs w:val="8"/>
                <w:u w:val="single"/>
              </w:rPr>
            </w:pPr>
            <w:r>
              <w:rPr>
                <w:rFonts w:ascii="Times New Roman" w:hAnsi="Times New Roman" w:cs="Times New Roman"/>
                <w:sz w:val="20"/>
                <w:szCs w:val="20"/>
              </w:rPr>
              <w:t> {variable:Buyer (Signatory) Title} - {variable:Buyer (Signatory) Organization} </w:t>
            </w:r>
          </w:p>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972C70" w:rsidRDefault="00972C70">
            <w:pPr>
              <w:keepNext/>
              <w:keepLines/>
              <w:autoSpaceDE w:val="0"/>
              <w:rPr>
                <w:rFonts w:ascii="Times New Roman" w:hAnsi="Times New Roman" w:cs="Times New Roman"/>
                <w:sz w:val="20"/>
                <w:szCs w:val="20"/>
              </w:rPr>
            </w:pPr>
          </w:p>
          <w:p w:rsidR="00972C70" w:rsidRDefault="00972C70">
            <w:pPr>
              <w:keepNext/>
              <w:keepLines/>
              <w:autoSpaceDE w:val="0"/>
              <w:spacing w:after="200" w:line="276" w:lineRule="auto"/>
            </w:pPr>
            <w:r>
              <w:rPr>
                <w:rFonts w:ascii="Times New Roman" w:hAnsi="Times New Roman" w:cs="Times New Roman"/>
                <w:sz w:val="8"/>
                <w:szCs w:val="8"/>
                <w:u w:val="single"/>
              </w:rPr>
              <w:t xml:space="preserve">                                                                                                                                                                                                                 </w:t>
            </w:r>
          </w:p>
        </w:tc>
      </w:tr>
      <w:tr w:rsidR="00972C70" w:rsidTr="00F319CE">
        <w:tc>
          <w:tcPr>
            <w:tcW w:w="4641"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Title &amp; Organization</w:t>
            </w:r>
          </w:p>
        </w:tc>
        <w:tc>
          <w:tcPr>
            <w:tcW w:w="475"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972C70" w:rsidRDefault="00972C70">
            <w:pPr>
              <w:keepNext/>
              <w:keepLines/>
              <w:autoSpaceDE w:val="0"/>
              <w:spacing w:after="200" w:line="276" w:lineRule="auto"/>
            </w:pPr>
            <w:r>
              <w:rPr>
                <w:rFonts w:ascii="Times New Roman" w:hAnsi="Times New Roman" w:cs="Times New Roman"/>
                <w:sz w:val="20"/>
                <w:szCs w:val="20"/>
              </w:rPr>
              <w:t>Title &amp; Organization</w:t>
            </w:r>
          </w:p>
        </w:tc>
      </w:tr>
      <w:tr w:rsidR="00972C70" w:rsidTr="00F319CE">
        <w:tc>
          <w:tcPr>
            <w:tcW w:w="4641" w:type="dxa"/>
            <w:shd w:val="clear" w:color="auto" w:fill="auto"/>
          </w:tcPr>
          <w:p w:rsidR="00972C70" w:rsidRDefault="00972C70">
            <w:pPr>
              <w:keepNext/>
              <w:keepLines/>
              <w:autoSpaceDE w:val="0"/>
              <w:rPr>
                <w:rFonts w:ascii="Times New Roman" w:hAnsi="Times New Roman" w:cs="Times New Roman"/>
                <w:sz w:val="8"/>
                <w:szCs w:val="8"/>
                <w:u w:val="single"/>
              </w:rPr>
            </w:pPr>
            <w:r>
              <w:rPr>
                <w:rFonts w:ascii="Times New Roman" w:hAnsi="Times New Roman" w:cs="Times New Roman"/>
                <w:sz w:val="20"/>
                <w:szCs w:val="20"/>
              </w:rPr>
              <w:t xml:space="preserve">  </w:t>
            </w:r>
          </w:p>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8"/>
                <w:szCs w:val="8"/>
                <w:u w:val="single"/>
              </w:rPr>
              <w:t xml:space="preserve">                                                                                                                                                                                                                 </w:t>
            </w:r>
          </w:p>
        </w:tc>
        <w:tc>
          <w:tcPr>
            <w:tcW w:w="475" w:type="dxa"/>
            <w:shd w:val="clear" w:color="auto" w:fill="auto"/>
          </w:tcPr>
          <w:p w:rsidR="00972C70" w:rsidRDefault="00972C70">
            <w:pPr>
              <w:keepNext/>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972C70" w:rsidRDefault="00972C70">
            <w:pPr>
              <w:keepNext/>
              <w:keepLines/>
              <w:autoSpaceDE w:val="0"/>
              <w:rPr>
                <w:rFonts w:ascii="Times New Roman" w:hAnsi="Times New Roman" w:cs="Times New Roman"/>
                <w:sz w:val="20"/>
                <w:szCs w:val="20"/>
              </w:rPr>
            </w:pPr>
          </w:p>
          <w:p w:rsidR="00972C70" w:rsidRDefault="00972C70">
            <w:pPr>
              <w:keepNext/>
              <w:keepLines/>
              <w:autoSpaceDE w:val="0"/>
              <w:spacing w:after="200" w:line="276" w:lineRule="auto"/>
            </w:pPr>
            <w:r>
              <w:rPr>
                <w:rFonts w:ascii="Times New Roman" w:hAnsi="Times New Roman" w:cs="Times New Roman"/>
                <w:sz w:val="8"/>
                <w:szCs w:val="8"/>
                <w:u w:val="single"/>
              </w:rPr>
              <w:t xml:space="preserve">                                                                                                                                                                                                                 </w:t>
            </w:r>
          </w:p>
        </w:tc>
      </w:tr>
      <w:tr w:rsidR="00972C70" w:rsidTr="00F319CE">
        <w:tc>
          <w:tcPr>
            <w:tcW w:w="4641" w:type="dxa"/>
            <w:shd w:val="clear" w:color="auto" w:fill="auto"/>
          </w:tcPr>
          <w:p w:rsidR="00972C70" w:rsidRDefault="00972C70">
            <w:pPr>
              <w:keepLines/>
              <w:autoSpaceDE w:val="0"/>
              <w:rPr>
                <w:rFonts w:ascii="Times New Roman" w:hAnsi="Times New Roman" w:cs="Times New Roman"/>
                <w:sz w:val="20"/>
                <w:szCs w:val="20"/>
              </w:rPr>
            </w:pPr>
            <w:r>
              <w:rPr>
                <w:rFonts w:ascii="Times New Roman" w:hAnsi="Times New Roman" w:cs="Times New Roman"/>
                <w:sz w:val="20"/>
                <w:szCs w:val="20"/>
              </w:rPr>
              <w:t>Buyer Address: </w:t>
            </w:r>
          </w:p>
          <w:p w:rsidR="00F319CE" w:rsidRPr="00F20C6C" w:rsidRDefault="00972C70" w:rsidP="00F319CE">
            <w:pPr>
              <w:autoSpaceDE w:val="0"/>
              <w:autoSpaceDN w:val="0"/>
              <w:adjustRightInd w:val="0"/>
              <w:rPr>
                <w:ins w:id="14" w:author="JONATHAN FELIX SICILIA MORA" w:date="2018-06-21T12:40:00Z"/>
                <w:rFonts w:ascii="Times New Roman" w:hAnsi="Times New Roman" w:cs="Times New Roman"/>
                <w:sz w:val="20"/>
                <w:szCs w:val="20"/>
                <w:lang w:eastAsia="en-GB"/>
              </w:rPr>
            </w:pPr>
            <w:r>
              <w:rPr>
                <w:rFonts w:ascii="Times New Roman" w:hAnsi="Times New Roman" w:cs="Times New Roman"/>
                <w:sz w:val="20"/>
                <w:szCs w:val="20"/>
              </w:rPr>
              <w:t> </w:t>
            </w:r>
            <w:ins w:id="15" w:author="JONATHAN FELIX SICILIA MORA" w:date="2018-06-21T12:40:00Z">
              <w:r w:rsidR="00F319CE" w:rsidRPr="00F20C6C">
                <w:rPr>
                  <w:rFonts w:ascii="Times New Roman" w:hAnsi="Times New Roman" w:cs="Times New Roman"/>
                  <w:sz w:val="20"/>
                  <w:szCs w:val="20"/>
                  <w:lang w:eastAsia="en-GB"/>
                </w:rPr>
                <w:fldChar w:fldCharType="begin"/>
              </w:r>
              <w:r w:rsidR="00F319CE" w:rsidRPr="00F20C6C">
                <w:rPr>
                  <w:rFonts w:ascii="Times New Roman" w:hAnsi="Times New Roman" w:cs="Times New Roman"/>
                  <w:sz w:val="20"/>
                  <w:szCs w:val="20"/>
                  <w:lang w:eastAsia="en-GB"/>
                </w:rPr>
                <w:instrText xml:space="preserve"> DOCPROPERTY caBuyer.CorporateAddress.PostalAddress.Lines  \* MERGEFORMAT </w:instrText>
              </w:r>
              <w:r w:rsidR="00F319CE" w:rsidRPr="00F20C6C">
                <w:rPr>
                  <w:rFonts w:ascii="Times New Roman" w:hAnsi="Times New Roman" w:cs="Times New Roman"/>
                  <w:sz w:val="20"/>
                  <w:szCs w:val="20"/>
                  <w:lang w:eastAsia="en-GB"/>
                </w:rPr>
                <w:fldChar w:fldCharType="separate"/>
              </w:r>
              <w:r w:rsidR="00F319CE">
                <w:rPr>
                  <w:rFonts w:ascii="Times New Roman" w:hAnsi="Times New Roman" w:cs="Times New Roman"/>
                  <w:sz w:val="20"/>
                  <w:szCs w:val="20"/>
                  <w:lang w:eastAsia="en-GB"/>
                </w:rPr>
                <w:t>1 New Orchard Road</w:t>
              </w:r>
              <w:r w:rsidR="00F319CE" w:rsidRPr="00F20C6C">
                <w:rPr>
                  <w:rFonts w:ascii="Times New Roman" w:hAnsi="Times New Roman" w:cs="Times New Roman"/>
                  <w:sz w:val="20"/>
                  <w:szCs w:val="20"/>
                  <w:lang w:eastAsia="en-GB"/>
                </w:rPr>
                <w:fldChar w:fldCharType="end"/>
              </w:r>
              <w:r w:rsidR="00F319CE" w:rsidRPr="00F20C6C">
                <w:rPr>
                  <w:rFonts w:ascii="Times New Roman" w:hAnsi="Times New Roman" w:cs="Times New Roman"/>
                  <w:sz w:val="20"/>
                  <w:szCs w:val="20"/>
                  <w:lang w:eastAsia="en-GB"/>
                </w:rPr>
                <w:t> </w:t>
              </w:r>
            </w:ins>
          </w:p>
          <w:p w:rsidR="00F319CE" w:rsidRPr="00F20C6C" w:rsidRDefault="00F319CE" w:rsidP="00F319CE">
            <w:pPr>
              <w:autoSpaceDE w:val="0"/>
              <w:autoSpaceDN w:val="0"/>
              <w:adjustRightInd w:val="0"/>
              <w:rPr>
                <w:ins w:id="16" w:author="JONATHAN FELIX SICILIA MORA" w:date="2018-06-21T12:40:00Z"/>
                <w:rFonts w:ascii="Times New Roman" w:hAnsi="Times New Roman" w:cs="Times New Roman"/>
                <w:sz w:val="20"/>
                <w:szCs w:val="20"/>
                <w:lang w:eastAsia="en-GB"/>
              </w:rPr>
            </w:pPr>
            <w:ins w:id="17" w:author="JONATHAN FELIX SICILIA MORA" w:date="2018-06-21T12:40:00Z">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eastAsia="en-GB"/>
                </w:rPr>
                <w:instrText xml:space="preserve"> DOCPROPERTY caBuyer.CorporateAddress.PostalAddress.City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eastAsia="en-GB"/>
                </w:rPr>
                <w:t>Armonk</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eastAsia="en-GB"/>
                </w:rPr>
                <w:t> </w:t>
              </w:r>
            </w:ins>
          </w:p>
          <w:p w:rsidR="00F319CE" w:rsidRPr="00F20C6C" w:rsidRDefault="00F319CE" w:rsidP="00F319CE">
            <w:pPr>
              <w:autoSpaceDE w:val="0"/>
              <w:autoSpaceDN w:val="0"/>
              <w:adjustRightInd w:val="0"/>
              <w:rPr>
                <w:ins w:id="18" w:author="JONATHAN FELIX SICILIA MORA" w:date="2018-06-21T12:40:00Z"/>
                <w:rFonts w:ascii="Times New Roman" w:hAnsi="Times New Roman" w:cs="Times New Roman"/>
                <w:sz w:val="20"/>
                <w:szCs w:val="20"/>
                <w:lang w:eastAsia="en-GB"/>
              </w:rPr>
            </w:pPr>
            <w:ins w:id="19" w:author="JONATHAN FELIX SICILIA MORA" w:date="2018-06-21T12:40:00Z">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eastAsia="en-GB"/>
                </w:rPr>
                <w:instrText xml:space="preserve"> DOCPROPERTY caBuyer.CorporateAddress.PostalAddress.State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eastAsia="en-GB"/>
                </w:rPr>
                <w:t>New York</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eastAsia="en-GB"/>
                </w:rPr>
                <w:t> </w:t>
              </w:r>
            </w:ins>
          </w:p>
          <w:p w:rsidR="00F319CE" w:rsidRPr="00F20C6C" w:rsidRDefault="00F319CE" w:rsidP="00F319CE">
            <w:pPr>
              <w:autoSpaceDE w:val="0"/>
              <w:autoSpaceDN w:val="0"/>
              <w:adjustRightInd w:val="0"/>
              <w:rPr>
                <w:ins w:id="20" w:author="JONATHAN FELIX SICILIA MORA" w:date="2018-06-21T12:40:00Z"/>
                <w:rFonts w:ascii="Times New Roman" w:hAnsi="Times New Roman" w:cs="Times New Roman"/>
                <w:sz w:val="20"/>
                <w:szCs w:val="20"/>
                <w:lang w:val="es-ES" w:eastAsia="en-GB"/>
              </w:rPr>
            </w:pPr>
            <w:ins w:id="21" w:author="JONATHAN FELIX SICILIA MORA" w:date="2018-06-21T12:40:00Z">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caBuyer.CorporateAddress.PostalAddress.PostalCode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10504</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ins>
          </w:p>
          <w:p w:rsidR="00972C70" w:rsidDel="00F319CE" w:rsidRDefault="00F319CE" w:rsidP="00F319CE">
            <w:pPr>
              <w:keepLines/>
              <w:autoSpaceDE w:val="0"/>
              <w:rPr>
                <w:del w:id="22" w:author="JONATHAN FELIX SICILIA MORA" w:date="2018-06-21T12:40:00Z"/>
                <w:rFonts w:ascii="Times New Roman" w:hAnsi="Times New Roman" w:cs="Times New Roman"/>
                <w:sz w:val="20"/>
                <w:szCs w:val="20"/>
              </w:rPr>
            </w:pPr>
            <w:ins w:id="23" w:author="JONATHAN FELIX SICILIA MORA" w:date="2018-06-21T12:40:00Z">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caBuyer.CorporateAddress.PostalAddress.Country.Name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United States</w:t>
              </w:r>
              <w:r w:rsidRPr="00F20C6C">
                <w:rPr>
                  <w:rFonts w:ascii="Times New Roman" w:hAnsi="Times New Roman" w:cs="Times New Roman"/>
                  <w:sz w:val="20"/>
                  <w:szCs w:val="20"/>
                  <w:lang w:eastAsia="en-GB"/>
                </w:rPr>
                <w:fldChar w:fldCharType="end"/>
              </w:r>
            </w:ins>
            <w:del w:id="24" w:author="JONATHAN FELIX SICILIA MORA" w:date="2018-06-21T12:40:00Z">
              <w:r w:rsidR="00972C70" w:rsidDel="00F319CE">
                <w:rPr>
                  <w:rFonts w:ascii="Times New Roman" w:hAnsi="Times New Roman" w:cs="Times New Roman"/>
                  <w:sz w:val="20"/>
                  <w:szCs w:val="20"/>
                </w:rPr>
                <w:delText>{variable:Street Address (Internal Party)}</w:delText>
              </w:r>
            </w:del>
          </w:p>
          <w:p w:rsidR="00972C70" w:rsidDel="00F319CE" w:rsidRDefault="00972C70">
            <w:pPr>
              <w:keepLines/>
              <w:autoSpaceDE w:val="0"/>
              <w:rPr>
                <w:del w:id="25" w:author="JONATHAN FELIX SICILIA MORA" w:date="2018-06-21T12:40:00Z"/>
                <w:rFonts w:ascii="Times New Roman" w:hAnsi="Times New Roman" w:cs="Times New Roman"/>
                <w:sz w:val="20"/>
                <w:szCs w:val="20"/>
              </w:rPr>
            </w:pPr>
            <w:del w:id="26" w:author="JONATHAN FELIX SICILIA MORA" w:date="2018-06-21T12:40:00Z">
              <w:r w:rsidDel="00F319CE">
                <w:rPr>
                  <w:rFonts w:ascii="Times New Roman" w:hAnsi="Times New Roman" w:cs="Times New Roman"/>
                  <w:sz w:val="20"/>
                  <w:szCs w:val="20"/>
                </w:rPr>
                <w:delText> {variable:City (Internal Party)}, {variable:State / Province (Internal Party)} {variable:Postal Code / Zip (Internal Party)} </w:delText>
              </w:r>
            </w:del>
          </w:p>
          <w:p w:rsidR="00972C70" w:rsidRDefault="00972C70">
            <w:pPr>
              <w:keepLines/>
              <w:autoSpaceDE w:val="0"/>
              <w:rPr>
                <w:rFonts w:ascii="Times New Roman" w:hAnsi="Times New Roman" w:cs="Times New Roman"/>
                <w:sz w:val="20"/>
                <w:szCs w:val="20"/>
              </w:rPr>
            </w:pPr>
            <w:del w:id="27" w:author="JONATHAN FELIX SICILIA MORA" w:date="2018-06-21T12:40:00Z">
              <w:r w:rsidDel="00F319CE">
                <w:rPr>
                  <w:rFonts w:ascii="Times New Roman" w:hAnsi="Times New Roman" w:cs="Times New Roman"/>
                  <w:sz w:val="20"/>
                  <w:szCs w:val="20"/>
                </w:rPr>
                <w:delText> {variable:Country (Internal Party)}</w:delText>
              </w:r>
            </w:del>
            <w:r>
              <w:rPr>
                <w:rFonts w:ascii="Times New Roman" w:hAnsi="Times New Roman" w:cs="Times New Roman"/>
                <w:sz w:val="20"/>
                <w:szCs w:val="20"/>
              </w:rPr>
              <w:t>  </w:t>
            </w:r>
          </w:p>
        </w:tc>
        <w:tc>
          <w:tcPr>
            <w:tcW w:w="475" w:type="dxa"/>
            <w:shd w:val="clear" w:color="auto" w:fill="auto"/>
          </w:tcPr>
          <w:p w:rsidR="00972C70" w:rsidRDefault="00972C70">
            <w:pPr>
              <w:keepLines/>
              <w:autoSpaceDE w:val="0"/>
              <w:rPr>
                <w:rFonts w:ascii="Times New Roman" w:hAnsi="Times New Roman" w:cs="Times New Roman"/>
                <w:sz w:val="20"/>
                <w:szCs w:val="20"/>
              </w:rPr>
            </w:pPr>
            <w:r>
              <w:rPr>
                <w:rFonts w:ascii="Times New Roman" w:hAnsi="Times New Roman" w:cs="Times New Roman"/>
                <w:sz w:val="20"/>
                <w:szCs w:val="20"/>
              </w:rPr>
              <w:t> </w:t>
            </w:r>
          </w:p>
        </w:tc>
        <w:tc>
          <w:tcPr>
            <w:tcW w:w="4640" w:type="dxa"/>
            <w:shd w:val="clear" w:color="auto" w:fill="auto"/>
          </w:tcPr>
          <w:p w:rsidR="00972C70" w:rsidRDefault="00972C70">
            <w:pPr>
              <w:keepLines/>
              <w:autoSpaceDE w:val="0"/>
              <w:rPr>
                <w:rFonts w:ascii="Times New Roman" w:hAnsi="Times New Roman" w:cs="Times New Roman"/>
                <w:sz w:val="20"/>
                <w:szCs w:val="20"/>
              </w:rPr>
            </w:pPr>
            <w:r>
              <w:rPr>
                <w:rFonts w:ascii="Times New Roman" w:hAnsi="Times New Roman" w:cs="Times New Roman"/>
                <w:sz w:val="20"/>
                <w:szCs w:val="20"/>
              </w:rPr>
              <w:t xml:space="preserve">Supplier Address:  </w:t>
            </w:r>
          </w:p>
          <w:p w:rsidR="00F319CE" w:rsidRPr="00F20C6C" w:rsidRDefault="00972C70" w:rsidP="00F319CE">
            <w:pPr>
              <w:autoSpaceDE w:val="0"/>
              <w:autoSpaceDN w:val="0"/>
              <w:adjustRightInd w:val="0"/>
              <w:rPr>
                <w:ins w:id="28" w:author="JONATHAN FELIX SICILIA MORA" w:date="2018-06-21T12:40:00Z"/>
                <w:rFonts w:ascii="Times New Roman" w:hAnsi="Times New Roman" w:cs="Times New Roman"/>
                <w:sz w:val="20"/>
                <w:szCs w:val="20"/>
                <w:lang w:val="es-ES" w:eastAsia="en-GB"/>
              </w:rPr>
            </w:pPr>
            <w:r>
              <w:rPr>
                <w:rFonts w:ascii="Times New Roman" w:hAnsi="Times New Roman" w:cs="Times New Roman"/>
                <w:sz w:val="20"/>
                <w:szCs w:val="20"/>
              </w:rPr>
              <w:t> </w:t>
            </w:r>
            <w:ins w:id="29" w:author="JONATHAN FELIX SICILIA MORA" w:date="2018-06-21T12:40:00Z">
              <w:r w:rsidR="00F319CE" w:rsidRPr="00F20C6C">
                <w:rPr>
                  <w:rFonts w:ascii="Times New Roman" w:hAnsi="Times New Roman" w:cs="Times New Roman"/>
                  <w:sz w:val="20"/>
                  <w:szCs w:val="20"/>
                  <w:lang w:eastAsia="en-GB"/>
                </w:rPr>
                <w:fldChar w:fldCharType="begin"/>
              </w:r>
              <w:r w:rsidR="00F319CE" w:rsidRPr="00F20C6C">
                <w:rPr>
                  <w:rFonts w:ascii="Times New Roman" w:hAnsi="Times New Roman" w:cs="Times New Roman"/>
                  <w:sz w:val="20"/>
                  <w:szCs w:val="20"/>
                  <w:lang w:val="es-ES" w:eastAsia="en-GB"/>
                </w:rPr>
                <w:instrText xml:space="preserve"> DOCPROPERTY caSupplier.CorporateAddress.PostalAddress.Lines \* MERGEFORMAT </w:instrText>
              </w:r>
              <w:r w:rsidR="00F319CE" w:rsidRPr="00F20C6C">
                <w:rPr>
                  <w:rFonts w:ascii="Times New Roman" w:hAnsi="Times New Roman" w:cs="Times New Roman"/>
                  <w:sz w:val="20"/>
                  <w:szCs w:val="20"/>
                  <w:lang w:eastAsia="en-GB"/>
                </w:rPr>
                <w:fldChar w:fldCharType="separate"/>
              </w:r>
              <w:r w:rsidR="00F319CE">
                <w:rPr>
                  <w:rFonts w:ascii="Times New Roman" w:hAnsi="Times New Roman" w:cs="Times New Roman"/>
                  <w:sz w:val="20"/>
                  <w:szCs w:val="20"/>
                  <w:lang w:val="es-ES" w:eastAsia="en-GB"/>
                </w:rPr>
                <w:t xml:space="preserve"> </w:t>
              </w:r>
              <w:r w:rsidR="00F319CE" w:rsidRPr="00F20C6C">
                <w:rPr>
                  <w:rFonts w:ascii="Times New Roman" w:hAnsi="Times New Roman" w:cs="Times New Roman"/>
                  <w:sz w:val="20"/>
                  <w:szCs w:val="20"/>
                  <w:lang w:eastAsia="en-GB"/>
                </w:rPr>
                <w:fldChar w:fldCharType="end"/>
              </w:r>
              <w:r w:rsidR="00F319CE" w:rsidRPr="00F20C6C">
                <w:rPr>
                  <w:rFonts w:ascii="Times New Roman" w:hAnsi="Times New Roman" w:cs="Times New Roman"/>
                  <w:sz w:val="20"/>
                  <w:szCs w:val="20"/>
                  <w:lang w:val="es-ES" w:eastAsia="en-GB"/>
                </w:rPr>
                <w:t> </w:t>
              </w:r>
            </w:ins>
          </w:p>
          <w:p w:rsidR="00F319CE" w:rsidRPr="00F20C6C" w:rsidRDefault="00F319CE" w:rsidP="00F319CE">
            <w:pPr>
              <w:autoSpaceDE w:val="0"/>
              <w:autoSpaceDN w:val="0"/>
              <w:adjustRightInd w:val="0"/>
              <w:rPr>
                <w:ins w:id="30" w:author="JONATHAN FELIX SICILIA MORA" w:date="2018-06-21T12:40:00Z"/>
                <w:rFonts w:ascii="Times New Roman" w:hAnsi="Times New Roman" w:cs="Times New Roman"/>
                <w:sz w:val="20"/>
                <w:szCs w:val="20"/>
                <w:lang w:val="es-ES" w:eastAsia="en-GB"/>
              </w:rPr>
            </w:pPr>
            <w:ins w:id="31" w:author="JONATHAN FELIX SICILIA MORA" w:date="2018-06-21T12:40:00Z">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caSupplier.CorporateAddress.PostalAddress.City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ins>
          </w:p>
          <w:p w:rsidR="00F319CE" w:rsidRPr="00F20C6C" w:rsidRDefault="00F319CE" w:rsidP="00F319CE">
            <w:pPr>
              <w:autoSpaceDE w:val="0"/>
              <w:autoSpaceDN w:val="0"/>
              <w:adjustRightInd w:val="0"/>
              <w:rPr>
                <w:ins w:id="32" w:author="JONATHAN FELIX SICILIA MORA" w:date="2018-06-21T12:40:00Z"/>
                <w:rFonts w:ascii="Times New Roman" w:hAnsi="Times New Roman" w:cs="Times New Roman"/>
                <w:sz w:val="20"/>
                <w:szCs w:val="20"/>
                <w:lang w:val="es-ES" w:eastAsia="en-GB"/>
              </w:rPr>
            </w:pPr>
            <w:ins w:id="33" w:author="JONATHAN FELIX SICILIA MORA" w:date="2018-06-21T12:40:00Z">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caSupplier.CorporateAddress.PostalAddress.State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ins>
          </w:p>
          <w:p w:rsidR="00F319CE" w:rsidRPr="00F20C6C" w:rsidRDefault="00F319CE" w:rsidP="00F319CE">
            <w:pPr>
              <w:autoSpaceDE w:val="0"/>
              <w:autoSpaceDN w:val="0"/>
              <w:adjustRightInd w:val="0"/>
              <w:rPr>
                <w:ins w:id="34" w:author="JONATHAN FELIX SICILIA MORA" w:date="2018-06-21T12:40:00Z"/>
                <w:rFonts w:ascii="Times New Roman" w:hAnsi="Times New Roman" w:cs="Times New Roman"/>
                <w:sz w:val="20"/>
                <w:szCs w:val="20"/>
                <w:lang w:val="es-ES" w:eastAsia="en-GB"/>
              </w:rPr>
            </w:pPr>
            <w:ins w:id="35" w:author="JONATHAN FELIX SICILIA MORA" w:date="2018-06-21T12:40:00Z">
              <w:r w:rsidRPr="00F20C6C">
                <w:rPr>
                  <w:rFonts w:ascii="Times New Roman" w:hAnsi="Times New Roman" w:cs="Times New Roman"/>
                  <w:sz w:val="20"/>
                  <w:szCs w:val="20"/>
                  <w:lang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caSupplier.CorporateAddress.PostalAddress.PostalCode \* MERGEFORMAT </w:instrText>
              </w:r>
              <w:r w:rsidRPr="00F20C6C">
                <w:rPr>
                  <w:rFonts w:ascii="Times New Roman" w:hAnsi="Times New Roman" w:cs="Times New Roman"/>
                  <w:sz w:val="20"/>
                  <w:szCs w:val="20"/>
                  <w:lang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r w:rsidRPr="00F20C6C">
                <w:rPr>
                  <w:rFonts w:ascii="Times New Roman" w:hAnsi="Times New Roman" w:cs="Times New Roman"/>
                  <w:sz w:val="20"/>
                  <w:szCs w:val="20"/>
                  <w:lang w:val="es-ES" w:eastAsia="en-GB"/>
                </w:rPr>
                <w:t> </w:t>
              </w:r>
            </w:ins>
          </w:p>
          <w:p w:rsidR="00972C70" w:rsidDel="00F319CE" w:rsidRDefault="00F319CE" w:rsidP="00F319CE">
            <w:pPr>
              <w:keepLines/>
              <w:autoSpaceDE w:val="0"/>
              <w:rPr>
                <w:del w:id="36" w:author="JONATHAN FELIX SICILIA MORA" w:date="2018-06-21T12:40:00Z"/>
                <w:rFonts w:ascii="Times New Roman" w:hAnsi="Times New Roman" w:cs="Times New Roman"/>
                <w:sz w:val="20"/>
                <w:szCs w:val="20"/>
              </w:rPr>
            </w:pPr>
            <w:ins w:id="37" w:author="JONATHAN FELIX SICILIA MORA" w:date="2018-06-21T12:40:00Z">
              <w:r w:rsidRPr="00F20C6C">
                <w:rPr>
                  <w:rFonts w:ascii="Times New Roman" w:hAnsi="Times New Roman" w:cs="Times New Roman"/>
                  <w:sz w:val="20"/>
                  <w:szCs w:val="20"/>
                  <w:lang w:val="es-ES" w:eastAsia="en-GB"/>
                </w:rPr>
                <w:fldChar w:fldCharType="begin"/>
              </w:r>
              <w:r w:rsidRPr="00F20C6C">
                <w:rPr>
                  <w:rFonts w:ascii="Times New Roman" w:hAnsi="Times New Roman" w:cs="Times New Roman"/>
                  <w:sz w:val="20"/>
                  <w:szCs w:val="20"/>
                  <w:lang w:val="es-ES" w:eastAsia="en-GB"/>
                </w:rPr>
                <w:instrText xml:space="preserve"> DOCPROPERTY caSupplier.CorporateAddress.PostalAddress.Country.Name \* MERGEFORMAT </w:instrText>
              </w:r>
              <w:r w:rsidRPr="00F20C6C">
                <w:rPr>
                  <w:rFonts w:ascii="Times New Roman" w:hAnsi="Times New Roman" w:cs="Times New Roman"/>
                  <w:sz w:val="20"/>
                  <w:szCs w:val="20"/>
                  <w:lang w:val="es-ES" w:eastAsia="en-GB"/>
                </w:rPr>
                <w:fldChar w:fldCharType="separate"/>
              </w:r>
              <w:r>
                <w:rPr>
                  <w:rFonts w:ascii="Times New Roman" w:hAnsi="Times New Roman" w:cs="Times New Roman"/>
                  <w:sz w:val="20"/>
                  <w:szCs w:val="20"/>
                  <w:lang w:val="es-ES" w:eastAsia="en-GB"/>
                </w:rPr>
                <w:t xml:space="preserve"> </w:t>
              </w:r>
              <w:r w:rsidRPr="00F20C6C">
                <w:rPr>
                  <w:rFonts w:ascii="Times New Roman" w:hAnsi="Times New Roman" w:cs="Times New Roman"/>
                  <w:sz w:val="20"/>
                  <w:szCs w:val="20"/>
                  <w:lang w:eastAsia="en-GB"/>
                </w:rPr>
                <w:fldChar w:fldCharType="end"/>
              </w:r>
            </w:ins>
            <w:del w:id="38" w:author="JONATHAN FELIX SICILIA MORA" w:date="2018-06-21T12:40:00Z">
              <w:r w:rsidR="00972C70" w:rsidDel="00F319CE">
                <w:rPr>
                  <w:rFonts w:ascii="Times New Roman" w:hAnsi="Times New Roman" w:cs="Times New Roman"/>
                  <w:sz w:val="20"/>
                  <w:szCs w:val="20"/>
                </w:rPr>
                <w:delText>{variable:Street Address (External Party)}</w:delText>
              </w:r>
            </w:del>
          </w:p>
          <w:p w:rsidR="00972C70" w:rsidDel="00F319CE" w:rsidRDefault="00972C70">
            <w:pPr>
              <w:keepLines/>
              <w:autoSpaceDE w:val="0"/>
              <w:rPr>
                <w:del w:id="39" w:author="JONATHAN FELIX SICILIA MORA" w:date="2018-06-21T12:40:00Z"/>
                <w:rFonts w:ascii="Times New Roman" w:hAnsi="Times New Roman" w:cs="Times New Roman"/>
                <w:sz w:val="20"/>
                <w:szCs w:val="20"/>
              </w:rPr>
            </w:pPr>
            <w:del w:id="40" w:author="JONATHAN FELIX SICILIA MORA" w:date="2018-06-21T12:40:00Z">
              <w:r w:rsidDel="00F319CE">
                <w:rPr>
                  <w:rFonts w:ascii="Times New Roman" w:hAnsi="Times New Roman" w:cs="Times New Roman"/>
                  <w:sz w:val="20"/>
                  <w:szCs w:val="20"/>
                </w:rPr>
                <w:delText> {variable:City (External Party)}, {variable:State / Province (External Party)} {variable:Postal Code / Zip (External Party)}</w:delText>
              </w:r>
            </w:del>
          </w:p>
          <w:p w:rsidR="00972C70" w:rsidRDefault="00972C70">
            <w:pPr>
              <w:keepLines/>
              <w:autoSpaceDE w:val="0"/>
              <w:spacing w:after="200" w:line="276" w:lineRule="auto"/>
            </w:pPr>
            <w:del w:id="41" w:author="JONATHAN FELIX SICILIA MORA" w:date="2018-06-21T12:40:00Z">
              <w:r w:rsidDel="00F319CE">
                <w:rPr>
                  <w:rFonts w:ascii="Times New Roman" w:hAnsi="Times New Roman" w:cs="Times New Roman"/>
                  <w:sz w:val="20"/>
                  <w:szCs w:val="20"/>
                </w:rPr>
                <w:delText> {variable:Country (External Party)}</w:delText>
              </w:r>
            </w:del>
            <w:bookmarkStart w:id="42" w:name="_GoBack"/>
            <w:bookmarkEnd w:id="42"/>
            <w:r>
              <w:rPr>
                <w:rFonts w:ascii="Times New Roman" w:hAnsi="Times New Roman" w:cs="Times New Roman"/>
                <w:sz w:val="20"/>
                <w:szCs w:val="20"/>
              </w:rPr>
              <w:t> </w:t>
            </w:r>
          </w:p>
        </w:tc>
      </w:tr>
    </w:tbl>
    <w:p w:rsidR="00972C70" w:rsidRDefault="00972C70">
      <w:pPr>
        <w:keepLines/>
        <w:autoSpaceDE w:val="0"/>
        <w:ind w:left="432" w:right="432"/>
      </w:pPr>
    </w:p>
    <w:sectPr w:rsidR="00972C70">
      <w:headerReference w:type="default" r:id="rId7"/>
      <w:footerReference w:type="default" r:id="rId8"/>
      <w:pgSz w:w="12240" w:h="15840"/>
      <w:pgMar w:top="1440" w:right="1080" w:bottom="1440" w:left="108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5750" w:rsidRDefault="00EC5750">
      <w:r>
        <w:separator/>
      </w:r>
    </w:p>
  </w:endnote>
  <w:endnote w:type="continuationSeparator" w:id="0">
    <w:p w:rsidR="00EC5750" w:rsidRDefault="00EC5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2C70" w:rsidRDefault="00972C70">
    <w:pPr>
      <w:pStyle w:val="Footer1"/>
      <w:autoSpaceDE w:val="0"/>
    </w:pPr>
    <w:r>
      <w:rPr>
        <w:rFonts w:ascii="Times New Roman" w:hAnsi="Times New Roman" w:cs="Times New Roman"/>
        <w:sz w:val="16"/>
        <w:szCs w:val="16"/>
      </w:rPr>
      <w:t>Form Title: Participation Agreement</w:t>
    </w:r>
    <w:r>
      <w:tab/>
    </w:r>
    <w:r>
      <w:rPr>
        <w:rFonts w:ascii="Times New Roman" w:hAnsi="Times New Roman" w:cs="Times New Roman"/>
        <w:sz w:val="16"/>
        <w:szCs w:val="16"/>
      </w:rPr>
      <w:t xml:space="preserve">Page </w:t>
    </w:r>
    <w:r>
      <w:rPr>
        <w:rFonts w:cs="Times New Roman"/>
        <w:sz w:val="16"/>
        <w:szCs w:val="16"/>
      </w:rPr>
      <w:fldChar w:fldCharType="begin"/>
    </w:r>
    <w:r>
      <w:rPr>
        <w:rFonts w:cs="Times New Roman"/>
        <w:sz w:val="16"/>
        <w:szCs w:val="16"/>
      </w:rPr>
      <w:instrText xml:space="preserve"> PAGE \*Arabic </w:instrText>
    </w:r>
    <w:r>
      <w:rPr>
        <w:rFonts w:cs="Times New Roman"/>
        <w:sz w:val="16"/>
        <w:szCs w:val="16"/>
      </w:rPr>
      <w:fldChar w:fldCharType="separate"/>
    </w:r>
    <w:r>
      <w:rPr>
        <w:rFonts w:cs="Times New Roman"/>
        <w:sz w:val="16"/>
        <w:szCs w:val="16"/>
      </w:rPr>
      <w:t>3</w:t>
    </w:r>
    <w:r>
      <w:rPr>
        <w:rFonts w:cs="Times New Roman"/>
        <w:sz w:val="16"/>
        <w:szCs w:val="16"/>
      </w:rPr>
      <w:fldChar w:fldCharType="end"/>
    </w:r>
    <w:r>
      <w:rPr>
        <w:rFonts w:ascii="Times New Roman" w:hAnsi="Times New Roman" w:cs="Times New Roman"/>
        <w:sz w:val="16"/>
        <w:szCs w:val="16"/>
      </w:rPr>
      <w:t xml:space="preserve"> of </w:t>
    </w:r>
    <w:r>
      <w:rPr>
        <w:rFonts w:cs="Times New Roman"/>
        <w:sz w:val="16"/>
        <w:szCs w:val="16"/>
      </w:rPr>
      <w:fldChar w:fldCharType="begin"/>
    </w:r>
    <w:r>
      <w:rPr>
        <w:rFonts w:cs="Times New Roman"/>
        <w:sz w:val="16"/>
        <w:szCs w:val="16"/>
      </w:rPr>
      <w:instrText xml:space="preserve"> NUMPAGES \*Arabic </w:instrText>
    </w:r>
    <w:r>
      <w:rPr>
        <w:rFonts w:cs="Times New Roman"/>
        <w:sz w:val="16"/>
        <w:szCs w:val="16"/>
      </w:rPr>
      <w:fldChar w:fldCharType="separate"/>
    </w:r>
    <w:r>
      <w:rPr>
        <w:rFonts w:cs="Times New Roman"/>
        <w:sz w:val="16"/>
        <w:szCs w:val="16"/>
      </w:rPr>
      <w:t>3</w:t>
    </w:r>
    <w:r>
      <w:rPr>
        <w:rFonts w:cs="Times New Roman"/>
        <w:sz w:val="16"/>
        <w:szCs w:val="16"/>
      </w:rPr>
      <w:fldChar w:fldCharType="end"/>
    </w:r>
    <w:r>
      <w:tab/>
    </w:r>
    <w:r>
      <w:rPr>
        <w:rFonts w:ascii="Times New Roman" w:hAnsi="Times New Roman" w:cs="Times New Roman"/>
        <w:sz w:val="16"/>
        <w:szCs w:val="16"/>
      </w:rPr>
      <w:t>Revision: 03</w:t>
    </w:r>
    <w:r w:rsidR="00EE4586">
      <w:rPr>
        <w:rFonts w:ascii="Times New Roman" w:hAnsi="Times New Roman" w:cs="Times New Roman"/>
        <w:sz w:val="16"/>
        <w:szCs w:val="16"/>
      </w:rPr>
      <w:t>6</w:t>
    </w:r>
    <w:r>
      <w:rPr>
        <w:rFonts w:ascii="Times New Roman" w:hAnsi="Times New Roman" w:cs="Times New Roman"/>
        <w:sz w:val="16"/>
        <w:szCs w:val="16"/>
      </w:rPr>
      <w:t>/1</w:t>
    </w:r>
    <w:r w:rsidR="00EE4586">
      <w:rPr>
        <w:rFonts w:ascii="Times New Roman" w:hAnsi="Times New Roman" w:cs="Times New Roman"/>
        <w:sz w:val="16"/>
        <w:szCs w:val="16"/>
      </w:rPr>
      <w:t>8</w:t>
    </w:r>
  </w:p>
  <w:p w:rsidR="00972C70" w:rsidRDefault="00972C70">
    <w:pPr>
      <w:pStyle w:val="Footer1"/>
      <w:autoSpaceDE w:val="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5750" w:rsidRDefault="00EC5750">
      <w:r>
        <w:separator/>
      </w:r>
    </w:p>
  </w:footnote>
  <w:footnote w:type="continuationSeparator" w:id="0">
    <w:p w:rsidR="00EC5750" w:rsidRDefault="00EC5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2C70" w:rsidRDefault="00972C70">
    <w:pPr>
      <w:pStyle w:val="Header1"/>
      <w:autoSpaceDE w:val="0"/>
    </w:pPr>
    <w:r>
      <w:tab/>
    </w:r>
    <w:r>
      <w:tab/>
    </w:r>
  </w:p>
  <w:p w:rsidR="00972C70" w:rsidRDefault="00972C70">
    <w:pPr>
      <w:pStyle w:val="Header1"/>
      <w:autoSpaceDE w:val="0"/>
    </w:pPr>
    <w:r>
      <w:tab/>
    </w:r>
    <w:r>
      <w:rPr>
        <w:rFonts w:ascii="Times New Roman" w:hAnsi="Times New Roman" w:cs="Times New Roman"/>
      </w:rPr>
      <w:t>Participation Agreement</w:t>
    </w:r>
    <w:r>
      <w:tab/>
    </w:r>
  </w:p>
  <w:p w:rsidR="00972C70" w:rsidRDefault="00972C70">
    <w:pPr>
      <w:pStyle w:val="Header1"/>
      <w:autoSpaceDE w:val="0"/>
    </w:pPr>
    <w:r>
      <w:tab/>
    </w:r>
    <w:r>
      <w:rPr>
        <w:rFonts w:ascii="Times New Roman" w:hAnsi="Times New Roman" w:cs="Times New Roman"/>
      </w:rPr>
      <w:t>Austria</w:t>
    </w:r>
    <w:r>
      <w:tab/>
    </w:r>
  </w:p>
  <w:p w:rsidR="00972C70" w:rsidRDefault="00972C70">
    <w:pPr>
      <w:pStyle w:val="Header1"/>
      <w:autoSpaceDE w:val="0"/>
    </w:pPr>
    <w:r>
      <w:tab/>
    </w:r>
    <w:r>
      <w:tab/>
    </w:r>
    <w:r>
      <w:rPr>
        <w:rFonts w:ascii="Times New Roman" w:hAnsi="Times New Roman" w:cs="Times New Roman"/>
        <w:sz w:val="20"/>
        <w:szCs w:val="20"/>
      </w:rPr>
      <w:t xml:space="preserve">Agreement # </w:t>
    </w:r>
    <w:ins w:id="43" w:author="JONATHAN FELIX SICILIA MORA" w:date="2018-06-21T12:37:00Z">
      <w:r w:rsidR="00F319CE" w:rsidRPr="00F20C6C">
        <w:rPr>
          <w:rFonts w:ascii="Times New Roman" w:hAnsi="Times New Roman" w:cs="Times New Roman"/>
          <w:b/>
          <w:bCs/>
          <w:sz w:val="20"/>
          <w:szCs w:val="20"/>
          <w:lang w:eastAsia="en-GB"/>
        </w:rPr>
        <w:fldChar w:fldCharType="begin"/>
      </w:r>
      <w:r w:rsidR="00F319CE" w:rsidRPr="00F20C6C">
        <w:rPr>
          <w:rFonts w:ascii="Times New Roman" w:hAnsi="Times New Roman" w:cs="Times New Roman"/>
          <w:b/>
          <w:bCs/>
          <w:sz w:val="20"/>
          <w:szCs w:val="20"/>
          <w:lang w:eastAsia="en-GB"/>
        </w:rPr>
        <w:instrText xml:space="preserve"> DOCPROPERTY  cacus_ParentCW  \* MERGEFORMAT </w:instrText>
      </w:r>
      <w:r w:rsidR="00F319CE" w:rsidRPr="00F20C6C">
        <w:rPr>
          <w:rFonts w:ascii="Times New Roman" w:hAnsi="Times New Roman" w:cs="Times New Roman"/>
          <w:b/>
          <w:bCs/>
          <w:sz w:val="20"/>
          <w:szCs w:val="20"/>
          <w:lang w:eastAsia="en-GB"/>
        </w:rPr>
        <w:fldChar w:fldCharType="separate"/>
      </w:r>
      <w:r w:rsidR="00F319CE">
        <w:rPr>
          <w:rFonts w:ascii="Times New Roman" w:hAnsi="Times New Roman" w:cs="Times New Roman"/>
          <w:b/>
          <w:bCs/>
          <w:sz w:val="20"/>
          <w:szCs w:val="20"/>
          <w:lang w:eastAsia="en-GB"/>
        </w:rPr>
        <w:t xml:space="preserve"> </w:t>
      </w:r>
      <w:r w:rsidR="00F319CE" w:rsidRPr="00F20C6C">
        <w:rPr>
          <w:rFonts w:ascii="Times New Roman" w:hAnsi="Times New Roman" w:cs="Times New Roman"/>
          <w:b/>
          <w:bCs/>
          <w:sz w:val="20"/>
          <w:szCs w:val="20"/>
          <w:lang w:val="en-GB" w:eastAsia="en-GB"/>
        </w:rPr>
        <w:fldChar w:fldCharType="end"/>
      </w:r>
    </w:ins>
    <w:del w:id="44" w:author="JONATHAN FELIX SICILIA MORA" w:date="2018-06-21T12:37:00Z">
      <w:r w:rsidDel="00F319CE">
        <w:rPr>
          <w:rFonts w:ascii="Times New Roman" w:hAnsi="Times New Roman" w:cs="Times New Roman"/>
          <w:sz w:val="20"/>
          <w:szCs w:val="20"/>
        </w:rPr>
        <w:delText>{variable:Parent Agreement ID}</w:delText>
      </w:r>
    </w:del>
    <w:r>
      <w:rPr>
        <w:rFonts w:ascii="Times New Roman" w:hAnsi="Times New Roman" w:cs="Times New Roman"/>
        <w:sz w:val="20"/>
        <w:szCs w:val="20"/>
      </w:rPr>
      <w:t> </w:t>
    </w:r>
  </w:p>
  <w:p w:rsidR="00972C70" w:rsidRDefault="00972C70">
    <w:pPr>
      <w:pStyle w:val="Header1"/>
      <w:autoSpaceDE w:val="0"/>
    </w:pPr>
    <w:r>
      <w:tab/>
    </w:r>
    <w:r>
      <w:tab/>
    </w:r>
    <w:r>
      <w:rPr>
        <w:rFonts w:ascii="Times New Roman" w:hAnsi="Times New Roman" w:cs="Times New Roman"/>
        <w:sz w:val="20"/>
        <w:szCs w:val="20"/>
      </w:rPr>
      <w:t xml:space="preserve">PA# </w:t>
    </w:r>
    <w:ins w:id="45" w:author="JONATHAN FELIX SICILIA MORA" w:date="2018-06-21T12:37:00Z">
      <w:r w:rsidR="00F319CE" w:rsidRPr="00237379">
        <w:rPr>
          <w:rFonts w:ascii="Times New Roman" w:eastAsiaTheme="minorEastAsia" w:hAnsi="Times New Roman" w:cs="Times New Roman"/>
          <w:b/>
          <w:bCs/>
          <w:sz w:val="20"/>
          <w:szCs w:val="20"/>
          <w:lang w:eastAsia="en-US"/>
        </w:rPr>
        <w:fldChar w:fldCharType="begin"/>
      </w:r>
      <w:r w:rsidR="00F319CE" w:rsidRPr="00237379">
        <w:rPr>
          <w:rFonts w:ascii="Times New Roman" w:eastAsiaTheme="minorEastAsia" w:hAnsi="Times New Roman" w:cs="Times New Roman"/>
          <w:b/>
          <w:bCs/>
          <w:sz w:val="20"/>
          <w:szCs w:val="20"/>
          <w:lang w:eastAsia="en-US"/>
        </w:rPr>
        <w:instrText xml:space="preserve"> DOCPROPERTY  caContractId  \* MERGEFORMAT </w:instrText>
      </w:r>
      <w:r w:rsidR="00F319CE" w:rsidRPr="00237379">
        <w:rPr>
          <w:rFonts w:ascii="Times New Roman" w:eastAsiaTheme="minorEastAsia" w:hAnsi="Times New Roman" w:cs="Times New Roman"/>
          <w:b/>
          <w:bCs/>
          <w:sz w:val="20"/>
          <w:szCs w:val="20"/>
          <w:lang w:eastAsia="en-US"/>
        </w:rPr>
        <w:fldChar w:fldCharType="separate"/>
      </w:r>
      <w:r w:rsidR="00F319CE">
        <w:rPr>
          <w:rFonts w:ascii="Times New Roman" w:eastAsiaTheme="minorEastAsia" w:hAnsi="Times New Roman" w:cs="Times New Roman"/>
          <w:b/>
          <w:bCs/>
          <w:sz w:val="20"/>
          <w:szCs w:val="20"/>
          <w:lang w:eastAsia="en-US"/>
        </w:rPr>
        <w:t xml:space="preserve"> </w:t>
      </w:r>
      <w:r w:rsidR="00F319CE" w:rsidRPr="00237379">
        <w:rPr>
          <w:rFonts w:ascii="Times New Roman" w:eastAsiaTheme="minorEastAsia" w:hAnsi="Times New Roman" w:cs="Times New Roman"/>
          <w:sz w:val="20"/>
          <w:szCs w:val="20"/>
          <w:lang w:eastAsia="en-US"/>
        </w:rPr>
        <w:fldChar w:fldCharType="end"/>
      </w:r>
    </w:ins>
    <w:del w:id="46" w:author="JONATHAN FELIX SICILIA MORA" w:date="2018-06-21T12:37:00Z">
      <w:r w:rsidDel="00F319CE">
        <w:rPr>
          <w:rFonts w:ascii="Times New Roman" w:hAnsi="Times New Roman" w:cs="Times New Roman"/>
          <w:sz w:val="20"/>
          <w:szCs w:val="20"/>
        </w:rPr>
        <w:delText>{variable:Agreement Id}</w:delText>
      </w:r>
    </w:del>
    <w:r>
      <w:rPr>
        <w:rFonts w:ascii="Times New Roman" w:hAnsi="Times New Roman" w:cs="Times New Roman"/>
        <w:sz w:val="20"/>
        <w:szCs w:val="20"/>
      </w:rPr>
      <w:t> </w:t>
    </w:r>
  </w:p>
  <w:p w:rsidR="00972C70" w:rsidRDefault="00972C70">
    <w:pPr>
      <w:pStyle w:val="Header1"/>
      <w:autoSpaceDE w:val="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RTF_Num 4"/>
    <w:lvl w:ilvl="0">
      <w:start w:val="1"/>
      <w:numFmt w:val="decimal"/>
      <w:lvlText w:val="%1.0"/>
      <w:lvlJc w:val="left"/>
      <w:pPr>
        <w:tabs>
          <w:tab w:val="num" w:pos="360"/>
        </w:tabs>
        <w:ind w:left="360" w:hanging="360"/>
      </w:pPr>
      <w:rPr>
        <w:rFonts w:ascii="Times New Roman" w:eastAsia="Times New Roman" w:hAnsi="Times New Roman" w:cs="Times New Roman"/>
        <w:b/>
        <w:bCs/>
        <w:sz w:val="20"/>
        <w:szCs w:val="20"/>
      </w:rPr>
    </w:lvl>
    <w:lvl w:ilvl="1">
      <w:start w:val="1"/>
      <w:numFmt w:val="decimal"/>
      <w:lvlText w:val="%1.%2"/>
      <w:lvlJc w:val="left"/>
      <w:pPr>
        <w:tabs>
          <w:tab w:val="num" w:pos="720"/>
        </w:tabs>
        <w:ind w:left="720" w:hanging="360"/>
      </w:pPr>
      <w:rPr>
        <w:rFonts w:cs="Times New Roman"/>
      </w:rPr>
    </w:lvl>
    <w:lvl w:ilvl="2">
      <w:start w:val="1"/>
      <w:numFmt w:val="lowerLetter"/>
      <w:lvlText w:val="(%3)"/>
      <w:lvlJc w:val="left"/>
      <w:pPr>
        <w:tabs>
          <w:tab w:val="num" w:pos="1080"/>
        </w:tabs>
        <w:ind w:left="1080" w:hanging="360"/>
      </w:pPr>
      <w:rPr>
        <w:rFonts w:cs="Times New Roman"/>
      </w:rPr>
    </w:lvl>
    <w:lvl w:ilvl="3">
      <w:start w:val="1"/>
      <w:numFmt w:val="lowerRoman"/>
      <w:lvlText w:val="(%4)"/>
      <w:lvlJc w:val="left"/>
      <w:pPr>
        <w:tabs>
          <w:tab w:val="num" w:pos="1440"/>
        </w:tabs>
        <w:ind w:left="1440" w:hanging="360"/>
      </w:pPr>
      <w:rPr>
        <w:rFonts w:cs="Times New Roman"/>
      </w:rPr>
    </w:lvl>
    <w:lvl w:ilvl="4">
      <w:start w:val="1"/>
      <w:numFmt w:val="decimal"/>
      <w:lvlText w:val="[%5]"/>
      <w:lvlJc w:val="left"/>
      <w:pPr>
        <w:tabs>
          <w:tab w:val="num" w:pos="1800"/>
        </w:tabs>
        <w:ind w:left="1800" w:hanging="360"/>
      </w:pPr>
      <w:rPr>
        <w:rFonts w:cs="Times New Roman"/>
      </w:rPr>
    </w:lvl>
    <w:lvl w:ilvl="5">
      <w:start w:val="1"/>
      <w:numFmt w:val="upperLetter"/>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0000002"/>
    <w:multiLevelType w:val="multilevel"/>
    <w:tmpl w:val="00000002"/>
    <w:lvl w:ilvl="0">
      <w:start w:val="1"/>
      <w:numFmt w:val="none"/>
      <w:pStyle w:val="Heading11"/>
      <w:suff w:val="nothing"/>
      <w:lvlText w:val=""/>
      <w:lvlJc w:val="left"/>
      <w:pPr>
        <w:tabs>
          <w:tab w:val="num" w:pos="432"/>
        </w:tabs>
        <w:ind w:left="432" w:hanging="432"/>
      </w:pPr>
    </w:lvl>
    <w:lvl w:ilvl="1">
      <w:start w:val="1"/>
      <w:numFmt w:val="none"/>
      <w:pStyle w:val="Heading21"/>
      <w:suff w:val="nothing"/>
      <w:lvlText w:val=""/>
      <w:lvlJc w:val="left"/>
      <w:pPr>
        <w:tabs>
          <w:tab w:val="num" w:pos="576"/>
        </w:tabs>
        <w:ind w:left="576" w:hanging="576"/>
      </w:pPr>
    </w:lvl>
    <w:lvl w:ilvl="2">
      <w:start w:val="1"/>
      <w:numFmt w:val="none"/>
      <w:pStyle w:val="Heading31"/>
      <w:suff w:val="nothing"/>
      <w:lvlText w:val=""/>
      <w:lvlJc w:val="left"/>
      <w:pPr>
        <w:tabs>
          <w:tab w:val="num" w:pos="720"/>
        </w:tabs>
        <w:ind w:left="720" w:hanging="720"/>
      </w:pPr>
    </w:lvl>
    <w:lvl w:ilvl="3">
      <w:start w:val="1"/>
      <w:numFmt w:val="none"/>
      <w:pStyle w:val="Heading41"/>
      <w:suff w:val="nothing"/>
      <w:lvlText w:val=""/>
      <w:lvlJc w:val="left"/>
      <w:pPr>
        <w:tabs>
          <w:tab w:val="num" w:pos="864"/>
        </w:tabs>
        <w:ind w:left="864" w:hanging="864"/>
      </w:pPr>
    </w:lvl>
    <w:lvl w:ilvl="4">
      <w:start w:val="1"/>
      <w:numFmt w:val="none"/>
      <w:pStyle w:val="Heading51"/>
      <w:suff w:val="nothing"/>
      <w:lvlText w:val=""/>
      <w:lvlJc w:val="left"/>
      <w:pPr>
        <w:tabs>
          <w:tab w:val="num" w:pos="1008"/>
        </w:tabs>
        <w:ind w:left="1008" w:hanging="1008"/>
      </w:pPr>
    </w:lvl>
    <w:lvl w:ilvl="5">
      <w:start w:val="1"/>
      <w:numFmt w:val="none"/>
      <w:pStyle w:val="Heading61"/>
      <w:suff w:val="nothing"/>
      <w:lvlText w:val=""/>
      <w:lvlJc w:val="left"/>
      <w:pPr>
        <w:tabs>
          <w:tab w:val="num" w:pos="1152"/>
        </w:tabs>
        <w:ind w:left="1152" w:hanging="1152"/>
      </w:pPr>
    </w:lvl>
    <w:lvl w:ilvl="6">
      <w:start w:val="1"/>
      <w:numFmt w:val="none"/>
      <w:pStyle w:val="Heading71"/>
      <w:suff w:val="nothing"/>
      <w:lvlText w:val=""/>
      <w:lvlJc w:val="left"/>
      <w:pPr>
        <w:tabs>
          <w:tab w:val="num" w:pos="1296"/>
        </w:tabs>
        <w:ind w:left="1296" w:hanging="1296"/>
      </w:pPr>
    </w:lvl>
    <w:lvl w:ilvl="7">
      <w:start w:val="1"/>
      <w:numFmt w:val="none"/>
      <w:pStyle w:val="Heading81"/>
      <w:suff w:val="nothing"/>
      <w:lvlText w:val=""/>
      <w:lvlJc w:val="left"/>
      <w:pPr>
        <w:tabs>
          <w:tab w:val="num" w:pos="1440"/>
        </w:tabs>
        <w:ind w:left="1440" w:hanging="1440"/>
      </w:pPr>
    </w:lvl>
    <w:lvl w:ilvl="8">
      <w:start w:val="1"/>
      <w:numFmt w:val="none"/>
      <w:pStyle w:val="Heading91"/>
      <w:suff w:val="nothing"/>
      <w:lvlText w:val=""/>
      <w:lvlJc w:val="left"/>
      <w:pPr>
        <w:tabs>
          <w:tab w:val="num" w:pos="1584"/>
        </w:tabs>
        <w:ind w:left="1584" w:hanging="1584"/>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NATHAN FELIX SICILIA MORA">
    <w15:presenceInfo w15:providerId="None" w15:userId="JONATHAN FELIX SICILIA MO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updateFields w:val="true"/>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D35"/>
    <w:rsid w:val="00193B81"/>
    <w:rsid w:val="001A3F5E"/>
    <w:rsid w:val="00626F48"/>
    <w:rsid w:val="007B6D3E"/>
    <w:rsid w:val="008A147C"/>
    <w:rsid w:val="00972C70"/>
    <w:rsid w:val="00B315A1"/>
    <w:rsid w:val="00E07D35"/>
    <w:rsid w:val="00EC5750"/>
    <w:rsid w:val="00EE4586"/>
    <w:rsid w:val="00F319CE"/>
    <w:rsid w:val="00F74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chartTrackingRefBased/>
  <w15:docId w15:val="{B8E54802-4DC5-3D4C-9263-9AB8949FC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suppressAutoHyphens/>
    </w:pPr>
    <w:rPr>
      <w:rFonts w:ascii="Helvetica" w:hAnsi="Helvetica" w:cs="Helvetica"/>
      <w:kern w:val="1"/>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TFNum21">
    <w:name w:val="RTF_Num 2 1"/>
    <w:rPr>
      <w:rFonts w:cs="Times New Roman"/>
    </w:rPr>
  </w:style>
  <w:style w:type="character" w:customStyle="1" w:styleId="RTFNum22">
    <w:name w:val="RTF_Num 2 2"/>
    <w:rPr>
      <w:rFonts w:cs="Times New Roman"/>
    </w:rPr>
  </w:style>
  <w:style w:type="character" w:customStyle="1" w:styleId="RTFNum23">
    <w:name w:val="RTF_Num 2 3"/>
    <w:rPr>
      <w:rFonts w:cs="Times New Roman"/>
    </w:rPr>
  </w:style>
  <w:style w:type="character" w:customStyle="1" w:styleId="RTFNum24">
    <w:name w:val="RTF_Num 2 4"/>
    <w:rPr>
      <w:rFonts w:cs="Times New Roman"/>
    </w:rPr>
  </w:style>
  <w:style w:type="character" w:customStyle="1" w:styleId="RTFNum25">
    <w:name w:val="RTF_Num 2 5"/>
    <w:rPr>
      <w:rFonts w:cs="Times New Roman"/>
    </w:rPr>
  </w:style>
  <w:style w:type="character" w:customStyle="1" w:styleId="RTFNum26">
    <w:name w:val="RTF_Num 2 6"/>
    <w:rPr>
      <w:rFonts w:cs="Times New Roman"/>
    </w:rPr>
  </w:style>
  <w:style w:type="character" w:customStyle="1" w:styleId="RTFNum27">
    <w:name w:val="RTF_Num 2 7"/>
    <w:rPr>
      <w:rFonts w:cs="Times New Roman"/>
    </w:rPr>
  </w:style>
  <w:style w:type="character" w:customStyle="1" w:styleId="RTFNum28">
    <w:name w:val="RTF_Num 2 8"/>
    <w:rPr>
      <w:rFonts w:cs="Times New Roman"/>
    </w:rPr>
  </w:style>
  <w:style w:type="character" w:customStyle="1" w:styleId="RTFNum29">
    <w:name w:val="RTF_Num 2 9"/>
    <w:rPr>
      <w:rFonts w:cs="Times New Roman"/>
    </w:rPr>
  </w:style>
  <w:style w:type="character" w:customStyle="1" w:styleId="RTFNum31">
    <w:name w:val="RTF_Num 3 1"/>
    <w:rPr>
      <w:rFonts w:ascii="Symbol" w:eastAsia="Symbol" w:hAnsi="Symbol" w:cs="Symbol"/>
    </w:rPr>
  </w:style>
  <w:style w:type="character" w:customStyle="1" w:styleId="RTFNum32">
    <w:name w:val="RTF_Num 3 2"/>
    <w:rPr>
      <w:rFonts w:ascii="Symbol" w:eastAsia="Symbol" w:hAnsi="Symbol" w:cs="Symbol"/>
    </w:rPr>
  </w:style>
  <w:style w:type="character" w:customStyle="1" w:styleId="RTFNum33">
    <w:name w:val="RTF_Num 3 3"/>
    <w:rPr>
      <w:rFonts w:ascii="Symbol" w:eastAsia="Symbol" w:hAnsi="Symbol" w:cs="Symbol"/>
    </w:rPr>
  </w:style>
  <w:style w:type="character" w:customStyle="1" w:styleId="RTFNum34">
    <w:name w:val="RTF_Num 3 4"/>
    <w:rPr>
      <w:rFonts w:ascii="Symbol" w:eastAsia="Symbol" w:hAnsi="Symbol" w:cs="Symbol"/>
    </w:rPr>
  </w:style>
  <w:style w:type="character" w:customStyle="1" w:styleId="RTFNum35">
    <w:name w:val="RTF_Num 3 5"/>
    <w:rPr>
      <w:rFonts w:ascii="Symbol" w:eastAsia="Symbol" w:hAnsi="Symbol" w:cs="Symbol"/>
    </w:rPr>
  </w:style>
  <w:style w:type="character" w:customStyle="1" w:styleId="RTFNum36">
    <w:name w:val="RTF_Num 3 6"/>
    <w:rPr>
      <w:rFonts w:ascii="Symbol" w:eastAsia="Symbol" w:hAnsi="Symbol" w:cs="Symbol"/>
    </w:rPr>
  </w:style>
  <w:style w:type="character" w:customStyle="1" w:styleId="RTFNum37">
    <w:name w:val="RTF_Num 3 7"/>
    <w:rPr>
      <w:rFonts w:ascii="Symbol" w:eastAsia="Symbol" w:hAnsi="Symbol" w:cs="Symbol"/>
    </w:rPr>
  </w:style>
  <w:style w:type="character" w:customStyle="1" w:styleId="RTFNum38">
    <w:name w:val="RTF_Num 3 8"/>
    <w:rPr>
      <w:rFonts w:ascii="Symbol" w:eastAsia="Symbol" w:hAnsi="Symbol" w:cs="Symbol"/>
    </w:rPr>
  </w:style>
  <w:style w:type="character" w:customStyle="1" w:styleId="RTFNum39">
    <w:name w:val="RTF_Num 3 9"/>
    <w:rPr>
      <w:rFonts w:ascii="Symbol" w:eastAsia="Symbol" w:hAnsi="Symbol" w:cs="Symbol"/>
    </w:rPr>
  </w:style>
  <w:style w:type="character" w:customStyle="1" w:styleId="RTFNum41">
    <w:name w:val="RTF_Num 4 1"/>
    <w:rPr>
      <w:rFonts w:ascii="Times New Roman" w:eastAsia="Times New Roman" w:hAnsi="Times New Roman" w:cs="Times New Roman"/>
      <w:b/>
      <w:bCs/>
      <w:color w:val="auto"/>
      <w:sz w:val="20"/>
      <w:szCs w:val="20"/>
    </w:rPr>
  </w:style>
  <w:style w:type="character" w:customStyle="1" w:styleId="RTFNum42">
    <w:name w:val="RTF_Num 4 2"/>
    <w:rPr>
      <w:rFonts w:cs="Times New Roman"/>
    </w:rPr>
  </w:style>
  <w:style w:type="character" w:customStyle="1" w:styleId="RTFNum43">
    <w:name w:val="RTF_Num 4 3"/>
    <w:rPr>
      <w:rFonts w:cs="Times New Roman"/>
    </w:rPr>
  </w:style>
  <w:style w:type="character" w:customStyle="1" w:styleId="RTFNum44">
    <w:name w:val="RTF_Num 4 4"/>
    <w:rPr>
      <w:rFonts w:cs="Times New Roman"/>
    </w:rPr>
  </w:style>
  <w:style w:type="character" w:customStyle="1" w:styleId="RTFNum45">
    <w:name w:val="RTF_Num 4 5"/>
    <w:rPr>
      <w:rFonts w:cs="Times New Roman"/>
    </w:rPr>
  </w:style>
  <w:style w:type="character" w:customStyle="1" w:styleId="RTFNum46">
    <w:name w:val="RTF_Num 4 6"/>
    <w:rPr>
      <w:rFonts w:cs="Times New Roman"/>
    </w:rPr>
  </w:style>
  <w:style w:type="character" w:customStyle="1" w:styleId="RTFNum47">
    <w:name w:val="RTF_Num 4 7"/>
    <w:rPr>
      <w:rFonts w:cs="Times New Roman"/>
    </w:rPr>
  </w:style>
  <w:style w:type="character" w:customStyle="1" w:styleId="RTFNum48">
    <w:name w:val="RTF_Num 4 8"/>
    <w:rPr>
      <w:rFonts w:cs="Times New Roman"/>
    </w:rPr>
  </w:style>
  <w:style w:type="character" w:customStyle="1" w:styleId="RTFNum49">
    <w:name w:val="RTF_Num 4 9"/>
    <w:rPr>
      <w:rFonts w:cs="Times New Roman"/>
    </w:rPr>
  </w:style>
  <w:style w:type="character" w:customStyle="1" w:styleId="RTFNum51">
    <w:name w:val="RTF_Num 5 1"/>
    <w:rPr>
      <w:rFonts w:ascii="Times New Roman Bold" w:eastAsia="Times New Roman Bold" w:hAnsi="Times New Roman Bold" w:cs="Times New Roman Bold"/>
      <w:b/>
      <w:bCs/>
      <w:i w:val="0"/>
      <w:iCs w:val="0"/>
      <w:sz w:val="18"/>
      <w:szCs w:val="18"/>
    </w:rPr>
  </w:style>
  <w:style w:type="character" w:customStyle="1" w:styleId="RTFNum52">
    <w:name w:val="RTF_Num 5 2"/>
    <w:rPr>
      <w:rFonts w:ascii="Times New Roman Bold" w:eastAsia="Times New Roman Bold" w:hAnsi="Times New Roman Bold" w:cs="Times New Roman Bold"/>
      <w:b/>
      <w:bCs/>
      <w:i/>
      <w:iCs/>
      <w:sz w:val="18"/>
      <w:szCs w:val="18"/>
    </w:rPr>
  </w:style>
  <w:style w:type="character" w:customStyle="1" w:styleId="RTFNum53">
    <w:name w:val="RTF_Num 5 3"/>
    <w:rPr>
      <w:rFonts w:ascii="Times New Roman Bold" w:eastAsia="Times New Roman Bold" w:hAnsi="Times New Roman Bold" w:cs="Times New Roman Bold"/>
      <w:b/>
      <w:bCs/>
      <w:i/>
      <w:iCs/>
      <w:sz w:val="18"/>
      <w:szCs w:val="18"/>
    </w:rPr>
  </w:style>
  <w:style w:type="character" w:customStyle="1" w:styleId="RTFNum54">
    <w:name w:val="RTF_Num 5 4"/>
    <w:rPr>
      <w:rFonts w:ascii="Times New Roman Bold" w:eastAsia="Times New Roman Bold" w:hAnsi="Times New Roman Bold" w:cs="Times New Roman Bold"/>
      <w:b/>
      <w:bCs/>
      <w:i/>
      <w:iCs/>
      <w:sz w:val="18"/>
      <w:szCs w:val="18"/>
    </w:rPr>
  </w:style>
  <w:style w:type="character" w:customStyle="1" w:styleId="RTFNum55">
    <w:name w:val="RTF_Num 5 5"/>
    <w:rPr>
      <w:rFonts w:ascii="Times New Roman Bold" w:eastAsia="Times New Roman Bold" w:hAnsi="Times New Roman Bold" w:cs="Times New Roman Bold"/>
      <w:b/>
      <w:bCs/>
      <w:i/>
      <w:iCs/>
      <w:sz w:val="18"/>
      <w:szCs w:val="18"/>
    </w:rPr>
  </w:style>
  <w:style w:type="character" w:customStyle="1" w:styleId="RTFNum56">
    <w:name w:val="RTF_Num 5 6"/>
    <w:rPr>
      <w:rFonts w:ascii="Times New Roman Bold" w:eastAsia="Times New Roman Bold" w:hAnsi="Times New Roman Bold" w:cs="Times New Roman Bold"/>
      <w:b/>
      <w:bCs/>
      <w:i/>
      <w:iCs/>
      <w:sz w:val="18"/>
      <w:szCs w:val="18"/>
    </w:rPr>
  </w:style>
  <w:style w:type="character" w:customStyle="1" w:styleId="RTFNum57">
    <w:name w:val="RTF_Num 5 7"/>
    <w:rPr>
      <w:rFonts w:cs="Times New Roman"/>
    </w:rPr>
  </w:style>
  <w:style w:type="character" w:customStyle="1" w:styleId="RTFNum58">
    <w:name w:val="RTF_Num 5 8"/>
    <w:rPr>
      <w:rFonts w:cs="Times New Roman"/>
    </w:rPr>
  </w:style>
  <w:style w:type="character" w:customStyle="1" w:styleId="RTFNum59">
    <w:name w:val="RTF_Num 5 9"/>
    <w:rPr>
      <w:rFonts w:cs="Times New Roman"/>
    </w:rPr>
  </w:style>
  <w:style w:type="character" w:customStyle="1" w:styleId="Heading1Char">
    <w:name w:val="Heading 1 Char"/>
    <w:rPr>
      <w:rFonts w:ascii="Cambria" w:eastAsia="Times New Roman" w:hAnsi="Cambria" w:cs="Cambria"/>
      <w:b/>
      <w:bCs/>
      <w:kern w:val="1"/>
      <w:sz w:val="32"/>
      <w:szCs w:val="32"/>
      <w:lang w:val="x-none"/>
    </w:rPr>
  </w:style>
  <w:style w:type="character" w:customStyle="1" w:styleId="Heading2Char">
    <w:name w:val="Heading 2 Char"/>
    <w:rPr>
      <w:rFonts w:ascii="Cambria" w:eastAsia="Times New Roman" w:hAnsi="Cambria" w:cs="Cambria"/>
      <w:b/>
      <w:bCs/>
      <w:i/>
      <w:iCs/>
      <w:sz w:val="28"/>
      <w:szCs w:val="28"/>
      <w:lang w:val="x-none"/>
    </w:rPr>
  </w:style>
  <w:style w:type="character" w:customStyle="1" w:styleId="Heading3Char">
    <w:name w:val="Heading 3 Char"/>
    <w:rPr>
      <w:rFonts w:ascii="Cambria" w:eastAsia="Times New Roman" w:hAnsi="Cambria" w:cs="Cambria"/>
      <w:b/>
      <w:bCs/>
      <w:sz w:val="26"/>
      <w:szCs w:val="26"/>
      <w:lang w:val="x-none"/>
    </w:rPr>
  </w:style>
  <w:style w:type="character" w:customStyle="1" w:styleId="Heading4Char">
    <w:name w:val="Heading 4 Char"/>
    <w:rPr>
      <w:rFonts w:cs="Times New Roman"/>
      <w:b/>
      <w:bCs/>
      <w:sz w:val="28"/>
      <w:szCs w:val="28"/>
      <w:lang w:val="x-none"/>
    </w:rPr>
  </w:style>
  <w:style w:type="character" w:customStyle="1" w:styleId="Heading5Char">
    <w:name w:val="Heading 5 Char"/>
    <w:rPr>
      <w:rFonts w:cs="Times New Roman"/>
      <w:b/>
      <w:bCs/>
      <w:i/>
      <w:iCs/>
      <w:sz w:val="26"/>
      <w:szCs w:val="26"/>
      <w:lang w:val="x-none"/>
    </w:rPr>
  </w:style>
  <w:style w:type="character" w:customStyle="1" w:styleId="Heading6Char">
    <w:name w:val="Heading 6 Char"/>
    <w:rPr>
      <w:rFonts w:cs="Times New Roman"/>
      <w:b/>
      <w:bCs/>
      <w:lang w:val="x-none"/>
    </w:rPr>
  </w:style>
  <w:style w:type="character" w:customStyle="1" w:styleId="Heading7Char">
    <w:name w:val="Heading 7 Char"/>
    <w:rPr>
      <w:rFonts w:cs="Times New Roman"/>
      <w:sz w:val="24"/>
      <w:szCs w:val="24"/>
      <w:lang w:val="x-none"/>
    </w:rPr>
  </w:style>
  <w:style w:type="character" w:customStyle="1" w:styleId="Heading8Char">
    <w:name w:val="Heading 8 Char"/>
    <w:rPr>
      <w:rFonts w:cs="Times New Roman"/>
      <w:i/>
      <w:iCs/>
      <w:sz w:val="24"/>
      <w:szCs w:val="24"/>
      <w:lang w:val="x-none"/>
    </w:rPr>
  </w:style>
  <w:style w:type="character" w:customStyle="1" w:styleId="Heading9Char">
    <w:name w:val="Heading 9 Char"/>
    <w:rPr>
      <w:rFonts w:ascii="Cambria" w:eastAsia="Times New Roman" w:hAnsi="Cambria" w:cs="Cambria"/>
      <w:lang w:val="x-none"/>
    </w:rPr>
  </w:style>
  <w:style w:type="character" w:customStyle="1" w:styleId="HeaderChar">
    <w:name w:val="Header Char"/>
    <w:rPr>
      <w:rFonts w:ascii="Helvetica" w:eastAsia="Helvetica" w:hAnsi="Helvetica" w:cs="Helvetica"/>
      <w:sz w:val="24"/>
      <w:szCs w:val="24"/>
      <w:lang w:val="x-none"/>
    </w:rPr>
  </w:style>
  <w:style w:type="character" w:customStyle="1" w:styleId="FooterChar">
    <w:name w:val="Footer Char"/>
    <w:rPr>
      <w:rFonts w:ascii="Helvetica" w:eastAsia="Helvetica" w:hAnsi="Helvetica" w:cs="Helvetica"/>
      <w:sz w:val="24"/>
      <w:szCs w:val="24"/>
      <w:lang w:val="x-none"/>
    </w:rPr>
  </w:style>
  <w:style w:type="character" w:customStyle="1" w:styleId="PageNumber1">
    <w:name w:val="Page Number1"/>
    <w:rPr>
      <w:rFonts w:cs="Times New Roman"/>
    </w:rPr>
  </w:style>
  <w:style w:type="character" w:customStyle="1" w:styleId="BalloonTextChar">
    <w:name w:val="Balloon Text Char"/>
    <w:rPr>
      <w:rFonts w:ascii="Tahoma" w:eastAsia="Tahoma" w:hAnsi="Tahoma" w:cs="Tahoma"/>
      <w:sz w:val="16"/>
      <w:szCs w:val="16"/>
      <w:lang w:val="x-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Heading11">
    <w:name w:val="Heading 11"/>
    <w:basedOn w:val="Normal"/>
    <w:next w:val="Normal"/>
    <w:pPr>
      <w:numPr>
        <w:numId w:val="2"/>
      </w:numPr>
      <w:autoSpaceDE w:val="0"/>
      <w:outlineLvl w:val="0"/>
    </w:pPr>
  </w:style>
  <w:style w:type="paragraph" w:customStyle="1" w:styleId="Heading21">
    <w:name w:val="Heading 21"/>
    <w:basedOn w:val="Normal"/>
    <w:next w:val="Normal"/>
    <w:pPr>
      <w:numPr>
        <w:ilvl w:val="1"/>
        <w:numId w:val="2"/>
      </w:numPr>
      <w:autoSpaceDE w:val="0"/>
      <w:outlineLvl w:val="1"/>
    </w:pPr>
  </w:style>
  <w:style w:type="paragraph" w:customStyle="1" w:styleId="Heading31">
    <w:name w:val="Heading 31"/>
    <w:basedOn w:val="Normal"/>
    <w:next w:val="Normal"/>
    <w:pPr>
      <w:numPr>
        <w:ilvl w:val="2"/>
        <w:numId w:val="2"/>
      </w:numPr>
      <w:autoSpaceDE w:val="0"/>
      <w:outlineLvl w:val="2"/>
    </w:pPr>
  </w:style>
  <w:style w:type="paragraph" w:customStyle="1" w:styleId="Heading41">
    <w:name w:val="Heading 41"/>
    <w:basedOn w:val="Normal"/>
    <w:next w:val="Normal"/>
    <w:pPr>
      <w:numPr>
        <w:ilvl w:val="3"/>
        <w:numId w:val="2"/>
      </w:numPr>
      <w:autoSpaceDE w:val="0"/>
      <w:outlineLvl w:val="3"/>
    </w:pPr>
  </w:style>
  <w:style w:type="paragraph" w:customStyle="1" w:styleId="Heading51">
    <w:name w:val="Heading 51"/>
    <w:basedOn w:val="Normal"/>
    <w:next w:val="Normal"/>
    <w:pPr>
      <w:numPr>
        <w:ilvl w:val="4"/>
        <w:numId w:val="2"/>
      </w:numPr>
      <w:autoSpaceDE w:val="0"/>
      <w:outlineLvl w:val="4"/>
    </w:pPr>
  </w:style>
  <w:style w:type="paragraph" w:customStyle="1" w:styleId="Heading61">
    <w:name w:val="Heading 61"/>
    <w:basedOn w:val="Normal"/>
    <w:next w:val="Normal"/>
    <w:pPr>
      <w:numPr>
        <w:ilvl w:val="5"/>
        <w:numId w:val="2"/>
      </w:numPr>
      <w:autoSpaceDE w:val="0"/>
      <w:outlineLvl w:val="5"/>
    </w:pPr>
  </w:style>
  <w:style w:type="paragraph" w:customStyle="1" w:styleId="Heading71">
    <w:name w:val="Heading 71"/>
    <w:basedOn w:val="Normal"/>
    <w:next w:val="Normal"/>
    <w:pPr>
      <w:numPr>
        <w:ilvl w:val="6"/>
        <w:numId w:val="2"/>
      </w:numPr>
      <w:autoSpaceDE w:val="0"/>
      <w:outlineLvl w:val="6"/>
    </w:pPr>
  </w:style>
  <w:style w:type="paragraph" w:customStyle="1" w:styleId="Heading81">
    <w:name w:val="Heading 81"/>
    <w:basedOn w:val="Normal"/>
    <w:next w:val="Normal"/>
    <w:pPr>
      <w:numPr>
        <w:ilvl w:val="7"/>
        <w:numId w:val="2"/>
      </w:numPr>
      <w:autoSpaceDE w:val="0"/>
      <w:outlineLvl w:val="7"/>
    </w:pPr>
  </w:style>
  <w:style w:type="paragraph" w:customStyle="1" w:styleId="Heading91">
    <w:name w:val="Heading 91"/>
    <w:basedOn w:val="Normal"/>
    <w:next w:val="Normal"/>
    <w:pPr>
      <w:numPr>
        <w:ilvl w:val="8"/>
        <w:numId w:val="2"/>
      </w:numPr>
      <w:autoSpaceDE w:val="0"/>
      <w:outlineLvl w:val="8"/>
    </w:pPr>
  </w:style>
  <w:style w:type="paragraph" w:customStyle="1" w:styleId="Header1">
    <w:name w:val="Header1"/>
    <w:basedOn w:val="Normal"/>
    <w:pPr>
      <w:tabs>
        <w:tab w:val="center" w:pos="5040"/>
        <w:tab w:val="right" w:pos="10080"/>
      </w:tabs>
    </w:pPr>
  </w:style>
  <w:style w:type="paragraph" w:customStyle="1" w:styleId="Footer1">
    <w:name w:val="Footer1"/>
    <w:basedOn w:val="Normal"/>
    <w:pPr>
      <w:tabs>
        <w:tab w:val="center" w:pos="5040"/>
        <w:tab w:val="right" w:pos="10080"/>
      </w:tabs>
    </w:pPr>
  </w:style>
  <w:style w:type="paragraph" w:customStyle="1" w:styleId="nexdataversion911">
    <w:name w:val="nexdata version=9.11"/>
    <w:basedOn w:val="Normal"/>
    <w:pPr>
      <w:autoSpaceDE w:val="0"/>
    </w:pPr>
  </w:style>
  <w:style w:type="paragraph" w:customStyle="1" w:styleId="nexdatadocId1409">
    <w:name w:val="nexdata docId=1409"/>
    <w:basedOn w:val="Normal"/>
    <w:pPr>
      <w:autoSpaceDE w:val="0"/>
    </w:pPr>
  </w:style>
  <w:style w:type="paragraph" w:customStyle="1" w:styleId="IBMLevel1">
    <w:name w:val="IBM Level 1"/>
    <w:basedOn w:val="ListParagraph"/>
    <w:pPr>
      <w:tabs>
        <w:tab w:val="left" w:pos="360"/>
        <w:tab w:val="left" w:pos="540"/>
      </w:tabs>
      <w:spacing w:before="360"/>
      <w:ind w:left="360" w:hanging="360"/>
      <w:jc w:val="both"/>
    </w:pPr>
    <w:rPr>
      <w:rFonts w:ascii="Times New Roman Bold" w:hAnsi="Times New Roman Bold" w:cs="Times New Roman Bold"/>
      <w:b/>
      <w:bCs/>
      <w:sz w:val="18"/>
      <w:szCs w:val="18"/>
    </w:rPr>
  </w:style>
  <w:style w:type="paragraph" w:styleId="ListParagraph">
    <w:name w:val="List Paragraph"/>
    <w:basedOn w:val="Normal"/>
    <w:qFormat/>
    <w:pPr>
      <w:ind w:left="720"/>
    </w:pPr>
  </w:style>
  <w:style w:type="paragraph" w:customStyle="1" w:styleId="IBMLevel2">
    <w:name w:val="IBM Level 2"/>
    <w:basedOn w:val="Heading21"/>
    <w:pPr>
      <w:tabs>
        <w:tab w:val="left" w:pos="432"/>
        <w:tab w:val="left" w:pos="540"/>
      </w:tabs>
      <w:spacing w:before="360"/>
      <w:ind w:left="432" w:hanging="432"/>
      <w:jc w:val="both"/>
    </w:pPr>
    <w:rPr>
      <w:rFonts w:ascii="Times New Roman Bold" w:hAnsi="Times New Roman Bold" w:cs="Times New Roman Bold"/>
      <w:b/>
      <w:bCs/>
      <w:i/>
      <w:iCs/>
      <w:sz w:val="18"/>
      <w:szCs w:val="18"/>
    </w:rPr>
  </w:style>
  <w:style w:type="paragraph" w:customStyle="1" w:styleId="IBMBody">
    <w:name w:val="IBM Body"/>
    <w:basedOn w:val="Normal"/>
    <w:pPr>
      <w:jc w:val="both"/>
    </w:pPr>
    <w:rPr>
      <w:rFonts w:ascii="Times New Roman" w:hAnsi="Times New Roman" w:cs="Times New Roman"/>
      <w:sz w:val="18"/>
      <w:szCs w:val="18"/>
    </w:rPr>
  </w:style>
  <w:style w:type="paragraph" w:customStyle="1" w:styleId="IBMLevel3">
    <w:name w:val="IBM Level 3"/>
    <w:basedOn w:val="Normal"/>
    <w:pPr>
      <w:spacing w:before="360"/>
      <w:ind w:left="576" w:hanging="576"/>
    </w:pPr>
    <w:rPr>
      <w:rFonts w:ascii="Times New Roman Bold" w:hAnsi="Times New Roman Bold" w:cs="Times New Roman Bold"/>
      <w:b/>
      <w:bCs/>
      <w:i/>
      <w:iCs/>
      <w:sz w:val="18"/>
      <w:szCs w:val="18"/>
    </w:rPr>
  </w:style>
  <w:style w:type="paragraph" w:customStyle="1" w:styleId="IBMLevel4">
    <w:name w:val="IBM Level 4"/>
    <w:basedOn w:val="Normal"/>
    <w:pPr>
      <w:spacing w:before="360"/>
      <w:ind w:left="605" w:hanging="605"/>
    </w:pPr>
    <w:rPr>
      <w:rFonts w:ascii="Times New Roman Bold" w:hAnsi="Times New Roman Bold" w:cs="Times New Roman Bold"/>
      <w:b/>
      <w:bCs/>
      <w:i/>
      <w:iCs/>
      <w:sz w:val="18"/>
      <w:szCs w:val="18"/>
    </w:rPr>
  </w:style>
  <w:style w:type="paragraph" w:customStyle="1" w:styleId="IBMLevel5">
    <w:name w:val="IBM Level 5"/>
    <w:basedOn w:val="Normal"/>
    <w:pPr>
      <w:spacing w:before="360"/>
      <w:ind w:left="432" w:hanging="432"/>
    </w:pPr>
    <w:rPr>
      <w:rFonts w:ascii="Times New Roman" w:hAnsi="Times New Roman" w:cs="Times New Roman"/>
      <w:b/>
      <w:bCs/>
      <w:i/>
      <w:iCs/>
      <w:sz w:val="18"/>
      <w:szCs w:val="18"/>
    </w:rPr>
  </w:style>
  <w:style w:type="paragraph" w:customStyle="1" w:styleId="IBMLevel2NoBlankLineBefore">
    <w:name w:val="IBM Level 2 No Blank Line Before"/>
    <w:basedOn w:val="Normal"/>
    <w:pPr>
      <w:ind w:left="432" w:hanging="432"/>
    </w:pPr>
    <w:rPr>
      <w:rFonts w:ascii="Times New Roman" w:hAnsi="Times New Roman" w:cs="Times New Roman"/>
      <w:b/>
      <w:bCs/>
      <w:i/>
      <w:iCs/>
      <w:sz w:val="18"/>
      <w:szCs w:val="18"/>
    </w:rPr>
  </w:style>
  <w:style w:type="paragraph" w:styleId="BalloonText">
    <w:name w:val="Balloon Text"/>
    <w:basedOn w:val="Normal"/>
    <w:rPr>
      <w:rFonts w:ascii="Tahoma" w:hAnsi="Tahoma" w:cs="Tahoma"/>
      <w:sz w:val="16"/>
      <w:szCs w:val="16"/>
    </w:rPr>
  </w:style>
  <w:style w:type="paragraph" w:styleId="Header">
    <w:name w:val="header"/>
    <w:basedOn w:val="Normal"/>
    <w:pPr>
      <w:suppressLineNumbers/>
      <w:tabs>
        <w:tab w:val="center" w:pos="5040"/>
        <w:tab w:val="right" w:pos="10080"/>
      </w:tabs>
    </w:pPr>
  </w:style>
  <w:style w:type="paragraph" w:styleId="Footer">
    <w:name w:val="footer"/>
    <w:basedOn w:val="Normal"/>
    <w:pPr>
      <w:suppressLineNumbers/>
      <w:tabs>
        <w:tab w:val="center" w:pos="5040"/>
        <w:tab w:val="right" w:pos="1008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people.xml" Type="http://schemas.microsoft.com/office/2011/relationships/peop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2018-06-21T16:29:00Z</dcterms:created>
  <dc:creator>ADMINIBM</dc:creator>
  <cp:lastModifiedBy>JONATHAN FELIX SICILIA MORA</cp:lastModifiedBy>
  <cp:lastPrinted>1900-01-01T06:36:36Z</cp:lastPrinted>
  <dcterms:modified xsi:type="dcterms:W3CDTF">2018-06-21T17:40:00Z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7" name="caarb_PurchasingOrganization">
    <vt:lpwstr> </vt:lpwstr>
  </property>
  <property fmtid="{D5CDD505-2E9C-101B-9397-08002B2CF9AE}" pid="8" name="caClient">
    <vt:lpwstr>CHQ MARKETING</vt:lpwstr>
  </property>
  <property fmtid="{D5CDD505-2E9C-101B-9397-08002B2CF9AE}" pid="9" name="caarb_PurchasingGroup">
    <vt:lpwstr> </vt:lpwstr>
  </property>
  <property fmtid="{D5CDD505-2E9C-101B-9397-08002B2CF9AE}" pid="10" name="caarb_DocumentType">
    <vt:lpwstr> </vt:lpwstr>
  </property>
  <property fmtid="{D5CDD505-2E9C-101B-9397-08002B2CF9AE}" pid="11" name="caarb_PaymentTerms">
    <vt:lpwstr> </vt:lpwstr>
  </property>
  <property fmtid="{D5CDD505-2E9C-101B-9397-08002B2CF9AE}" pid="12" name="caarb_DocumentCategory">
    <vt:lpwstr> </vt:lpwstr>
  </property>
  <property fmtid="{D5CDD505-2E9C-101B-9397-08002B2CF9AE}" pid="13" name="cacus_AgreementTypeStandAlone">
    <vt:lpwstr> </vt:lpwstr>
  </property>
  <property fmtid="{D5CDD505-2E9C-101B-9397-08002B2CF9AE}" pid="14" name="cacus_AgreementTypeSubAgreement">
    <vt:lpwstr>P_PA - Participation Agreement</vt:lpwstr>
  </property>
  <property fmtid="{D5CDD505-2E9C-101B-9397-08002B2CF9AE}" pid="15" name="cacus_AgreementTypeMasterAgreement">
    <vt:lpwstr> </vt:lpwstr>
  </property>
  <property fmtid="{D5CDD505-2E9C-101B-9397-08002B2CF9AE}" pid="16" name="cacus_AgreementLanguage">
    <vt:lpwstr>English</vt:lpwstr>
  </property>
  <property fmtid="{D5CDD505-2E9C-101B-9397-08002B2CF9AE}" pid="17" name="cacus_ProcurementGroup">
    <vt:lpwstr>Services &amp; General Procurement</vt:lpwstr>
  </property>
  <property fmtid="{D5CDD505-2E9C-101B-9397-08002B2CF9AE}" pid="18" name="cacus_ExternalCustomerName">
    <vt:lpwstr> </vt:lpwstr>
  </property>
  <property fmtid="{D5CDD505-2E9C-101B-9397-08002B2CF9AE}" pid="19" name="cacus_AlternateSupplierName">
    <vt:lpwstr> </vt:lpwstr>
  </property>
  <property fmtid="{D5CDD505-2E9C-101B-9397-08002B2CF9AE}" pid="20" name="cacus_IsRoyalty">
    <vt:lpwstr> </vt:lpwstr>
  </property>
  <property fmtid="{D5CDD505-2E9C-101B-9397-08002B2CF9AE}" pid="21" name="cacus_SECCommittedFunds">
    <vt:lpwstr>false</vt:lpwstr>
  </property>
  <property pid="38" fmtid="{D5CDD505-2E9C-101B-9397-08002B2CF9AE}" name="caStatus">
    <vt:lpwstr>Published</vt:lpwstr>
  </property>
  <property pid="39" fmtid="{D5CDD505-2E9C-101B-9397-08002B2CF9AE}" name="caCommodity">
    <vt:lpwstr>Marketing and distribution</vt:lpwstr>
  </property>
  <property pid="40" fmtid="{D5CDD505-2E9C-101B-9397-08002B2CF9AE}" name="caTitle">
    <vt:lpwstr>George P Johnson GmbH Commodity Level Compliance Contract J1 Events Austria Net 60</vt:lpwstr>
  </property>
  <property pid="41" fmtid="{D5CDD505-2E9C-101B-9397-08002B2CF9AE}" name="caarb_CompanyCode">
    <vt:lpwstr> </vt:lpwstr>
  </property>
  <property pid="42" fmtid="{D5CDD505-2E9C-101B-9397-08002B2CF9AE}" name="caRegion">
    <vt:lpwstr>AUSTRIA</vt:lpwstr>
  </property>
</Properties>
</file>