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84038C" w14:textId="50597C1F" w:rsidR="00E44E55" w:rsidRDefault="0047013F">
      <w:pPr>
        <w:autoSpaceDE w:val="0"/>
        <w:ind w:right="432"/>
        <w:divId w:val="2074503443"/>
        <w:rPr>
          <w:rFonts w:ascii="Times New Roman" w:hAnsi="Times New Roman" w:cs="Times New Roman"/>
          <w:sz w:val="20"/>
          <w:szCs w:val="20"/>
        </w:rPr>
      </w:pPr>
      <w:ins w:id="0" w:author="Sheryl Nudds" w:date="2018-05-31T13:55:00Z">
        <w:r>
          <w:rPr>
            <w:rFonts w:ascii="Times New Roman" w:hAnsi="Times New Roman" w:cs="Times New Roman"/>
            <w:i/>
            <w:iCs/>
            <w:sz w:val="20"/>
            <w:szCs w:val="20"/>
          </w:rPr>
          <w:t>5</w:t>
        </w:r>
      </w:ins>
      <w:r w:rsidR="00E44E55">
        <w:rPr>
          <w:rFonts w:ascii="Times New Roman" w:hAnsi="Times New Roman" w:cs="Times New Roman"/>
          <w:i/>
          <w:iCs/>
          <w:sz w:val="20"/>
          <w:szCs w:val="20"/>
        </w:rPr>
        <w:t xml:space="preserve">Instructional or informational text is identified in italics and should be deleted prior to presentation to the Supplier. Language that is either optional or where text must be inserted will be </w:t>
      </w:r>
      <w:r w:rsidR="00E44E55">
        <w:rPr>
          <w:rFonts w:ascii="Times New Roman" w:hAnsi="Times New Roman" w:cs="Times New Roman"/>
          <w:i/>
          <w:iCs/>
          <w:sz w:val="20"/>
          <w:szCs w:val="20"/>
          <w:u w:val="single"/>
        </w:rPr>
        <w:t>underlined</w:t>
      </w:r>
      <w:r w:rsidR="00E44E55">
        <w:rPr>
          <w:rFonts w:ascii="Times New Roman" w:hAnsi="Times New Roman" w:cs="Times New Roman"/>
          <w:i/>
          <w:iCs/>
          <w:sz w:val="20"/>
          <w:szCs w:val="20"/>
        </w:rPr>
        <w:t xml:space="preserve"> throughout the document (delete language or options that are not applicable).</w:t>
      </w:r>
    </w:p>
    <w:p w14:paraId="6D88D1D8" w14:textId="77777777" w:rsidR="00E44E55" w:rsidRDefault="00E44E55">
      <w:pPr>
        <w:autoSpaceDE w:val="0"/>
        <w:ind w:right="432"/>
        <w:divId w:val="2074503444"/>
        <w:rPr>
          <w:rFonts w:ascii="Times New Roman" w:hAnsi="Times New Roman" w:cs="Times New Roman"/>
          <w:b/>
          <w:bCs/>
          <w:sz w:val="20"/>
          <w:szCs w:val="20"/>
        </w:rPr>
      </w:pPr>
      <w:r>
        <w:rPr>
          <w:rFonts w:ascii="Times New Roman" w:hAnsi="Times New Roman" w:cs="Times New Roman"/>
          <w:sz w:val="20"/>
          <w:szCs w:val="20"/>
        </w:rPr>
        <w:t> </w:t>
      </w:r>
    </w:p>
    <w:p w14:paraId="34E75051" w14:textId="77777777" w:rsidR="00E44E55" w:rsidRDefault="00E44E55">
      <w:pPr>
        <w:autoSpaceDE w:val="0"/>
        <w:ind w:right="432"/>
        <w:divId w:val="2074503445"/>
        <w:rPr>
          <w:rFonts w:ascii="Times New Roman" w:hAnsi="Times New Roman" w:cs="Times New Roman"/>
          <w:sz w:val="20"/>
          <w:szCs w:val="20"/>
        </w:rPr>
      </w:pPr>
      <w:r>
        <w:rPr>
          <w:rFonts w:ascii="Times New Roman" w:hAnsi="Times New Roman" w:cs="Times New Roman"/>
          <w:b/>
          <w:bCs/>
          <w:sz w:val="20"/>
          <w:szCs w:val="20"/>
        </w:rPr>
        <w:t>EFFECTIVE DATE OF THIS PARTICIPATION AGREEMENT ("PA")</w:t>
      </w:r>
      <w:proofErr w:type="gramStart"/>
      <w:r>
        <w:rPr>
          <w:rFonts w:ascii="Times New Roman" w:hAnsi="Times New Roman" w:cs="Times New Roman"/>
          <w:b/>
          <w:bCs/>
          <w:sz w:val="20"/>
          <w:szCs w:val="20"/>
        </w:rPr>
        <w:t>:  </w:t>
      </w:r>
      <w:r>
        <w:rPr>
          <w:rFonts w:ascii="Times New Roman" w:hAnsi="Times New Roman" w:cs="Times New Roman"/>
          <w:sz w:val="20"/>
          <w:szCs w:val="20"/>
        </w:rPr>
        <w:t>{</w:t>
      </w:r>
      <w:proofErr w:type="spellStart"/>
      <w:proofErr w:type="gramEnd"/>
      <w:r>
        <w:rPr>
          <w:rFonts w:ascii="Times New Roman" w:hAnsi="Times New Roman" w:cs="Times New Roman"/>
          <w:sz w:val="20"/>
          <w:szCs w:val="20"/>
        </w:rPr>
        <w:t>variable:Effective</w:t>
      </w:r>
      <w:proofErr w:type="spellEnd"/>
      <w:r>
        <w:rPr>
          <w:rFonts w:ascii="Times New Roman" w:hAnsi="Times New Roman" w:cs="Times New Roman"/>
          <w:sz w:val="20"/>
          <w:szCs w:val="20"/>
        </w:rPr>
        <w:t xml:space="preserve"> Date (Agreement)}</w:t>
      </w:r>
      <w:r>
        <w:rPr>
          <w:rFonts w:ascii="Times New Roman" w:hAnsi="Times New Roman" w:cs="Times New Roman"/>
          <w:b/>
          <w:bCs/>
          <w:sz w:val="20"/>
          <w:szCs w:val="20"/>
        </w:rPr>
        <w:t> </w:t>
      </w:r>
    </w:p>
    <w:p w14:paraId="29010F37" w14:textId="77777777" w:rsidR="00E44E55" w:rsidRDefault="00E44E55">
      <w:pPr>
        <w:autoSpaceDE w:val="0"/>
        <w:ind w:right="432"/>
        <w:divId w:val="2074503446"/>
        <w:rPr>
          <w:rFonts w:ascii="Times New Roman" w:hAnsi="Times New Roman" w:cs="Times New Roman"/>
          <w:sz w:val="20"/>
          <w:szCs w:val="20"/>
        </w:rPr>
      </w:pPr>
      <w:r>
        <w:rPr>
          <w:rFonts w:ascii="Times New Roman" w:hAnsi="Times New Roman" w:cs="Times New Roman"/>
          <w:sz w:val="20"/>
          <w:szCs w:val="20"/>
        </w:rPr>
        <w:t> </w:t>
      </w:r>
    </w:p>
    <w:p w14:paraId="28B17804" w14:textId="60B1AE4A" w:rsidR="00E44E55" w:rsidRDefault="00E44E55">
      <w:pPr>
        <w:autoSpaceDE w:val="0"/>
        <w:ind w:right="432"/>
        <w:divId w:val="2074503447"/>
        <w:rPr>
          <w:rFonts w:ascii="Times New Roman" w:hAnsi="Times New Roman" w:cs="Times New Roman"/>
          <w:sz w:val="20"/>
          <w:szCs w:val="20"/>
        </w:rPr>
      </w:pPr>
      <w:r>
        <w:rPr>
          <w:rFonts w:ascii="Times New Roman" w:hAnsi="Times New Roman" w:cs="Times New Roman"/>
          <w:sz w:val="20"/>
          <w:szCs w:val="20"/>
        </w:rPr>
        <w:t xml:space="preserve">This PA between </w:t>
      </w:r>
      <w:r w:rsidR="009E329B" w:rsidRPr="00BE6AE5">
        <w:rPr>
          <w:rFonts w:ascii="Times New Roman" w:eastAsiaTheme="minorEastAsia" w:hAnsi="Times New Roman" w:cs="Times New Roman"/>
          <w:sz w:val="20"/>
          <w:szCs w:val="20"/>
          <w:lang w:val="es-ES" w:eastAsia="en-US"/>
        </w:rPr>
        <w:fldChar w:fldCharType="begin"/>
      </w:r>
      <w:r w:rsidR="009E329B" w:rsidRPr="00BE6AE5">
        <w:rPr>
          <w:rFonts w:ascii="Times New Roman" w:eastAsiaTheme="minorEastAsia" w:hAnsi="Times New Roman" w:cs="Times New Roman"/>
          <w:sz w:val="20"/>
          <w:szCs w:val="20"/>
          <w:lang w:eastAsia="en-US"/>
        </w:rPr>
        <w:instrText xml:space="preserve"> DOCPROPERTY cacus_IBMLegalCompanyName \* MERGEFORMAT </w:instrText>
      </w:r>
      <w:r w:rsidR="009E329B" w:rsidRPr="00BE6AE5">
        <w:rPr>
          <w:rFonts w:ascii="Times New Roman" w:eastAsiaTheme="minorEastAsia" w:hAnsi="Times New Roman" w:cs="Times New Roman"/>
          <w:sz w:val="20"/>
          <w:szCs w:val="20"/>
          <w:lang w:val="es-ES" w:eastAsia="en-US"/>
        </w:rPr>
        <w:fldChar w:fldCharType="separate"/>
      </w:r>
      <w:r w:rsidR="009E329B">
        <w:rPr>
          <w:rFonts w:ascii="Times New Roman" w:eastAsiaTheme="minorEastAsia" w:hAnsi="Times New Roman" w:cs="Times New Roman"/>
          <w:sz w:val="20"/>
          <w:szCs w:val="20"/>
          <w:lang w:eastAsia="en-US"/>
        </w:rPr>
        <w:t xml:space="preserve"> </w:t>
      </w:r>
      <w:r w:rsidR="009E329B" w:rsidRPr="00BE6AE5">
        <w:rPr>
          <w:rFonts w:ascii="Times New Roman" w:eastAsiaTheme="minorEastAsia" w:hAnsi="Times New Roman" w:cs="Times New Roman"/>
          <w:sz w:val="20"/>
          <w:szCs w:val="20"/>
          <w:lang w:eastAsia="en-US"/>
        </w:rPr>
        <w:fldChar w:fldCharType="end"/>
      </w:r>
      <w:r>
        <w:rPr>
          <w:rFonts w:ascii="Times New Roman" w:hAnsi="Times New Roman" w:cs="Times New Roman"/>
          <w:sz w:val="20"/>
          <w:szCs w:val="20"/>
        </w:rPr>
        <w:t> (“Buyer”) and </w:t>
      </w:r>
      <w:bookmarkStart w:id="1" w:name="TRMed970e9f70f140e4ae6ec0d8d62d71d1_0"/>
      <w:r w:rsidR="00B25AD9" w:rsidRPr="00D56F52">
        <w:rPr>
          <w:rFonts w:ascii="Times New Roman" w:hAnsi="Times New Roman" w:cs="Times New Roman"/>
          <w:sz w:val="20"/>
          <w:szCs w:val="20"/>
        </w:rPr>
        <w:fldChar w:fldCharType="begin"/>
      </w:r>
      <w:r w:rsidR="00B25AD9" w:rsidRPr="00D56F52">
        <w:rPr>
          <w:rFonts w:ascii="Times New Roman" w:hAnsi="Times New Roman" w:cs="Times New Roman"/>
          <w:sz w:val="20"/>
          <w:szCs w:val="20"/>
        </w:rPr>
        <w:instrText xml:space="preserve"> DOCPROPERTY  caSupplier  \* MERGEFORMAT </w:instrText>
      </w:r>
      <w:r w:rsidR="00B25AD9" w:rsidRPr="00D56F52">
        <w:rPr>
          <w:rFonts w:ascii="Times New Roman" w:hAnsi="Times New Roman" w:cs="Times New Roman"/>
          <w:sz w:val="20"/>
          <w:szCs w:val="20"/>
        </w:rPr>
        <w:fldChar w:fldCharType="separate"/>
      </w:r>
      <w:r w:rsidR="00B25AD9">
        <w:rPr>
          <w:rFonts w:ascii="Times New Roman" w:hAnsi="Times New Roman" w:cs="Times New Roman"/>
          <w:sz w:val="20"/>
          <w:szCs w:val="20"/>
        </w:rPr>
        <w:t xml:space="preserve"> </w:t>
      </w:r>
      <w:r w:rsidR="00B25AD9" w:rsidRPr="00D56F52">
        <w:rPr>
          <w:rFonts w:ascii="Times New Roman" w:hAnsi="Times New Roman" w:cs="Times New Roman"/>
          <w:sz w:val="20"/>
          <w:szCs w:val="20"/>
          <w:lang w:val="tr-TR"/>
        </w:rPr>
        <w:fldChar w:fldCharType="end"/>
      </w:r>
      <w:bookmarkEnd w:id="1"/>
      <w:r>
        <w:rPr>
          <w:rFonts w:ascii="Times New Roman" w:hAnsi="Times New Roman" w:cs="Times New Roman"/>
          <w:sz w:val="20"/>
          <w:szCs w:val="20"/>
        </w:rPr>
        <w:t> (“Supplier”) adopts and incorporates by reference all of the terms and conditions of the Base Agreement # </w:t>
      </w:r>
      <w:bookmarkStart w:id="2" w:name="TRMc86691ffe664428094d22b593d58af6d_0"/>
      <w:r w:rsidR="009E329B" w:rsidRPr="000962D7">
        <w:rPr>
          <w:rFonts w:ascii="Times New Roman" w:eastAsiaTheme="minorEastAsia" w:hAnsi="Times New Roman" w:cs="Times New Roman"/>
          <w:bCs/>
          <w:sz w:val="20"/>
          <w:szCs w:val="20"/>
          <w:lang w:eastAsia="en-US"/>
        </w:rPr>
        <w:fldChar w:fldCharType="begin"/>
      </w:r>
      <w:r w:rsidR="009E329B" w:rsidRPr="000962D7">
        <w:rPr>
          <w:rFonts w:ascii="Times New Roman" w:eastAsiaTheme="minorEastAsia" w:hAnsi="Times New Roman" w:cs="Times New Roman"/>
          <w:bCs/>
          <w:sz w:val="20"/>
          <w:szCs w:val="20"/>
          <w:lang w:eastAsia="en-US"/>
        </w:rPr>
        <w:instrText xml:space="preserve"> DOCPROPERTY  cacus_ParentCW  \* MERGEFORMAT </w:instrText>
      </w:r>
      <w:r w:rsidR="009E329B" w:rsidRPr="000962D7">
        <w:rPr>
          <w:rFonts w:ascii="Times New Roman" w:eastAsiaTheme="minorEastAsia" w:hAnsi="Times New Roman" w:cs="Times New Roman"/>
          <w:bCs/>
          <w:sz w:val="20"/>
          <w:szCs w:val="20"/>
          <w:lang w:eastAsia="en-US"/>
        </w:rPr>
        <w:fldChar w:fldCharType="separate"/>
      </w:r>
      <w:r w:rsidR="009E329B">
        <w:rPr>
          <w:rFonts w:ascii="Times New Roman" w:eastAsiaTheme="minorEastAsia" w:hAnsi="Times New Roman" w:cs="Times New Roman"/>
          <w:bCs/>
          <w:sz w:val="20"/>
          <w:szCs w:val="20"/>
          <w:lang w:eastAsia="en-US"/>
        </w:rPr>
        <w:t xml:space="preserve"> </w:t>
      </w:r>
      <w:r w:rsidR="009E329B" w:rsidRPr="000962D7">
        <w:rPr>
          <w:rFonts w:ascii="Times New Roman" w:eastAsiaTheme="minorEastAsia" w:hAnsi="Times New Roman" w:cs="Times New Roman"/>
          <w:bCs/>
          <w:sz w:val="20"/>
          <w:szCs w:val="20"/>
          <w:lang w:eastAsia="en-US"/>
        </w:rPr>
        <w:fldChar w:fldCharType="end"/>
      </w:r>
      <w:bookmarkEnd w:id="2"/>
      <w:r>
        <w:rPr>
          <w:rFonts w:ascii="Times New Roman" w:hAnsi="Times New Roman" w:cs="Times New Roman"/>
          <w:sz w:val="20"/>
          <w:szCs w:val="20"/>
        </w:rPr>
        <w:t xml:space="preserve"> in effect as of the date hereof (“Base Agreement”) </w:t>
      </w:r>
      <w:r>
        <w:rPr>
          <w:rFonts w:ascii="Times New Roman" w:hAnsi="Times New Roman" w:cs="Times New Roman"/>
          <w:sz w:val="20"/>
          <w:szCs w:val="20"/>
          <w:u w:val="single"/>
        </w:rPr>
        <w:t>and Statement of Work/Master Statement of Work &lt;enter SOW#&gt; in effect as of the date hereof (“SOW” / “Master SOW”)</w:t>
      </w:r>
      <w:r>
        <w:rPr>
          <w:rFonts w:ascii="Times New Roman" w:hAnsi="Times New Roman" w:cs="Times New Roman"/>
          <w:sz w:val="20"/>
          <w:szCs w:val="20"/>
        </w:rPr>
        <w:t xml:space="preserve">. This PA automatically incorporates any future amendments to the Base Agreement referenced in this PA </w:t>
      </w:r>
      <w:r>
        <w:rPr>
          <w:rFonts w:ascii="Times New Roman" w:hAnsi="Times New Roman" w:cs="Times New Roman"/>
          <w:sz w:val="20"/>
          <w:szCs w:val="20"/>
          <w:u w:val="single"/>
        </w:rPr>
        <w:t>and any future amendments to the SOW/Master SOW*, if referenced in this PA</w:t>
      </w:r>
      <w:r>
        <w:rPr>
          <w:rFonts w:ascii="Times New Roman" w:hAnsi="Times New Roman" w:cs="Times New Roman"/>
          <w:sz w:val="20"/>
          <w:szCs w:val="20"/>
        </w:rPr>
        <w:t>, and will be made a part of this PA to the extent that the amendments do not conflict with the terms of this PA unless otherwise agreed to in writing by the parties to this PA.</w:t>
      </w:r>
    </w:p>
    <w:p w14:paraId="3B55EC6C" w14:textId="77777777" w:rsidR="00E44E55" w:rsidRDefault="00E44E55">
      <w:pPr>
        <w:autoSpaceDE w:val="0"/>
        <w:ind w:right="432"/>
        <w:divId w:val="2074503448"/>
        <w:rPr>
          <w:rFonts w:ascii="Times New Roman" w:hAnsi="Times New Roman" w:cs="Times New Roman"/>
          <w:i/>
          <w:iCs/>
          <w:sz w:val="20"/>
          <w:szCs w:val="20"/>
        </w:rPr>
      </w:pPr>
      <w:r>
        <w:rPr>
          <w:rFonts w:ascii="Times New Roman" w:hAnsi="Times New Roman" w:cs="Times New Roman"/>
          <w:sz w:val="20"/>
          <w:szCs w:val="20"/>
        </w:rPr>
        <w:t> </w:t>
      </w:r>
    </w:p>
    <w:p w14:paraId="6A5BC333" w14:textId="77777777" w:rsidR="00E44E55" w:rsidRDefault="00E44E55">
      <w:pPr>
        <w:autoSpaceDE w:val="0"/>
        <w:ind w:right="432"/>
        <w:divId w:val="2074503449"/>
        <w:rPr>
          <w:rFonts w:ascii="Times New Roman" w:hAnsi="Times New Roman" w:cs="Times New Roman"/>
          <w:sz w:val="20"/>
          <w:szCs w:val="20"/>
          <w:u w:val="single"/>
        </w:rPr>
      </w:pPr>
      <w:r>
        <w:rPr>
          <w:rFonts w:ascii="Times New Roman" w:hAnsi="Times New Roman" w:cs="Times New Roman"/>
          <w:i/>
          <w:iCs/>
          <w:sz w:val="20"/>
          <w:szCs w:val="20"/>
        </w:rPr>
        <w:t>If you are adopting related SOWs/Master SOW, add the following clause:</w:t>
      </w:r>
    </w:p>
    <w:p w14:paraId="5D5C5ECE" w14:textId="77777777" w:rsidR="00E44E55" w:rsidRDefault="00E44E55">
      <w:pPr>
        <w:autoSpaceDE w:val="0"/>
        <w:ind w:right="432"/>
        <w:divId w:val="2074503450"/>
        <w:rPr>
          <w:rFonts w:ascii="Times New Roman" w:hAnsi="Times New Roman" w:cs="Times New Roman"/>
          <w:sz w:val="20"/>
          <w:szCs w:val="20"/>
        </w:rPr>
      </w:pPr>
      <w:r>
        <w:rPr>
          <w:rFonts w:ascii="Times New Roman" w:hAnsi="Times New Roman" w:cs="Times New Roman"/>
          <w:sz w:val="20"/>
          <w:szCs w:val="20"/>
          <w:u w:val="single"/>
        </w:rPr>
        <w:t>However, any future amendments to the SOW/Master SOW referenced in this PA which affect price and part numbers for Deliverables are automatically incorporated and made a part of this PA.</w:t>
      </w:r>
    </w:p>
    <w:p w14:paraId="3BADF887" w14:textId="77777777" w:rsidR="00E44E55" w:rsidRDefault="00E44E55">
      <w:pPr>
        <w:autoSpaceDE w:val="0"/>
        <w:ind w:right="432"/>
        <w:divId w:val="2074503451"/>
        <w:rPr>
          <w:rFonts w:ascii="Times New Roman" w:hAnsi="Times New Roman" w:cs="Times New Roman"/>
          <w:i/>
          <w:iCs/>
          <w:sz w:val="20"/>
          <w:szCs w:val="20"/>
        </w:rPr>
      </w:pPr>
      <w:r>
        <w:rPr>
          <w:rFonts w:ascii="Times New Roman" w:hAnsi="Times New Roman" w:cs="Times New Roman"/>
          <w:sz w:val="20"/>
          <w:szCs w:val="20"/>
        </w:rPr>
        <w:t> </w:t>
      </w:r>
    </w:p>
    <w:p w14:paraId="1C2417E8" w14:textId="77777777" w:rsidR="00E44E55" w:rsidRDefault="00E44E55">
      <w:pPr>
        <w:autoSpaceDE w:val="0"/>
        <w:ind w:right="432"/>
        <w:divId w:val="2074503452"/>
        <w:rPr>
          <w:rFonts w:ascii="Times New Roman" w:hAnsi="Times New Roman" w:cs="Times New Roman"/>
          <w:sz w:val="20"/>
          <w:szCs w:val="20"/>
        </w:rPr>
      </w:pPr>
      <w:r>
        <w:rPr>
          <w:rFonts w:ascii="Times New Roman" w:hAnsi="Times New Roman" w:cs="Times New Roman"/>
          <w:i/>
          <w:iCs/>
          <w:sz w:val="20"/>
          <w:szCs w:val="20"/>
        </w:rPr>
        <w:t>*IF THE PA ALSO INCORPORATES EITHER THE SOW OR THE Master SOW, PLEASE INDICATE ABOVE. OTHERWISE, DELETE THE REFERENCE TO THE SOW AND THE Master SOW.</w:t>
      </w:r>
    </w:p>
    <w:p w14:paraId="2FB5CFFC" w14:textId="77777777" w:rsidR="00E44E55" w:rsidRDefault="00E44E55">
      <w:pPr>
        <w:autoSpaceDE w:val="0"/>
        <w:ind w:right="432"/>
        <w:divId w:val="2074503453"/>
        <w:rPr>
          <w:rFonts w:ascii="Times New Roman" w:hAnsi="Times New Roman" w:cs="Times New Roman"/>
          <w:sz w:val="20"/>
          <w:szCs w:val="20"/>
        </w:rPr>
      </w:pPr>
      <w:r>
        <w:rPr>
          <w:rFonts w:ascii="Times New Roman" w:hAnsi="Times New Roman" w:cs="Times New Roman"/>
          <w:sz w:val="20"/>
          <w:szCs w:val="20"/>
        </w:rPr>
        <w:t> </w:t>
      </w:r>
    </w:p>
    <w:p w14:paraId="6CF8D2EE" w14:textId="77777777" w:rsidR="00E44E55" w:rsidRDefault="00E44E55">
      <w:pPr>
        <w:autoSpaceDE w:val="0"/>
        <w:ind w:right="432"/>
        <w:divId w:val="2074503454"/>
        <w:rPr>
          <w:rFonts w:ascii="Times New Roman" w:hAnsi="Times New Roman" w:cs="Times New Roman"/>
          <w:sz w:val="20"/>
          <w:szCs w:val="20"/>
        </w:rPr>
      </w:pPr>
      <w:r>
        <w:rPr>
          <w:rFonts w:ascii="Times New Roman" w:hAnsi="Times New Roman" w:cs="Times New Roman"/>
          <w:sz w:val="20"/>
          <w:szCs w:val="20"/>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20C0F33E" w14:textId="77777777" w:rsidR="00E44E55" w:rsidRDefault="00E44E55">
      <w:pPr>
        <w:autoSpaceDE w:val="0"/>
        <w:ind w:right="432"/>
        <w:divId w:val="2074503455"/>
        <w:rPr>
          <w:rFonts w:ascii="Times New Roman" w:hAnsi="Times New Roman" w:cs="Times New Roman"/>
          <w:b/>
          <w:bCs/>
          <w:sz w:val="20"/>
          <w:szCs w:val="20"/>
        </w:rPr>
      </w:pPr>
      <w:r>
        <w:rPr>
          <w:rFonts w:ascii="Times New Roman" w:hAnsi="Times New Roman" w:cs="Times New Roman"/>
          <w:sz w:val="20"/>
          <w:szCs w:val="20"/>
        </w:rPr>
        <w:t> </w:t>
      </w:r>
    </w:p>
    <w:p w14:paraId="254051E4" w14:textId="77777777" w:rsidR="00E44E55" w:rsidRDefault="00E44E55">
      <w:pPr>
        <w:autoSpaceDE w:val="0"/>
        <w:ind w:right="432"/>
        <w:divId w:val="2074503456"/>
        <w:rPr>
          <w:rFonts w:ascii="Times New Roman" w:hAnsi="Times New Roman" w:cs="Times New Roman"/>
          <w:sz w:val="20"/>
          <w:szCs w:val="20"/>
        </w:rPr>
      </w:pPr>
      <w:r>
        <w:rPr>
          <w:rFonts w:ascii="Times New Roman" w:hAnsi="Times New Roman" w:cs="Times New Roman"/>
          <w:b/>
          <w:bCs/>
          <w:sz w:val="20"/>
          <w:szCs w:val="20"/>
        </w:rPr>
        <w:t xml:space="preserve">AMENDMENTS: </w:t>
      </w:r>
      <w:r>
        <w:rPr>
          <w:rFonts w:ascii="Times New Roman" w:hAnsi="Times New Roman" w:cs="Times New Roman"/>
          <w:sz w:val="20"/>
          <w:szCs w:val="20"/>
        </w:rPr>
        <w:t>The following terms and conditions amend provisions of the Base Agreement to bring the conduct of the parties' transactions into conformity with local law and practice.</w:t>
      </w:r>
    </w:p>
    <w:p w14:paraId="2F924C6E" w14:textId="77777777" w:rsidR="00E44E55" w:rsidRDefault="00E44E55">
      <w:pPr>
        <w:autoSpaceDE w:val="0"/>
        <w:ind w:right="432"/>
        <w:rPr>
          <w:rFonts w:ascii="Times New Roman" w:hAnsi="Times New Roman" w:cs="Times New Roman"/>
          <w:sz w:val="20"/>
          <w:szCs w:val="20"/>
        </w:rPr>
      </w:pPr>
    </w:p>
    <w:p w14:paraId="1A8ADF12" w14:textId="77777777" w:rsidR="00E44E55" w:rsidRDefault="00E44E55">
      <w:pPr>
        <w:pStyle w:val="Ttulo11"/>
        <w:numPr>
          <w:ilvl w:val="0"/>
          <w:numId w:val="1"/>
        </w:numPr>
        <w:tabs>
          <w:tab w:val="left" w:pos="360"/>
          <w:tab w:val="left" w:pos="432"/>
        </w:tabs>
        <w:divId w:val="2074503457"/>
        <w:rPr>
          <w:rFonts w:ascii="Times New Roman" w:hAnsi="Times New Roman" w:cs="Times New Roman"/>
          <w:sz w:val="20"/>
          <w:szCs w:val="20"/>
        </w:rPr>
      </w:pPr>
      <w:r>
        <w:rPr>
          <w:rFonts w:ascii="Times New Roman" w:hAnsi="Times New Roman" w:cs="Times New Roman"/>
          <w:b/>
          <w:bCs/>
          <w:sz w:val="20"/>
          <w:szCs w:val="20"/>
        </w:rPr>
        <w:t>Prior Communications and Order of Precedence</w:t>
      </w:r>
    </w:p>
    <w:p w14:paraId="5C9C7779" w14:textId="77777777" w:rsidR="00E44E55" w:rsidRDefault="00E44E55">
      <w:pPr>
        <w:autoSpaceDE w:val="0"/>
        <w:divId w:val="2074503458"/>
        <w:rPr>
          <w:rFonts w:ascii="Times New Roman" w:hAnsi="Times New Roman" w:cs="Times New Roman"/>
          <w:sz w:val="20"/>
          <w:szCs w:val="20"/>
        </w:rPr>
      </w:pPr>
      <w:r>
        <w:rPr>
          <w:rFonts w:ascii="Times New Roman" w:hAnsi="Times New Roman" w:cs="Times New Roman"/>
          <w:sz w:val="20"/>
          <w:szCs w:val="20"/>
        </w:rPr>
        <w:t>In the event of any conflict in the terms of the Base Agreement, the order of precedence will be: (i) the quantity, payment and delivery terms of the relevant WA; (ii) the relevant SOW; (iii) this PA; (iv) the Base Agreement; and (v) the remaining terms of the relevant WA.</w:t>
      </w:r>
    </w:p>
    <w:p w14:paraId="79A05729" w14:textId="77777777" w:rsidR="00E44E55" w:rsidRDefault="00E44E55">
      <w:pPr>
        <w:autoSpaceDE w:val="0"/>
        <w:rPr>
          <w:rFonts w:ascii="Times New Roman" w:hAnsi="Times New Roman" w:cs="Times New Roman"/>
          <w:sz w:val="20"/>
          <w:szCs w:val="20"/>
        </w:rPr>
      </w:pPr>
    </w:p>
    <w:p w14:paraId="173CC9EA" w14:textId="77777777" w:rsidR="00E44E55" w:rsidRDefault="00E44E55">
      <w:pPr>
        <w:pStyle w:val="Ttulo11"/>
        <w:numPr>
          <w:ilvl w:val="0"/>
          <w:numId w:val="1"/>
        </w:numPr>
        <w:tabs>
          <w:tab w:val="left" w:pos="360"/>
          <w:tab w:val="left" w:pos="432"/>
        </w:tabs>
        <w:divId w:val="2074503459"/>
        <w:rPr>
          <w:rFonts w:ascii="Times New Roman" w:hAnsi="Times New Roman" w:cs="Times New Roman"/>
          <w:sz w:val="20"/>
          <w:szCs w:val="20"/>
        </w:rPr>
      </w:pPr>
      <w:r>
        <w:rPr>
          <w:rFonts w:ascii="Times New Roman" w:hAnsi="Times New Roman" w:cs="Times New Roman"/>
          <w:b/>
          <w:bCs/>
          <w:sz w:val="20"/>
          <w:szCs w:val="20"/>
        </w:rPr>
        <w:t>Choice of Law and Forum; Waiver of Jury Trial; Limitation of Action</w:t>
      </w:r>
      <w:r>
        <w:rPr>
          <w:rFonts w:ascii="Times New Roman" w:hAnsi="Times New Roman" w:cs="Times New Roman"/>
          <w:sz w:val="20"/>
          <w:szCs w:val="20"/>
        </w:rPr>
        <w:t> </w:t>
      </w:r>
    </w:p>
    <w:p w14:paraId="121ADFF7" w14:textId="137910A8" w:rsidR="00E44E55" w:rsidRDefault="00E44E55">
      <w:pPr>
        <w:autoSpaceDE w:val="0"/>
        <w:divId w:val="2074503460"/>
        <w:rPr>
          <w:rFonts w:ascii="Times New Roman" w:hAnsi="Times New Roman" w:cs="Times New Roman"/>
          <w:sz w:val="20"/>
          <w:szCs w:val="20"/>
        </w:rPr>
      </w:pPr>
      <w:r>
        <w:rPr>
          <w:rFonts w:ascii="Times New Roman" w:hAnsi="Times New Roman" w:cs="Times New Roman"/>
          <w:sz w:val="20"/>
          <w:szCs w:val="20"/>
        </w:rPr>
        <w:t>The relevant regulations in the Subsection</w:t>
      </w:r>
      <w:r w:rsidR="0047013F">
        <w:rPr>
          <w:rFonts w:ascii="Times New Roman" w:hAnsi="Times New Roman" w:cs="Times New Roman"/>
          <w:sz w:val="20"/>
          <w:szCs w:val="20"/>
        </w:rPr>
        <w:t xml:space="preserve"> “</w:t>
      </w:r>
      <w:r>
        <w:rPr>
          <w:rFonts w:ascii="Times New Roman" w:hAnsi="Times New Roman" w:cs="Times New Roman"/>
          <w:sz w:val="20"/>
          <w:szCs w:val="20"/>
        </w:rPr>
        <w:t>Choice of Law and Forum” will be replaced in relation to the choice of law and forum regulations as follows: Any dispute arising in connection with the interpretation or the execution of this agreement shall be brought before the commercial court of Zurich/Switzerland (</w:t>
      </w:r>
      <w:proofErr w:type="spellStart"/>
      <w:r>
        <w:rPr>
          <w:rFonts w:ascii="Times New Roman" w:hAnsi="Times New Roman" w:cs="Times New Roman"/>
          <w:sz w:val="20"/>
          <w:szCs w:val="20"/>
        </w:rPr>
        <w:t>Handelsgericht</w:t>
      </w:r>
      <w:proofErr w:type="spellEnd"/>
      <w:r>
        <w:rPr>
          <w:rFonts w:ascii="Times New Roman" w:hAnsi="Times New Roman" w:cs="Times New Roman"/>
          <w:sz w:val="20"/>
          <w:szCs w:val="20"/>
        </w:rPr>
        <w:t xml:space="preserve"> Zurich). </w:t>
      </w:r>
    </w:p>
    <w:p w14:paraId="2C0EC4EC" w14:textId="77777777" w:rsidR="00E44E55" w:rsidRDefault="00E44E55">
      <w:pPr>
        <w:autoSpaceDE w:val="0"/>
        <w:rPr>
          <w:rFonts w:ascii="Times New Roman" w:hAnsi="Times New Roman" w:cs="Times New Roman"/>
          <w:sz w:val="20"/>
          <w:szCs w:val="20"/>
        </w:rPr>
      </w:pPr>
    </w:p>
    <w:p w14:paraId="4DA5626E" w14:textId="77777777" w:rsidR="00E44E55" w:rsidRDefault="00E44E55">
      <w:pPr>
        <w:pStyle w:val="Ttulo11"/>
        <w:numPr>
          <w:ilvl w:val="0"/>
          <w:numId w:val="1"/>
        </w:numPr>
        <w:tabs>
          <w:tab w:val="left" w:pos="360"/>
          <w:tab w:val="left" w:pos="432"/>
        </w:tabs>
        <w:divId w:val="2074503461"/>
        <w:rPr>
          <w:rFonts w:ascii="Times New Roman" w:hAnsi="Times New Roman" w:cs="Times New Roman"/>
          <w:sz w:val="20"/>
          <w:szCs w:val="20"/>
        </w:rPr>
      </w:pPr>
      <w:r>
        <w:rPr>
          <w:rFonts w:ascii="Times New Roman" w:hAnsi="Times New Roman" w:cs="Times New Roman"/>
          <w:b/>
          <w:bCs/>
          <w:sz w:val="20"/>
          <w:szCs w:val="20"/>
        </w:rPr>
        <w:t xml:space="preserve">Data Privacy: </w:t>
      </w:r>
    </w:p>
    <w:p w14:paraId="5CBE07DA" w14:textId="6FB25217" w:rsidR="00E44E55" w:rsidRDefault="00E44E55">
      <w:pPr>
        <w:autoSpaceDE w:val="0"/>
        <w:divId w:val="2074503462"/>
        <w:rPr>
          <w:rFonts w:ascii="Times New Roman" w:hAnsi="Times New Roman" w:cs="Times New Roman"/>
          <w:sz w:val="20"/>
          <w:szCs w:val="20"/>
          <w:rPrChange w:id="3" w:author="Sheryl Nudds" w:date="2018-05-31T17:15:00Z">
            <w:rPr/>
          </w:rPrChange>
        </w:rPr>
      </w:pPr>
      <w:r w:rsidRPr="4EA8D3F8">
        <w:rPr>
          <w:rFonts w:ascii="Times New Roman" w:hAnsi="Times New Roman" w:cs="Times New Roman"/>
          <w:sz w:val="20"/>
          <w:szCs w:val="20"/>
        </w:rPr>
        <w:t xml:space="preserve">In addition to the parties obligations under Subsection </w:t>
      </w:r>
      <w:ins w:id="4" w:author="Sheryl Nudds" w:date="2018-05-31T14:00:00Z">
        <w:r w:rsidR="00AB1B8F">
          <w:rPr>
            <w:rFonts w:ascii="Times New Roman" w:hAnsi="Times New Roman" w:cs="Times New Roman"/>
            <w:sz w:val="20"/>
            <w:szCs w:val="20"/>
          </w:rPr>
          <w:t>entitled “Exchange of Information”</w:t>
        </w:r>
      </w:ins>
      <w:del w:id="5" w:author="Sheryl Nudds" w:date="2018-05-31T14:00:00Z">
        <w:r w:rsidRPr="4EA8D3F8" w:rsidDel="00AB1B8F">
          <w:rPr>
            <w:rFonts w:ascii="Times New Roman" w:hAnsi="Times New Roman" w:cs="Times New Roman"/>
            <w:sz w:val="20"/>
            <w:szCs w:val="20"/>
          </w:rPr>
          <w:delText>1</w:delText>
        </w:r>
      </w:del>
      <w:del w:id="6" w:author="Sheryl Nudds" w:date="2018-05-31T17:15:00Z">
        <w:r w:rsidDel="4EA8D3F8">
          <w:rPr>
            <w:rFonts w:ascii="Times New Roman" w:hAnsi="Times New Roman" w:cs="Times New Roman"/>
            <w:sz w:val="20"/>
            <w:szCs w:val="20"/>
          </w:rPr>
          <w:delText>4</w:delText>
        </w:r>
      </w:del>
      <w:del w:id="7" w:author="Sheryl Nudds" w:date="2018-05-31T14:00:00Z">
        <w:r w:rsidRPr="4EA8D3F8" w:rsidDel="00AB1B8F">
          <w:rPr>
            <w:rFonts w:ascii="Times New Roman" w:hAnsi="Times New Roman" w:cs="Times New Roman"/>
            <w:sz w:val="20"/>
            <w:szCs w:val="20"/>
          </w:rPr>
          <w:delText>.6</w:delText>
        </w:r>
      </w:del>
      <w:r w:rsidRPr="4EA8D3F8">
        <w:rPr>
          <w:rFonts w:ascii="Times New Roman" w:hAnsi="Times New Roman" w:cs="Times New Roman"/>
          <w:sz w:val="20"/>
          <w:szCs w:val="20"/>
        </w:rPr>
        <w:t xml:space="preserve"> of the referenced Base Agreement or any disclosure/nondisclosure agreements, where under this PA Buyer discloses information relating to an identified or identifiable individual, partnership, corporation or other entity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(i)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Buyer’s instructions. Buyer generally instructs Supplier to process Personal Data to the extent necessary to perform this PA. Supplier will promptly assist Buyer in responding to requests to 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unless that transfer is unavoidable </w:t>
      </w:r>
      <w:proofErr w:type="gramStart"/>
      <w:r w:rsidRPr="4EA8D3F8">
        <w:rPr>
          <w:rFonts w:ascii="Times New Roman" w:hAnsi="Times New Roman" w:cs="Times New Roman"/>
          <w:sz w:val="20"/>
          <w:szCs w:val="20"/>
        </w:rPr>
        <w:t>in order for</w:t>
      </w:r>
      <w:proofErr w:type="gramEnd"/>
      <w:r w:rsidRPr="4EA8D3F8">
        <w:rPr>
          <w:rFonts w:ascii="Times New Roman" w:hAnsi="Times New Roman" w:cs="Times New Roman"/>
          <w:sz w:val="20"/>
          <w:szCs w:val="20"/>
        </w:rPr>
        <w:t xml:space="preserve"> Supplier to perform its obligations under this PA, or where Buyer consents to the transfer in writing. Buyer may, upon reasonable notice, audit and verify Supplier’s compliance with the provisions of this Section. On termination of this PA Supplier shall, at Buyer’s request, promptly return or erase all Personal Data stored in its internal systems. Notwithstanding the parties obligations under </w:t>
      </w:r>
      <w:r w:rsidRPr="4EA8D3F8">
        <w:rPr>
          <w:rFonts w:ascii="Times New Roman" w:hAnsi="Times New Roman" w:cs="Times New Roman"/>
          <w:sz w:val="20"/>
          <w:szCs w:val="20"/>
        </w:rPr>
        <w:lastRenderedPageBreak/>
        <w:t>Subsection</w:t>
      </w:r>
      <w:ins w:id="8" w:author="Sheryl Nudds" w:date="2018-05-31T14:01:00Z">
        <w:r w:rsidR="00AB1B8F">
          <w:rPr>
            <w:rFonts w:ascii="Times New Roman" w:hAnsi="Times New Roman" w:cs="Times New Roman"/>
            <w:sz w:val="20"/>
            <w:szCs w:val="20"/>
          </w:rPr>
          <w:t xml:space="preserve"> entitle</w:t>
        </w:r>
      </w:ins>
      <w:ins w:id="9" w:author="Sheryl Nudds" w:date="2018-05-31T14:04:00Z">
        <w:r w:rsidR="00AB1B8F">
          <w:rPr>
            <w:rFonts w:ascii="Times New Roman" w:hAnsi="Times New Roman" w:cs="Times New Roman"/>
            <w:sz w:val="20"/>
            <w:szCs w:val="20"/>
          </w:rPr>
          <w:t>d</w:t>
        </w:r>
      </w:ins>
      <w:ins w:id="10" w:author="Sheryl Nudds" w:date="2018-05-31T14:01:00Z">
        <w:r w:rsidR="00AB1B8F">
          <w:rPr>
            <w:rFonts w:ascii="Times New Roman" w:hAnsi="Times New Roman" w:cs="Times New Roman"/>
            <w:sz w:val="20"/>
            <w:szCs w:val="20"/>
          </w:rPr>
          <w:t xml:space="preserve"> “Exchange of Information”</w:t>
        </w:r>
      </w:ins>
      <w:r w:rsidRPr="4EA8D3F8">
        <w:rPr>
          <w:rFonts w:ascii="Times New Roman" w:hAnsi="Times New Roman" w:cs="Times New Roman"/>
          <w:sz w:val="20"/>
          <w:szCs w:val="20"/>
        </w:rPr>
        <w:t xml:space="preserve"> </w:t>
      </w:r>
      <w:del w:id="11" w:author="Sheryl Nudds" w:date="2018-05-31T13:55:00Z">
        <w:r w:rsidRPr="4EA8D3F8" w:rsidDel="0047013F">
          <w:rPr>
            <w:rFonts w:ascii="Times New Roman" w:hAnsi="Times New Roman" w:cs="Times New Roman"/>
            <w:sz w:val="20"/>
            <w:szCs w:val="20"/>
          </w:rPr>
          <w:delText>14</w:delText>
        </w:r>
      </w:del>
      <w:del w:id="12" w:author="Sheryl Nudds" w:date="2018-05-31T14:01:00Z">
        <w:r w:rsidRPr="4EA8D3F8" w:rsidDel="00AB1B8F">
          <w:rPr>
            <w:rFonts w:ascii="Times New Roman" w:hAnsi="Times New Roman" w:cs="Times New Roman"/>
            <w:sz w:val="20"/>
            <w:szCs w:val="20"/>
          </w:rPr>
          <w:delText>.6</w:delText>
        </w:r>
      </w:del>
      <w:r w:rsidRPr="4EA8D3F8">
        <w:rPr>
          <w:rFonts w:ascii="Times New Roman" w:hAnsi="Times New Roman" w:cs="Times New Roman"/>
          <w:sz w:val="20"/>
          <w:szCs w:val="20"/>
        </w:rPr>
        <w:t xml:space="preserve"> of the Base Agreement or any disclosure agreements, for any business personal information (for example address, contact person etc.) relating to Supplier Personnel or legal entities that Supplier provides to Buyer, Supplier has obtained the agreement of the Supplier Personnel or the respective legal entity to release the information to Buyer to allow Buyer to use such information in connection with this Agreement. Such processing may include transferring Supplier data to other Buyer affiliates and to certain third parties, such as subcontractors, worldwide and/or its storage in a centralized database.</w:t>
      </w:r>
    </w:p>
    <w:p w14:paraId="014013A3" w14:textId="79D2CCD3" w:rsidR="00E44E55" w:rsidRDefault="00E44E55">
      <w:pPr>
        <w:autoSpaceDE w:val="0"/>
        <w:rPr>
          <w:rFonts w:ascii="Times New Roman" w:hAnsi="Times New Roman" w:cs="Times New Roman"/>
          <w:b/>
          <w:bCs/>
          <w:sz w:val="20"/>
          <w:szCs w:val="20"/>
        </w:rPr>
      </w:pPr>
      <w:bookmarkStart w:id="13" w:name="_GoBack"/>
      <w:bookmarkEnd w:id="13"/>
      <w:del w:id="14" w:author="Sheryl Nudds" w:date="2018-05-31T14:01:00Z">
        <w:r w:rsidDel="00AB1B8F">
          <w:rPr>
            <w:rFonts w:ascii="Times New Roman" w:hAnsi="Times New Roman" w:cs="Times New Roman"/>
            <w:sz w:val="20"/>
            <w:szCs w:val="20"/>
          </w:rPr>
          <w:delText>  </w:delText>
        </w:r>
      </w:del>
    </w:p>
    <w:p w14:paraId="123DF4BD" w14:textId="77777777" w:rsidR="00E44E55" w:rsidRDefault="00E44E55">
      <w:pPr>
        <w:pStyle w:val="Ttulo11"/>
        <w:numPr>
          <w:ilvl w:val="0"/>
          <w:numId w:val="1"/>
        </w:numPr>
        <w:tabs>
          <w:tab w:val="left" w:pos="360"/>
          <w:tab w:val="left" w:pos="432"/>
        </w:tabs>
        <w:ind w:right="6"/>
        <w:divId w:val="2074503463"/>
        <w:rPr>
          <w:rFonts w:ascii="Times New Roman" w:hAnsi="Times New Roman" w:cs="Times New Roman"/>
          <w:sz w:val="20"/>
          <w:szCs w:val="20"/>
        </w:rPr>
      </w:pPr>
      <w:r>
        <w:rPr>
          <w:rFonts w:ascii="Times New Roman" w:hAnsi="Times New Roman" w:cs="Times New Roman"/>
          <w:b/>
          <w:bCs/>
          <w:sz w:val="20"/>
          <w:szCs w:val="20"/>
        </w:rPr>
        <w:t xml:space="preserve">Provisions of the federal acts (Switzerland) </w:t>
      </w:r>
    </w:p>
    <w:p w14:paraId="6DE2A3B1" w14:textId="1092AA97" w:rsidR="00E44E55" w:rsidRDefault="00E44E55">
      <w:pPr>
        <w:autoSpaceDE w:val="0"/>
        <w:ind w:right="6"/>
        <w:divId w:val="2074503464"/>
        <w:rPr>
          <w:rFonts w:ascii="Times New Roman" w:hAnsi="Times New Roman" w:cs="Times New Roman"/>
          <w:sz w:val="20"/>
          <w:szCs w:val="20"/>
        </w:rPr>
      </w:pPr>
      <w:r>
        <w:rPr>
          <w:rFonts w:ascii="Times New Roman" w:hAnsi="Times New Roman" w:cs="Times New Roman"/>
          <w:sz w:val="20"/>
          <w:szCs w:val="20"/>
        </w:rPr>
        <w:t xml:space="preserve">The Vendor agrees to comply with the provisions of the Swiss Law on conditions of work and minimum salary and accompanying measures for employees sent to Switzerland. </w:t>
      </w:r>
      <w:proofErr w:type="gramStart"/>
      <w:r>
        <w:rPr>
          <w:rFonts w:ascii="Times New Roman" w:hAnsi="Times New Roman" w:cs="Times New Roman"/>
          <w:sz w:val="20"/>
          <w:szCs w:val="20"/>
        </w:rPr>
        <w:t>In particular</w:t>
      </w:r>
      <w:r w:rsidR="00AB1B8F">
        <w:rPr>
          <w:rFonts w:ascii="Times New Roman" w:hAnsi="Times New Roman" w:cs="Times New Roman"/>
          <w:sz w:val="20"/>
          <w:szCs w:val="20"/>
        </w:rPr>
        <w:t>,</w:t>
      </w:r>
      <w:r>
        <w:rPr>
          <w:rFonts w:ascii="Times New Roman" w:hAnsi="Times New Roman" w:cs="Times New Roman"/>
          <w:sz w:val="20"/>
          <w:szCs w:val="20"/>
        </w:rPr>
        <w:t xml:space="preserve"> the</w:t>
      </w:r>
      <w:proofErr w:type="gramEnd"/>
      <w:r>
        <w:rPr>
          <w:rFonts w:ascii="Times New Roman" w:hAnsi="Times New Roman" w:cs="Times New Roman"/>
          <w:sz w:val="20"/>
          <w:szCs w:val="20"/>
        </w:rPr>
        <w:t xml:space="preserve"> Vendor shall comply with the Federal Act relating to Employees sent to Switzerland, 823.20, of October 8, 1999 and its updates. In addition, the Vendor shall comply with the relevant provisions </w:t>
      </w:r>
      <w:proofErr w:type="gramStart"/>
      <w:r>
        <w:rPr>
          <w:rFonts w:ascii="Times New Roman" w:hAnsi="Times New Roman" w:cs="Times New Roman"/>
          <w:sz w:val="20"/>
          <w:szCs w:val="20"/>
        </w:rPr>
        <w:t>with regard to</w:t>
      </w:r>
      <w:proofErr w:type="gramEnd"/>
      <w:r>
        <w:rPr>
          <w:rFonts w:ascii="Times New Roman" w:hAnsi="Times New Roman" w:cs="Times New Roman"/>
          <w:sz w:val="20"/>
          <w:szCs w:val="20"/>
        </w:rPr>
        <w:t xml:space="preserve"> industrial safety regulations and conditions of work to be observed in relation to its employees at the place of performance with regard to any services that are to be provided in Switzerland. The Vendor shall guarantee equal treatment of women and men </w:t>
      </w:r>
      <w:proofErr w:type="gramStart"/>
      <w:r>
        <w:rPr>
          <w:rFonts w:ascii="Times New Roman" w:hAnsi="Times New Roman" w:cs="Times New Roman"/>
          <w:sz w:val="20"/>
          <w:szCs w:val="20"/>
        </w:rPr>
        <w:t>with regard to</w:t>
      </w:r>
      <w:proofErr w:type="gramEnd"/>
      <w:r>
        <w:rPr>
          <w:rFonts w:ascii="Times New Roman" w:hAnsi="Times New Roman" w:cs="Times New Roman"/>
          <w:sz w:val="20"/>
          <w:szCs w:val="20"/>
        </w:rPr>
        <w:t xml:space="preserve"> equal pay. The conditions of work shall be subject either to collective employment contracts or to standard employment contracts, or, if such contracts do not exist, then the actual local and customary conditions of work shall apply. The Vendor shall ensure that any sub-suppliers or subcontractors are obliged to comply with the above principles by contract.</w:t>
      </w:r>
    </w:p>
    <w:p w14:paraId="2AAEA903" w14:textId="77777777" w:rsidR="00E44E55" w:rsidRDefault="00E44E55">
      <w:pPr>
        <w:autoSpaceDE w:val="0"/>
        <w:ind w:right="6"/>
        <w:rPr>
          <w:rFonts w:ascii="Times New Roman" w:hAnsi="Times New Roman" w:cs="Times New Roman"/>
          <w:sz w:val="20"/>
          <w:szCs w:val="20"/>
        </w:rPr>
      </w:pPr>
    </w:p>
    <w:p w14:paraId="0996A2F2" w14:textId="77777777" w:rsidR="00E44E55" w:rsidRDefault="00E44E55">
      <w:pPr>
        <w:pStyle w:val="Ttulo11"/>
        <w:numPr>
          <w:ilvl w:val="0"/>
          <w:numId w:val="1"/>
        </w:numPr>
        <w:tabs>
          <w:tab w:val="left" w:pos="360"/>
          <w:tab w:val="left" w:pos="432"/>
        </w:tabs>
        <w:divId w:val="2074503465"/>
        <w:rPr>
          <w:rFonts w:ascii="Times New Roman" w:hAnsi="Times New Roman" w:cs="Times New Roman"/>
          <w:sz w:val="20"/>
          <w:szCs w:val="20"/>
        </w:rPr>
      </w:pPr>
      <w:r>
        <w:rPr>
          <w:rFonts w:ascii="Times New Roman" w:hAnsi="Times New Roman" w:cs="Times New Roman"/>
          <w:b/>
          <w:bCs/>
          <w:sz w:val="20"/>
          <w:szCs w:val="20"/>
        </w:rPr>
        <w:t>Survival</w:t>
      </w:r>
    </w:p>
    <w:p w14:paraId="72F5E2FF" w14:textId="77777777" w:rsidR="00E44E55" w:rsidRDefault="00E44E55">
      <w:pPr>
        <w:autoSpaceDE w:val="0"/>
        <w:divId w:val="2074503466"/>
        <w:rPr>
          <w:rFonts w:ascii="Times New Roman" w:hAnsi="Times New Roman" w:cs="Times New Roman"/>
          <w:sz w:val="20"/>
          <w:szCs w:val="20"/>
        </w:rPr>
      </w:pPr>
      <w:r>
        <w:rPr>
          <w:rFonts w:ascii="Times New Roman" w:hAnsi="Times New Roman" w:cs="Times New Roman"/>
          <w:sz w:val="20"/>
          <w:szCs w:val="20"/>
        </w:rPr>
        <w:t>In the event the Base Agreement is terminated, the terms and conditions of the Base Agreement incorporated by reference herein shall survive such termination and remain in effect for purposes of this PA only.</w:t>
      </w:r>
    </w:p>
    <w:p w14:paraId="5E123C9B" w14:textId="77777777" w:rsidR="00E44E55" w:rsidRDefault="00E44E55">
      <w:pPr>
        <w:autoSpaceDE w:val="0"/>
        <w:rPr>
          <w:rFonts w:ascii="Times New Roman" w:hAnsi="Times New Roman" w:cs="Times New Roman"/>
          <w:sz w:val="20"/>
          <w:szCs w:val="20"/>
        </w:rPr>
      </w:pPr>
    </w:p>
    <w:p w14:paraId="7CABFCC4" w14:textId="77777777" w:rsidR="00E44E55" w:rsidRDefault="00E44E55">
      <w:pPr>
        <w:autoSpaceDE w:val="0"/>
        <w:rPr>
          <w:rFonts w:ascii="Times New Roman" w:hAnsi="Times New Roman" w:cs="Times New Roman"/>
          <w:sz w:val="20"/>
          <w:szCs w:val="20"/>
        </w:rPr>
      </w:pPr>
    </w:p>
    <w:p w14:paraId="6D0CF212" w14:textId="77777777" w:rsidR="00E44E55" w:rsidRDefault="00E44E55">
      <w:pPr>
        <w:keepLines/>
        <w:autoSpaceDE w:val="0"/>
        <w:ind w:left="432" w:right="432"/>
        <w:rPr>
          <w:rFonts w:ascii="Times New Roman" w:hAnsi="Times New Roman" w:cs="Times New Roman"/>
        </w:rPr>
      </w:pPr>
    </w:p>
    <w:p w14:paraId="24AF9AF2" w14:textId="77777777" w:rsidR="00E44E55" w:rsidRDefault="00E44E55">
      <w:pPr>
        <w:keepLines/>
        <w:autoSpaceDE w:val="0"/>
        <w:ind w:left="432" w:right="432"/>
        <w:rPr>
          <w:rFonts w:ascii="Times New Roman" w:hAnsi="Times New Roman" w:cs="Times New Roman"/>
        </w:rPr>
      </w:pPr>
    </w:p>
    <w:p w14:paraId="7FD7F9DF" w14:textId="77777777" w:rsidR="00E44E55" w:rsidRDefault="00E44E55">
      <w:pPr>
        <w:keepLines/>
        <w:autoSpaceDE w:val="0"/>
        <w:ind w:left="432" w:right="432"/>
        <w:rPr>
          <w:rFonts w:ascii="Times New Roman" w:hAnsi="Times New Roman" w:cs="Times New Roman"/>
        </w:rPr>
      </w:pPr>
    </w:p>
    <w:p w14:paraId="1B99D68D" w14:textId="77777777" w:rsidR="00E44E55" w:rsidRDefault="00E44E55">
      <w:pPr>
        <w:keepLines/>
        <w:autoSpaceDE w:val="0"/>
        <w:ind w:left="432" w:right="432"/>
        <w:rPr>
          <w:rFonts w:ascii="Times New Roman" w:hAnsi="Times New Roman" w:cs="Times New Roman"/>
        </w:rPr>
      </w:pPr>
    </w:p>
    <w:tbl>
      <w:tblPr>
        <w:tblW w:w="0" w:type="auto"/>
        <w:tblInd w:w="540" w:type="dxa"/>
        <w:tblLayout w:type="fixed"/>
        <w:tblLook w:val="0000" w:firstRow="0" w:lastRow="0" w:firstColumn="0" w:lastColumn="0" w:noHBand="0" w:noVBand="0"/>
      </w:tblPr>
      <w:tblGrid>
        <w:gridCol w:w="4641"/>
        <w:gridCol w:w="475"/>
        <w:gridCol w:w="4640"/>
      </w:tblGrid>
      <w:tr w:rsidR="00E44E55" w14:paraId="0C1C5626" w14:textId="77777777" w:rsidTr="00B25AD9">
        <w:trPr>
          <w:trHeight w:val="502"/>
        </w:trPr>
        <w:tc>
          <w:tcPr>
            <w:tcW w:w="4641" w:type="dxa"/>
            <w:shd w:val="clear" w:color="auto" w:fill="auto"/>
          </w:tcPr>
          <w:p w14:paraId="77C8A07B" w14:textId="77777777" w:rsidR="00E44E55" w:rsidRDefault="00E44E55">
            <w:pPr>
              <w:keepNext/>
              <w:keepLines/>
              <w:autoSpaceDE w:val="0"/>
              <w:rPr>
                <w:rFonts w:ascii="Times New Roman" w:hAnsi="Times New Roman" w:cs="Times New Roman"/>
                <w:b/>
                <w:bCs/>
                <w:sz w:val="20"/>
                <w:szCs w:val="20"/>
              </w:rPr>
            </w:pPr>
            <w:r>
              <w:rPr>
                <w:rFonts w:ascii="Times New Roman" w:hAnsi="Times New Roman" w:cs="Times New Roman"/>
                <w:b/>
                <w:bCs/>
                <w:sz w:val="20"/>
                <w:szCs w:val="20"/>
              </w:rPr>
              <w:t>ACCEPTED AND AGREED TO:</w:t>
            </w:r>
          </w:p>
        </w:tc>
        <w:tc>
          <w:tcPr>
            <w:tcW w:w="475" w:type="dxa"/>
            <w:shd w:val="clear" w:color="auto" w:fill="auto"/>
          </w:tcPr>
          <w:p w14:paraId="66C196E7" w14:textId="77777777" w:rsidR="00E44E55" w:rsidRDefault="00E44E55">
            <w:pPr>
              <w:keepNext/>
              <w:keepLines/>
              <w:autoSpaceDE w:val="0"/>
              <w:rPr>
                <w:rFonts w:ascii="Times New Roman" w:hAnsi="Times New Roman" w:cs="Times New Roman"/>
                <w:b/>
                <w:bCs/>
                <w:sz w:val="20"/>
                <w:szCs w:val="20"/>
              </w:rPr>
            </w:pPr>
            <w:r>
              <w:rPr>
                <w:rFonts w:ascii="Times New Roman" w:hAnsi="Times New Roman" w:cs="Times New Roman"/>
                <w:b/>
                <w:bCs/>
                <w:sz w:val="20"/>
                <w:szCs w:val="20"/>
              </w:rPr>
              <w:t> </w:t>
            </w:r>
          </w:p>
        </w:tc>
        <w:tc>
          <w:tcPr>
            <w:tcW w:w="4640" w:type="dxa"/>
            <w:shd w:val="clear" w:color="auto" w:fill="auto"/>
          </w:tcPr>
          <w:p w14:paraId="2BC6FE73" w14:textId="77777777" w:rsidR="00E44E55" w:rsidRDefault="00E44E55">
            <w:pPr>
              <w:keepNext/>
              <w:keepLines/>
              <w:autoSpaceDE w:val="0"/>
              <w:spacing w:after="200" w:line="276" w:lineRule="auto"/>
            </w:pPr>
            <w:r>
              <w:rPr>
                <w:rFonts w:ascii="Times New Roman" w:hAnsi="Times New Roman" w:cs="Times New Roman"/>
                <w:b/>
                <w:bCs/>
                <w:sz w:val="20"/>
                <w:szCs w:val="20"/>
              </w:rPr>
              <w:t>ACCEPTED AND AGREED TO:</w:t>
            </w:r>
          </w:p>
        </w:tc>
      </w:tr>
      <w:tr w:rsidR="00E44E55" w14:paraId="1B3A42C2" w14:textId="77777777">
        <w:tc>
          <w:tcPr>
            <w:tcW w:w="4641" w:type="dxa"/>
            <w:shd w:val="clear" w:color="auto" w:fill="auto"/>
          </w:tcPr>
          <w:p w14:paraId="3621B783" w14:textId="77777777" w:rsidR="00E44E55" w:rsidRDefault="00B25AD9">
            <w:pPr>
              <w:keepNext/>
              <w:keepLines/>
              <w:autoSpaceDE w:val="0"/>
              <w:rPr>
                <w:rFonts w:ascii="Times New Roman" w:hAnsi="Times New Roman" w:cs="Times New Roman"/>
                <w:sz w:val="20"/>
                <w:szCs w:val="20"/>
              </w:rPr>
            </w:pPr>
            <w:r w:rsidRPr="00B25AD9">
              <w:rPr>
                <w:rFonts w:ascii="Times New Roman" w:hAnsi="Times New Roman" w:cs="Times New Roman"/>
                <w:b/>
                <w:bCs/>
                <w:sz w:val="20"/>
                <w:szCs w:val="20"/>
                <w:lang w:val="es-ES"/>
              </w:rPr>
              <w:fldChar w:fldCharType="begin"/>
            </w:r>
            <w:r w:rsidRPr="00B25AD9">
              <w:rPr>
                <w:rFonts w:ascii="Times New Roman" w:hAnsi="Times New Roman" w:cs="Times New Roman"/>
                <w:b/>
                <w:bCs/>
                <w:sz w:val="20"/>
                <w:szCs w:val="20"/>
                <w:lang w:val="es-ES"/>
              </w:rPr>
              <w:instrText xml:space="preserve"> DOCPROPERTY cacus_IBMLegalCompanyName \* MERGEFORMAT </w:instrText>
            </w:r>
            <w:r w:rsidRPr="00B25AD9">
              <w:rPr>
                <w:rFonts w:ascii="Times New Roman" w:hAnsi="Times New Roman" w:cs="Times New Roman"/>
                <w:b/>
                <w:bCs/>
                <w:sz w:val="20"/>
                <w:szCs w:val="20"/>
                <w:lang w:val="es-ES"/>
              </w:rPr>
              <w:fldChar w:fldCharType="separate"/>
            </w:r>
            <w:r>
              <w:rPr>
                <w:rFonts w:ascii="Times New Roman" w:hAnsi="Times New Roman" w:cs="Times New Roman"/>
                <w:b/>
                <w:bCs/>
                <w:sz w:val="20"/>
                <w:szCs w:val="20"/>
                <w:lang w:val="es-ES"/>
              </w:rPr>
              <w:t xml:space="preserve"> </w:t>
            </w:r>
            <w:r w:rsidRPr="00B25AD9">
              <w:rPr>
                <w:rFonts w:ascii="Times New Roman" w:hAnsi="Times New Roman" w:cs="Times New Roman"/>
                <w:b/>
                <w:bCs/>
                <w:sz w:val="20"/>
                <w:szCs w:val="20"/>
              </w:rPr>
              <w:fldChar w:fldCharType="end"/>
            </w:r>
            <w:r w:rsidR="00E44E55">
              <w:rPr>
                <w:rFonts w:ascii="Times New Roman" w:hAnsi="Times New Roman" w:cs="Times New Roman"/>
                <w:sz w:val="20"/>
                <w:szCs w:val="20"/>
              </w:rPr>
              <w:t>  </w:t>
            </w:r>
          </w:p>
        </w:tc>
        <w:tc>
          <w:tcPr>
            <w:tcW w:w="475" w:type="dxa"/>
            <w:shd w:val="clear" w:color="auto" w:fill="auto"/>
          </w:tcPr>
          <w:p w14:paraId="4689EFE9" w14:textId="77777777" w:rsidR="00E44E55" w:rsidRDefault="00E44E55">
            <w:pPr>
              <w:keepNext/>
              <w:keepLines/>
              <w:autoSpaceDE w:val="0"/>
              <w:rPr>
                <w:rFonts w:ascii="Times New Roman" w:hAnsi="Times New Roman" w:cs="Times New Roman"/>
                <w:b/>
                <w:bCs/>
                <w:sz w:val="20"/>
                <w:szCs w:val="20"/>
              </w:rPr>
            </w:pPr>
            <w:r>
              <w:rPr>
                <w:rFonts w:ascii="Times New Roman" w:hAnsi="Times New Roman" w:cs="Times New Roman"/>
                <w:sz w:val="20"/>
                <w:szCs w:val="20"/>
              </w:rPr>
              <w:t> </w:t>
            </w:r>
          </w:p>
        </w:tc>
        <w:tc>
          <w:tcPr>
            <w:tcW w:w="4640" w:type="dxa"/>
            <w:shd w:val="clear" w:color="auto" w:fill="auto"/>
          </w:tcPr>
          <w:p w14:paraId="34C596E3" w14:textId="77777777" w:rsidR="00E44E55" w:rsidRDefault="00B25AD9">
            <w:pPr>
              <w:keepNext/>
              <w:keepLines/>
              <w:autoSpaceDE w:val="0"/>
              <w:spacing w:after="200" w:line="276" w:lineRule="auto"/>
            </w:pPr>
            <w:r w:rsidRPr="00B25AD9">
              <w:rPr>
                <w:rFonts w:ascii="Times New Roman" w:hAnsi="Times New Roman" w:cs="Times New Roman"/>
                <w:b/>
                <w:bCs/>
                <w:sz w:val="20"/>
                <w:szCs w:val="20"/>
              </w:rPr>
              <w:fldChar w:fldCharType="begin"/>
            </w:r>
            <w:r w:rsidRPr="00B25AD9">
              <w:rPr>
                <w:rFonts w:ascii="Times New Roman" w:hAnsi="Times New Roman" w:cs="Times New Roman"/>
                <w:b/>
                <w:bCs/>
                <w:sz w:val="20"/>
                <w:szCs w:val="20"/>
                <w:lang w:val="es-ES"/>
              </w:rPr>
              <w:instrText xml:space="preserve"> DOCPROPERTY caSupplier  \* MERGEFORMAT </w:instrText>
            </w:r>
            <w:r w:rsidRPr="00B25AD9">
              <w:rPr>
                <w:rFonts w:ascii="Times New Roman" w:hAnsi="Times New Roman" w:cs="Times New Roman"/>
                <w:b/>
                <w:bCs/>
                <w:sz w:val="20"/>
                <w:szCs w:val="20"/>
              </w:rPr>
              <w:fldChar w:fldCharType="separate"/>
            </w:r>
            <w:r>
              <w:rPr>
                <w:rFonts w:ascii="Times New Roman" w:hAnsi="Times New Roman" w:cs="Times New Roman"/>
                <w:b/>
                <w:bCs/>
                <w:sz w:val="20"/>
                <w:szCs w:val="20"/>
                <w:lang w:val="es-ES"/>
              </w:rPr>
              <w:t xml:space="preserve"> </w:t>
            </w:r>
            <w:r w:rsidRPr="00B25AD9">
              <w:rPr>
                <w:rFonts w:ascii="Times New Roman" w:hAnsi="Times New Roman" w:cs="Times New Roman"/>
                <w:b/>
                <w:bCs/>
                <w:sz w:val="20"/>
                <w:szCs w:val="20"/>
              </w:rPr>
              <w:fldChar w:fldCharType="end"/>
            </w:r>
            <w:r w:rsidR="00E44E55">
              <w:rPr>
                <w:rFonts w:ascii="Times New Roman" w:hAnsi="Times New Roman" w:cs="Times New Roman"/>
                <w:sz w:val="20"/>
                <w:szCs w:val="20"/>
              </w:rPr>
              <w:t>  </w:t>
            </w:r>
          </w:p>
        </w:tc>
      </w:tr>
      <w:tr w:rsidR="00E44E55" w14:paraId="69677731" w14:textId="77777777">
        <w:tc>
          <w:tcPr>
            <w:tcW w:w="4641" w:type="dxa"/>
            <w:shd w:val="clear" w:color="auto" w:fill="auto"/>
          </w:tcPr>
          <w:p w14:paraId="251FBA1C" w14:textId="77777777" w:rsidR="00E44E55" w:rsidRDefault="00E44E55">
            <w:pPr>
              <w:keepNext/>
              <w:keepLines/>
              <w:autoSpaceDE w:val="0"/>
              <w:rPr>
                <w:rFonts w:ascii="Times New Roman" w:hAnsi="Times New Roman" w:cs="Times New Roman"/>
                <w:sz w:val="8"/>
                <w:szCs w:val="8"/>
                <w:u w:val="single"/>
              </w:rPr>
            </w:pPr>
            <w:r>
              <w:rPr>
                <w:rFonts w:ascii="Times New Roman" w:hAnsi="Times New Roman" w:cs="Times New Roman"/>
                <w:sz w:val="20"/>
                <w:szCs w:val="20"/>
              </w:rPr>
              <w:t>By:</w:t>
            </w:r>
          </w:p>
          <w:p w14:paraId="4D338F66"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14:paraId="4E1123FB"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14:paraId="029E2B8E" w14:textId="77777777" w:rsidR="00E44E55" w:rsidRDefault="00E44E55">
            <w:pPr>
              <w:keepNext/>
              <w:keepLines/>
              <w:autoSpaceDE w:val="0"/>
              <w:rPr>
                <w:rFonts w:ascii="Times New Roman" w:hAnsi="Times New Roman" w:cs="Times New Roman"/>
                <w:sz w:val="8"/>
                <w:szCs w:val="8"/>
                <w:u w:val="single"/>
              </w:rPr>
            </w:pPr>
            <w:r>
              <w:rPr>
                <w:rFonts w:ascii="Times New Roman" w:hAnsi="Times New Roman" w:cs="Times New Roman"/>
                <w:sz w:val="20"/>
                <w:szCs w:val="20"/>
              </w:rPr>
              <w:t>By:</w:t>
            </w:r>
          </w:p>
          <w:p w14:paraId="08F9921F" w14:textId="77777777" w:rsidR="00E44E55" w:rsidRDefault="00E44E55">
            <w:pPr>
              <w:keepNext/>
              <w:keepLines/>
              <w:autoSpaceDE w:val="0"/>
              <w:spacing w:after="200" w:line="276" w:lineRule="auto"/>
            </w:pPr>
            <w:r>
              <w:rPr>
                <w:rFonts w:ascii="Times New Roman" w:hAnsi="Times New Roman" w:cs="Times New Roman"/>
                <w:sz w:val="8"/>
                <w:szCs w:val="8"/>
                <w:u w:val="single"/>
              </w:rPr>
              <w:t xml:space="preserve">                                                                                                                                                                                                                 </w:t>
            </w:r>
          </w:p>
        </w:tc>
      </w:tr>
      <w:tr w:rsidR="00E44E55" w14:paraId="40DBDE40" w14:textId="77777777">
        <w:tc>
          <w:tcPr>
            <w:tcW w:w="4641" w:type="dxa"/>
            <w:shd w:val="clear" w:color="auto" w:fill="auto"/>
          </w:tcPr>
          <w:p w14:paraId="41549205"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20"/>
                <w:szCs w:val="20"/>
              </w:rPr>
              <w:t>Buyer Signature                          Date</w:t>
            </w:r>
          </w:p>
        </w:tc>
        <w:tc>
          <w:tcPr>
            <w:tcW w:w="475" w:type="dxa"/>
            <w:shd w:val="clear" w:color="auto" w:fill="auto"/>
          </w:tcPr>
          <w:p w14:paraId="6472A4B4"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14:paraId="1D2573E5" w14:textId="77777777" w:rsidR="00E44E55" w:rsidRDefault="00E44E55">
            <w:pPr>
              <w:keepNext/>
              <w:keepLines/>
              <w:autoSpaceDE w:val="0"/>
              <w:spacing w:after="200" w:line="276" w:lineRule="auto"/>
            </w:pPr>
            <w:r>
              <w:rPr>
                <w:rFonts w:ascii="Times New Roman" w:hAnsi="Times New Roman" w:cs="Times New Roman"/>
                <w:sz w:val="20"/>
                <w:szCs w:val="20"/>
              </w:rPr>
              <w:t>Supplier Signature                       Date</w:t>
            </w:r>
          </w:p>
        </w:tc>
      </w:tr>
      <w:tr w:rsidR="00E44E55" w14:paraId="66B60240" w14:textId="77777777">
        <w:tc>
          <w:tcPr>
            <w:tcW w:w="4641" w:type="dxa"/>
            <w:shd w:val="clear" w:color="auto" w:fill="auto"/>
          </w:tcPr>
          <w:p w14:paraId="4DEA10B8" w14:textId="77777777" w:rsidR="00E44E55" w:rsidRDefault="00E44E55">
            <w:pPr>
              <w:keepNext/>
              <w:keepLines/>
              <w:autoSpaceDE w:val="0"/>
              <w:rPr>
                <w:rFonts w:ascii="Times New Roman" w:hAnsi="Times New Roman" w:cs="Times New Roman"/>
                <w:sz w:val="8"/>
                <w:szCs w:val="8"/>
                <w:u w:val="single"/>
              </w:rPr>
            </w:pPr>
            <w:r>
              <w:rPr>
                <w:rFonts w:ascii="Times New Roman" w:hAnsi="Times New Roman" w:cs="Times New Roman"/>
                <w:sz w:val="20"/>
                <w:szCs w:val="20"/>
              </w:rPr>
              <w:t> </w:t>
            </w:r>
            <w:r w:rsidR="00B25AD9" w:rsidRPr="00B25AD9">
              <w:rPr>
                <w:rFonts w:ascii="Times New Roman" w:hAnsi="Times New Roman" w:cs="Times New Roman"/>
                <w:sz w:val="20"/>
                <w:szCs w:val="20"/>
              </w:rPr>
              <w:fldChar w:fldCharType="begin"/>
            </w:r>
            <w:r w:rsidR="00B25AD9" w:rsidRPr="00B25AD9">
              <w:rPr>
                <w:rFonts w:ascii="Times New Roman" w:hAnsi="Times New Roman" w:cs="Times New Roman"/>
                <w:sz w:val="20"/>
                <w:szCs w:val="20"/>
              </w:rPr>
              <w:instrText xml:space="preserve"> DOCPROPERTY cacus_ProjectOwnerName \* MERGEFORMAT </w:instrText>
            </w:r>
            <w:r w:rsidR="00B25AD9" w:rsidRPr="00B25AD9">
              <w:rPr>
                <w:rFonts w:ascii="Times New Roman" w:hAnsi="Times New Roman" w:cs="Times New Roman"/>
                <w:sz w:val="20"/>
                <w:szCs w:val="20"/>
              </w:rPr>
              <w:fldChar w:fldCharType="separate"/>
            </w:r>
            <w:r w:rsidR="00B25AD9">
              <w:rPr>
                <w:rFonts w:ascii="Times New Roman" w:hAnsi="Times New Roman" w:cs="Times New Roman"/>
                <w:sz w:val="20"/>
                <w:szCs w:val="20"/>
              </w:rPr>
              <w:t xml:space="preserve"> </w:t>
            </w:r>
            <w:r w:rsidR="00B25AD9" w:rsidRPr="00B25AD9">
              <w:rPr>
                <w:rFonts w:ascii="Times New Roman" w:hAnsi="Times New Roman" w:cs="Times New Roman"/>
                <w:sz w:val="20"/>
                <w:szCs w:val="20"/>
              </w:rPr>
              <w:fldChar w:fldCharType="end"/>
            </w:r>
            <w:r>
              <w:rPr>
                <w:rFonts w:ascii="Times New Roman" w:hAnsi="Times New Roman" w:cs="Times New Roman"/>
                <w:sz w:val="20"/>
                <w:szCs w:val="20"/>
              </w:rPr>
              <w:t> </w:t>
            </w:r>
          </w:p>
          <w:p w14:paraId="27904A06"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14:paraId="65748039"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14:paraId="416805D0" w14:textId="77777777" w:rsidR="00E44E55" w:rsidRDefault="00E44E55">
            <w:pPr>
              <w:keepNext/>
              <w:keepLines/>
              <w:autoSpaceDE w:val="0"/>
              <w:rPr>
                <w:rFonts w:ascii="Times New Roman" w:hAnsi="Times New Roman" w:cs="Times New Roman"/>
                <w:sz w:val="20"/>
                <w:szCs w:val="20"/>
              </w:rPr>
            </w:pPr>
          </w:p>
          <w:p w14:paraId="4EB3E71C" w14:textId="77777777" w:rsidR="00E44E55" w:rsidRDefault="00E44E55">
            <w:pPr>
              <w:keepNext/>
              <w:keepLines/>
              <w:autoSpaceDE w:val="0"/>
              <w:spacing w:after="200" w:line="276" w:lineRule="auto"/>
            </w:pPr>
            <w:r>
              <w:rPr>
                <w:rFonts w:ascii="Times New Roman" w:hAnsi="Times New Roman" w:cs="Times New Roman"/>
                <w:sz w:val="8"/>
                <w:szCs w:val="8"/>
                <w:u w:val="single"/>
              </w:rPr>
              <w:t xml:space="preserve">                                                                                                                                                                                                                 </w:t>
            </w:r>
          </w:p>
        </w:tc>
      </w:tr>
      <w:tr w:rsidR="00E44E55" w14:paraId="3D663E5E" w14:textId="77777777">
        <w:tc>
          <w:tcPr>
            <w:tcW w:w="4641" w:type="dxa"/>
            <w:shd w:val="clear" w:color="auto" w:fill="auto"/>
          </w:tcPr>
          <w:p w14:paraId="6F812C5C"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20"/>
                <w:szCs w:val="20"/>
              </w:rPr>
              <w:t>Printed Name</w:t>
            </w:r>
          </w:p>
        </w:tc>
        <w:tc>
          <w:tcPr>
            <w:tcW w:w="475" w:type="dxa"/>
            <w:shd w:val="clear" w:color="auto" w:fill="auto"/>
          </w:tcPr>
          <w:p w14:paraId="498FC0D4"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14:paraId="2AE56526" w14:textId="77777777" w:rsidR="00E44E55" w:rsidRDefault="00E44E55">
            <w:pPr>
              <w:keepNext/>
              <w:keepLines/>
              <w:autoSpaceDE w:val="0"/>
              <w:spacing w:after="200" w:line="276" w:lineRule="auto"/>
            </w:pPr>
            <w:r>
              <w:rPr>
                <w:rFonts w:ascii="Times New Roman" w:hAnsi="Times New Roman" w:cs="Times New Roman"/>
                <w:sz w:val="20"/>
                <w:szCs w:val="20"/>
              </w:rPr>
              <w:t>Printed Name</w:t>
            </w:r>
          </w:p>
        </w:tc>
      </w:tr>
      <w:tr w:rsidR="00E44E55" w14:paraId="48B107A7" w14:textId="77777777">
        <w:tc>
          <w:tcPr>
            <w:tcW w:w="4641" w:type="dxa"/>
            <w:shd w:val="clear" w:color="auto" w:fill="auto"/>
          </w:tcPr>
          <w:p w14:paraId="167374A4" w14:textId="77777777" w:rsidR="00E44E55" w:rsidRDefault="00E44E55">
            <w:pPr>
              <w:keepNext/>
              <w:keepLines/>
              <w:autoSpaceDE w:val="0"/>
              <w:rPr>
                <w:rFonts w:ascii="Times New Roman" w:hAnsi="Times New Roman" w:cs="Times New Roman"/>
                <w:sz w:val="8"/>
                <w:szCs w:val="8"/>
                <w:u w:val="single"/>
              </w:rPr>
            </w:pPr>
            <w:r>
              <w:rPr>
                <w:rFonts w:ascii="Times New Roman" w:hAnsi="Times New Roman" w:cs="Times New Roman"/>
                <w:sz w:val="20"/>
                <w:szCs w:val="20"/>
              </w:rPr>
              <w:t> {</w:t>
            </w:r>
            <w:proofErr w:type="spellStart"/>
            <w:proofErr w:type="gramStart"/>
            <w:r>
              <w:rPr>
                <w:rFonts w:ascii="Times New Roman" w:hAnsi="Times New Roman" w:cs="Times New Roman"/>
                <w:sz w:val="20"/>
                <w:szCs w:val="20"/>
              </w:rPr>
              <w:t>variable:Buyer</w:t>
            </w:r>
            <w:proofErr w:type="spellEnd"/>
            <w:proofErr w:type="gramEnd"/>
            <w:r>
              <w:rPr>
                <w:rFonts w:ascii="Times New Roman" w:hAnsi="Times New Roman" w:cs="Times New Roman"/>
                <w:sz w:val="20"/>
                <w:szCs w:val="20"/>
              </w:rPr>
              <w:t xml:space="preserve"> (Signatory) Title} - {</w:t>
            </w:r>
            <w:proofErr w:type="spellStart"/>
            <w:r>
              <w:rPr>
                <w:rFonts w:ascii="Times New Roman" w:hAnsi="Times New Roman" w:cs="Times New Roman"/>
                <w:sz w:val="20"/>
                <w:szCs w:val="20"/>
              </w:rPr>
              <w:t>variable:Buyer</w:t>
            </w:r>
            <w:proofErr w:type="spellEnd"/>
            <w:r>
              <w:rPr>
                <w:rFonts w:ascii="Times New Roman" w:hAnsi="Times New Roman" w:cs="Times New Roman"/>
                <w:sz w:val="20"/>
                <w:szCs w:val="20"/>
              </w:rPr>
              <w:t xml:space="preserve"> (Signatory) Organization} </w:t>
            </w:r>
          </w:p>
          <w:p w14:paraId="664E7EE8"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14:paraId="6C67877C"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14:paraId="5AC58DE4" w14:textId="77777777" w:rsidR="00E44E55" w:rsidRDefault="00E44E55">
            <w:pPr>
              <w:keepNext/>
              <w:keepLines/>
              <w:autoSpaceDE w:val="0"/>
              <w:rPr>
                <w:rFonts w:ascii="Times New Roman" w:hAnsi="Times New Roman" w:cs="Times New Roman"/>
                <w:sz w:val="20"/>
                <w:szCs w:val="20"/>
              </w:rPr>
            </w:pPr>
          </w:p>
          <w:p w14:paraId="67E148C1" w14:textId="77777777" w:rsidR="00E44E55" w:rsidRDefault="00E44E55">
            <w:pPr>
              <w:keepNext/>
              <w:keepLines/>
              <w:autoSpaceDE w:val="0"/>
              <w:spacing w:after="200" w:line="276" w:lineRule="auto"/>
            </w:pPr>
            <w:r>
              <w:rPr>
                <w:rFonts w:ascii="Times New Roman" w:hAnsi="Times New Roman" w:cs="Times New Roman"/>
                <w:sz w:val="8"/>
                <w:szCs w:val="8"/>
                <w:u w:val="single"/>
              </w:rPr>
              <w:t xml:space="preserve">                                                                                                                                                                                                                 </w:t>
            </w:r>
          </w:p>
        </w:tc>
      </w:tr>
      <w:tr w:rsidR="00E44E55" w14:paraId="22844E78" w14:textId="77777777">
        <w:tc>
          <w:tcPr>
            <w:tcW w:w="4641" w:type="dxa"/>
            <w:shd w:val="clear" w:color="auto" w:fill="auto"/>
          </w:tcPr>
          <w:p w14:paraId="4A7F6EF4"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20"/>
                <w:szCs w:val="20"/>
              </w:rPr>
              <w:t>Title &amp; Organization</w:t>
            </w:r>
          </w:p>
        </w:tc>
        <w:tc>
          <w:tcPr>
            <w:tcW w:w="475" w:type="dxa"/>
            <w:shd w:val="clear" w:color="auto" w:fill="auto"/>
          </w:tcPr>
          <w:p w14:paraId="15D065F4"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14:paraId="76E3F6E9" w14:textId="77777777" w:rsidR="00E44E55" w:rsidRDefault="00E44E55">
            <w:pPr>
              <w:keepNext/>
              <w:keepLines/>
              <w:autoSpaceDE w:val="0"/>
              <w:spacing w:after="200" w:line="276" w:lineRule="auto"/>
            </w:pPr>
            <w:r>
              <w:rPr>
                <w:rFonts w:ascii="Times New Roman" w:hAnsi="Times New Roman" w:cs="Times New Roman"/>
                <w:sz w:val="20"/>
                <w:szCs w:val="20"/>
              </w:rPr>
              <w:t>Title &amp; Organization</w:t>
            </w:r>
          </w:p>
        </w:tc>
      </w:tr>
      <w:tr w:rsidR="00E44E55" w14:paraId="58D2B0B9" w14:textId="77777777">
        <w:tc>
          <w:tcPr>
            <w:tcW w:w="4641" w:type="dxa"/>
            <w:shd w:val="clear" w:color="auto" w:fill="auto"/>
          </w:tcPr>
          <w:p w14:paraId="48C314F4" w14:textId="77777777" w:rsidR="00E44E55" w:rsidRDefault="00E44E55">
            <w:pPr>
              <w:keepNext/>
              <w:keepLines/>
              <w:autoSpaceDE w:val="0"/>
              <w:rPr>
                <w:rFonts w:ascii="Times New Roman" w:hAnsi="Times New Roman" w:cs="Times New Roman"/>
                <w:sz w:val="8"/>
                <w:szCs w:val="8"/>
                <w:u w:val="single"/>
              </w:rPr>
            </w:pPr>
            <w:r>
              <w:rPr>
                <w:rFonts w:ascii="Times New Roman" w:hAnsi="Times New Roman" w:cs="Times New Roman"/>
                <w:sz w:val="20"/>
                <w:szCs w:val="20"/>
              </w:rPr>
              <w:t xml:space="preserve">  </w:t>
            </w:r>
          </w:p>
          <w:p w14:paraId="7F07B9CA"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14:paraId="666F82D3" w14:textId="77777777" w:rsidR="00E44E55" w:rsidRDefault="00E44E55">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14:paraId="5EFAD003" w14:textId="77777777" w:rsidR="00E44E55" w:rsidRDefault="00E44E55">
            <w:pPr>
              <w:keepNext/>
              <w:keepLines/>
              <w:autoSpaceDE w:val="0"/>
              <w:rPr>
                <w:rFonts w:ascii="Times New Roman" w:hAnsi="Times New Roman" w:cs="Times New Roman"/>
                <w:sz w:val="20"/>
                <w:szCs w:val="20"/>
              </w:rPr>
            </w:pPr>
          </w:p>
          <w:p w14:paraId="570AEA7D" w14:textId="77777777" w:rsidR="00E44E55" w:rsidRDefault="00E44E55">
            <w:pPr>
              <w:keepNext/>
              <w:keepLines/>
              <w:autoSpaceDE w:val="0"/>
              <w:spacing w:after="200" w:line="276" w:lineRule="auto"/>
            </w:pPr>
            <w:r>
              <w:rPr>
                <w:rFonts w:ascii="Times New Roman" w:hAnsi="Times New Roman" w:cs="Times New Roman"/>
                <w:sz w:val="8"/>
                <w:szCs w:val="8"/>
                <w:u w:val="single"/>
              </w:rPr>
              <w:t xml:space="preserve">                                                                                                                                                                                                                 </w:t>
            </w:r>
          </w:p>
        </w:tc>
      </w:tr>
      <w:tr w:rsidR="00E44E55" w14:paraId="0A01BEA0" w14:textId="77777777">
        <w:tc>
          <w:tcPr>
            <w:tcW w:w="4641" w:type="dxa"/>
            <w:shd w:val="clear" w:color="auto" w:fill="auto"/>
          </w:tcPr>
          <w:p w14:paraId="25D297F4" w14:textId="77777777" w:rsidR="00E44E55" w:rsidRDefault="00E44E55">
            <w:pPr>
              <w:keepLines/>
              <w:autoSpaceDE w:val="0"/>
              <w:rPr>
                <w:rFonts w:ascii="Times New Roman" w:hAnsi="Times New Roman" w:cs="Times New Roman"/>
                <w:sz w:val="20"/>
                <w:szCs w:val="20"/>
              </w:rPr>
            </w:pPr>
            <w:r>
              <w:rPr>
                <w:rFonts w:ascii="Times New Roman" w:hAnsi="Times New Roman" w:cs="Times New Roman"/>
                <w:sz w:val="20"/>
                <w:szCs w:val="20"/>
              </w:rPr>
              <w:t>Buyer Address: </w:t>
            </w:r>
          </w:p>
          <w:p w14:paraId="1B1C30F4" w14:textId="77777777" w:rsidR="00B25AD9" w:rsidRPr="00B25AD9" w:rsidRDefault="00B25AD9" w:rsidP="00B25AD9">
            <w:pPr>
              <w:keepLines/>
              <w:autoSpaceDE w:val="0"/>
              <w:rPr>
                <w:rFonts w:ascii="Times New Roman" w:hAnsi="Times New Roman" w:cs="Times New Roman"/>
                <w:sz w:val="20"/>
                <w:szCs w:val="20"/>
              </w:rPr>
            </w:pPr>
            <w:r w:rsidRPr="00B25AD9">
              <w:rPr>
                <w:rFonts w:ascii="Times New Roman" w:hAnsi="Times New Roman" w:cs="Times New Roman"/>
                <w:sz w:val="20"/>
                <w:szCs w:val="20"/>
              </w:rPr>
              <w:fldChar w:fldCharType="begin"/>
            </w:r>
            <w:r w:rsidRPr="00B25AD9">
              <w:rPr>
                <w:rFonts w:ascii="Times New Roman" w:hAnsi="Times New Roman" w:cs="Times New Roman"/>
                <w:sz w:val="20"/>
                <w:szCs w:val="20"/>
              </w:rPr>
              <w:instrText xml:space="preserve"> DOCPROPERTY caBuyer.CorporateAddress.PostalAddress.Lines  \* MERGEFORMAT </w:instrText>
            </w:r>
            <w:r w:rsidRPr="00B25AD9">
              <w:rPr>
                <w:rFonts w:ascii="Times New Roman" w:hAnsi="Times New Roman" w:cs="Times New Roman"/>
                <w:sz w:val="20"/>
                <w:szCs w:val="20"/>
              </w:rPr>
              <w:fldChar w:fldCharType="separate"/>
            </w:r>
            <w:r>
              <w:rPr>
                <w:rFonts w:ascii="Times New Roman" w:hAnsi="Times New Roman" w:cs="Times New Roman"/>
                <w:sz w:val="20"/>
                <w:szCs w:val="20"/>
              </w:rPr>
              <w:t>1 New Orchard Road</w:t>
            </w:r>
            <w:r w:rsidRPr="00B25AD9">
              <w:rPr>
                <w:rFonts w:ascii="Times New Roman" w:hAnsi="Times New Roman" w:cs="Times New Roman"/>
                <w:sz w:val="20"/>
                <w:szCs w:val="20"/>
              </w:rPr>
              <w:fldChar w:fldCharType="end"/>
            </w:r>
            <w:r w:rsidRPr="00B25AD9">
              <w:rPr>
                <w:rFonts w:ascii="Times New Roman" w:hAnsi="Times New Roman" w:cs="Times New Roman"/>
                <w:sz w:val="20"/>
                <w:szCs w:val="20"/>
              </w:rPr>
              <w:t> </w:t>
            </w:r>
          </w:p>
          <w:p w14:paraId="238EB4CB" w14:textId="77777777" w:rsidR="00B25AD9" w:rsidRPr="00B25AD9" w:rsidRDefault="00B25AD9" w:rsidP="00B25AD9">
            <w:pPr>
              <w:keepLines/>
              <w:autoSpaceDE w:val="0"/>
              <w:rPr>
                <w:rFonts w:ascii="Times New Roman" w:hAnsi="Times New Roman" w:cs="Times New Roman"/>
                <w:sz w:val="20"/>
                <w:szCs w:val="20"/>
              </w:rPr>
            </w:pPr>
            <w:r w:rsidRPr="00B25AD9">
              <w:rPr>
                <w:rFonts w:ascii="Times New Roman" w:hAnsi="Times New Roman" w:cs="Times New Roman"/>
                <w:sz w:val="20"/>
                <w:szCs w:val="20"/>
              </w:rPr>
              <w:fldChar w:fldCharType="begin"/>
            </w:r>
            <w:r w:rsidRPr="00B25AD9">
              <w:rPr>
                <w:rFonts w:ascii="Times New Roman" w:hAnsi="Times New Roman" w:cs="Times New Roman"/>
                <w:sz w:val="20"/>
                <w:szCs w:val="20"/>
              </w:rPr>
              <w:instrText xml:space="preserve"> DOCPROPERTY caBuyer.CorporateAddress.PostalAddress.City \* MERGEFORMAT </w:instrText>
            </w:r>
            <w:r w:rsidRPr="00B25AD9">
              <w:rPr>
                <w:rFonts w:ascii="Times New Roman" w:hAnsi="Times New Roman" w:cs="Times New Roman"/>
                <w:sz w:val="20"/>
                <w:szCs w:val="20"/>
              </w:rPr>
              <w:fldChar w:fldCharType="separate"/>
            </w:r>
            <w:r>
              <w:rPr>
                <w:rFonts w:ascii="Times New Roman" w:hAnsi="Times New Roman" w:cs="Times New Roman"/>
                <w:sz w:val="20"/>
                <w:szCs w:val="20"/>
              </w:rPr>
              <w:t>Armonk</w:t>
            </w:r>
            <w:r w:rsidRPr="00B25AD9">
              <w:rPr>
                <w:rFonts w:ascii="Times New Roman" w:hAnsi="Times New Roman" w:cs="Times New Roman"/>
                <w:sz w:val="20"/>
                <w:szCs w:val="20"/>
              </w:rPr>
              <w:fldChar w:fldCharType="end"/>
            </w:r>
            <w:r w:rsidRPr="00B25AD9">
              <w:rPr>
                <w:rFonts w:ascii="Times New Roman" w:hAnsi="Times New Roman" w:cs="Times New Roman"/>
                <w:sz w:val="20"/>
                <w:szCs w:val="20"/>
              </w:rPr>
              <w:t> </w:t>
            </w:r>
          </w:p>
          <w:p w14:paraId="34BA9368" w14:textId="77777777" w:rsidR="00B25AD9" w:rsidRPr="00B25AD9" w:rsidRDefault="00B25AD9" w:rsidP="00B25AD9">
            <w:pPr>
              <w:keepLines/>
              <w:autoSpaceDE w:val="0"/>
              <w:rPr>
                <w:rFonts w:ascii="Times New Roman" w:hAnsi="Times New Roman" w:cs="Times New Roman"/>
                <w:sz w:val="20"/>
                <w:szCs w:val="20"/>
              </w:rPr>
            </w:pPr>
            <w:r w:rsidRPr="00B25AD9">
              <w:rPr>
                <w:rFonts w:ascii="Times New Roman" w:hAnsi="Times New Roman" w:cs="Times New Roman"/>
                <w:sz w:val="20"/>
                <w:szCs w:val="20"/>
              </w:rPr>
              <w:fldChar w:fldCharType="begin"/>
            </w:r>
            <w:r w:rsidRPr="00B25AD9">
              <w:rPr>
                <w:rFonts w:ascii="Times New Roman" w:hAnsi="Times New Roman" w:cs="Times New Roman"/>
                <w:sz w:val="20"/>
                <w:szCs w:val="20"/>
              </w:rPr>
              <w:instrText xml:space="preserve"> DOCPROPERTY caBuyer.CorporateAddress.PostalAddress.State  \* MERGEFORMAT </w:instrText>
            </w:r>
            <w:r w:rsidRPr="00B25AD9">
              <w:rPr>
                <w:rFonts w:ascii="Times New Roman" w:hAnsi="Times New Roman" w:cs="Times New Roman"/>
                <w:sz w:val="20"/>
                <w:szCs w:val="20"/>
              </w:rPr>
              <w:fldChar w:fldCharType="separate"/>
            </w:r>
            <w:r>
              <w:rPr>
                <w:rFonts w:ascii="Times New Roman" w:hAnsi="Times New Roman" w:cs="Times New Roman"/>
                <w:sz w:val="20"/>
                <w:szCs w:val="20"/>
              </w:rPr>
              <w:t>New York</w:t>
            </w:r>
            <w:r w:rsidRPr="00B25AD9">
              <w:rPr>
                <w:rFonts w:ascii="Times New Roman" w:hAnsi="Times New Roman" w:cs="Times New Roman"/>
                <w:sz w:val="20"/>
                <w:szCs w:val="20"/>
              </w:rPr>
              <w:fldChar w:fldCharType="end"/>
            </w:r>
            <w:r w:rsidRPr="00B25AD9">
              <w:rPr>
                <w:rFonts w:ascii="Times New Roman" w:hAnsi="Times New Roman" w:cs="Times New Roman"/>
                <w:sz w:val="20"/>
                <w:szCs w:val="20"/>
              </w:rPr>
              <w:t> </w:t>
            </w:r>
          </w:p>
          <w:p w14:paraId="74B5D771" w14:textId="77777777" w:rsidR="00B25AD9" w:rsidRPr="00B25AD9" w:rsidRDefault="00B25AD9" w:rsidP="00B25AD9">
            <w:pPr>
              <w:keepLines/>
              <w:autoSpaceDE w:val="0"/>
              <w:rPr>
                <w:rFonts w:ascii="Times New Roman" w:hAnsi="Times New Roman" w:cs="Times New Roman"/>
                <w:sz w:val="20"/>
                <w:szCs w:val="20"/>
                <w:lang w:val="es-ES"/>
              </w:rPr>
            </w:pPr>
            <w:r w:rsidRPr="00B25AD9">
              <w:rPr>
                <w:rFonts w:ascii="Times New Roman" w:hAnsi="Times New Roman" w:cs="Times New Roman"/>
                <w:sz w:val="20"/>
                <w:szCs w:val="20"/>
              </w:rPr>
              <w:fldChar w:fldCharType="begin"/>
            </w:r>
            <w:r w:rsidRPr="00B25AD9">
              <w:rPr>
                <w:rFonts w:ascii="Times New Roman" w:hAnsi="Times New Roman" w:cs="Times New Roman"/>
                <w:sz w:val="20"/>
                <w:szCs w:val="20"/>
                <w:lang w:val="es-ES"/>
              </w:rPr>
              <w:instrText xml:space="preserve"> DOCPROPERTY caBuyer.CorporateAddress.PostalAddress.PostalCode \* MERGEFORMAT </w:instrText>
            </w:r>
            <w:r w:rsidRPr="00B25AD9">
              <w:rPr>
                <w:rFonts w:ascii="Times New Roman" w:hAnsi="Times New Roman" w:cs="Times New Roman"/>
                <w:sz w:val="20"/>
                <w:szCs w:val="20"/>
              </w:rPr>
              <w:fldChar w:fldCharType="separate"/>
            </w:r>
            <w:r>
              <w:rPr>
                <w:rFonts w:ascii="Times New Roman" w:hAnsi="Times New Roman" w:cs="Times New Roman"/>
                <w:sz w:val="20"/>
                <w:szCs w:val="20"/>
                <w:lang w:val="es-ES"/>
              </w:rPr>
              <w:t>10504</w:t>
            </w:r>
            <w:r w:rsidRPr="00B25AD9">
              <w:rPr>
                <w:rFonts w:ascii="Times New Roman" w:hAnsi="Times New Roman" w:cs="Times New Roman"/>
                <w:sz w:val="20"/>
                <w:szCs w:val="20"/>
              </w:rPr>
              <w:fldChar w:fldCharType="end"/>
            </w:r>
            <w:r w:rsidRPr="00B25AD9">
              <w:rPr>
                <w:rFonts w:ascii="Times New Roman" w:hAnsi="Times New Roman" w:cs="Times New Roman"/>
                <w:sz w:val="20"/>
                <w:szCs w:val="20"/>
                <w:lang w:val="es-ES"/>
              </w:rPr>
              <w:t> </w:t>
            </w:r>
          </w:p>
          <w:p w14:paraId="7F170202" w14:textId="77777777" w:rsidR="00E44E55" w:rsidRDefault="00B25AD9">
            <w:pPr>
              <w:keepLines/>
              <w:autoSpaceDE w:val="0"/>
              <w:rPr>
                <w:rFonts w:ascii="Times New Roman" w:hAnsi="Times New Roman" w:cs="Times New Roman"/>
                <w:sz w:val="20"/>
                <w:szCs w:val="20"/>
              </w:rPr>
            </w:pPr>
            <w:r w:rsidRPr="00B25AD9">
              <w:rPr>
                <w:rFonts w:ascii="Times New Roman" w:hAnsi="Times New Roman" w:cs="Times New Roman"/>
                <w:sz w:val="20"/>
                <w:szCs w:val="20"/>
              </w:rPr>
              <w:fldChar w:fldCharType="begin"/>
            </w:r>
            <w:r w:rsidRPr="00B25AD9">
              <w:rPr>
                <w:rFonts w:ascii="Times New Roman" w:hAnsi="Times New Roman" w:cs="Times New Roman"/>
                <w:sz w:val="20"/>
                <w:szCs w:val="20"/>
                <w:lang w:val="es-ES"/>
              </w:rPr>
              <w:instrText xml:space="preserve"> DOCPROPERTY caBuyer.CorporateAddress.PostalAddress.Country.Name \* MERGEFORMAT </w:instrText>
            </w:r>
            <w:r w:rsidRPr="00B25AD9">
              <w:rPr>
                <w:rFonts w:ascii="Times New Roman" w:hAnsi="Times New Roman" w:cs="Times New Roman"/>
                <w:sz w:val="20"/>
                <w:szCs w:val="20"/>
              </w:rPr>
              <w:fldChar w:fldCharType="separate"/>
            </w:r>
            <w:proofErr w:type="spellStart"/>
            <w:r>
              <w:rPr>
                <w:rFonts w:ascii="Times New Roman" w:hAnsi="Times New Roman" w:cs="Times New Roman"/>
                <w:sz w:val="20"/>
                <w:szCs w:val="20"/>
                <w:lang w:val="es-ES"/>
              </w:rPr>
              <w:t>United</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States</w:t>
            </w:r>
            <w:proofErr w:type="spellEnd"/>
            <w:r w:rsidRPr="00B25AD9">
              <w:rPr>
                <w:rFonts w:ascii="Times New Roman" w:hAnsi="Times New Roman" w:cs="Times New Roman"/>
                <w:sz w:val="20"/>
                <w:szCs w:val="20"/>
              </w:rPr>
              <w:fldChar w:fldCharType="end"/>
            </w:r>
            <w:r w:rsidR="00E44E55">
              <w:rPr>
                <w:rFonts w:ascii="Times New Roman" w:hAnsi="Times New Roman" w:cs="Times New Roman"/>
                <w:sz w:val="20"/>
                <w:szCs w:val="20"/>
              </w:rPr>
              <w:t>  </w:t>
            </w:r>
          </w:p>
        </w:tc>
        <w:tc>
          <w:tcPr>
            <w:tcW w:w="475" w:type="dxa"/>
            <w:shd w:val="clear" w:color="auto" w:fill="auto"/>
          </w:tcPr>
          <w:p w14:paraId="30B4FF96" w14:textId="77777777" w:rsidR="00E44E55" w:rsidRDefault="00E44E55">
            <w:pPr>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14:paraId="2ABDF6E2" w14:textId="77777777" w:rsidR="00E44E55" w:rsidRDefault="00E44E55">
            <w:pPr>
              <w:keepLines/>
              <w:autoSpaceDE w:val="0"/>
              <w:rPr>
                <w:rFonts w:ascii="Times New Roman" w:hAnsi="Times New Roman" w:cs="Times New Roman"/>
                <w:sz w:val="20"/>
                <w:szCs w:val="20"/>
              </w:rPr>
            </w:pPr>
            <w:r>
              <w:rPr>
                <w:rFonts w:ascii="Times New Roman" w:hAnsi="Times New Roman" w:cs="Times New Roman"/>
                <w:sz w:val="20"/>
                <w:szCs w:val="20"/>
              </w:rPr>
              <w:t xml:space="preserve">Supplier Address:  </w:t>
            </w:r>
          </w:p>
          <w:p w14:paraId="54B50A53" w14:textId="77777777" w:rsidR="00B25AD9" w:rsidRPr="00B25AD9" w:rsidRDefault="00B25AD9" w:rsidP="00B25AD9">
            <w:pPr>
              <w:keepLines/>
              <w:autoSpaceDE w:val="0"/>
              <w:rPr>
                <w:rFonts w:ascii="Times New Roman" w:hAnsi="Times New Roman" w:cs="Times New Roman"/>
                <w:sz w:val="20"/>
                <w:szCs w:val="20"/>
                <w:lang w:val="es-ES"/>
              </w:rPr>
            </w:pPr>
            <w:r w:rsidRPr="00B25AD9">
              <w:rPr>
                <w:rFonts w:ascii="Times New Roman" w:hAnsi="Times New Roman" w:cs="Times New Roman"/>
                <w:sz w:val="20"/>
                <w:szCs w:val="20"/>
              </w:rPr>
              <w:fldChar w:fldCharType="begin"/>
            </w:r>
            <w:r w:rsidRPr="00B25AD9">
              <w:rPr>
                <w:rFonts w:ascii="Times New Roman" w:hAnsi="Times New Roman" w:cs="Times New Roman"/>
                <w:sz w:val="20"/>
                <w:szCs w:val="20"/>
                <w:lang w:val="es-ES"/>
              </w:rPr>
              <w:instrText xml:space="preserve"> DOCPROPERTY caSupplier.CorporateAddress.PostalAddress.Lines \* MERGEFORMAT </w:instrText>
            </w:r>
            <w:r w:rsidRPr="00B25AD9">
              <w:rPr>
                <w:rFonts w:ascii="Times New Roman" w:hAnsi="Times New Roman" w:cs="Times New Roman"/>
                <w:sz w:val="20"/>
                <w:szCs w:val="20"/>
              </w:rPr>
              <w:fldChar w:fldCharType="separate"/>
            </w:r>
            <w:r>
              <w:rPr>
                <w:rFonts w:ascii="Times New Roman" w:hAnsi="Times New Roman" w:cs="Times New Roman"/>
                <w:sz w:val="20"/>
                <w:szCs w:val="20"/>
                <w:lang w:val="es-ES"/>
              </w:rPr>
              <w:t xml:space="preserve"> </w:t>
            </w:r>
            <w:r w:rsidRPr="00B25AD9">
              <w:rPr>
                <w:rFonts w:ascii="Times New Roman" w:hAnsi="Times New Roman" w:cs="Times New Roman"/>
                <w:sz w:val="20"/>
                <w:szCs w:val="20"/>
              </w:rPr>
              <w:fldChar w:fldCharType="end"/>
            </w:r>
            <w:r w:rsidRPr="00B25AD9">
              <w:rPr>
                <w:rFonts w:ascii="Times New Roman" w:hAnsi="Times New Roman" w:cs="Times New Roman"/>
                <w:sz w:val="20"/>
                <w:szCs w:val="20"/>
                <w:lang w:val="es-ES"/>
              </w:rPr>
              <w:t> </w:t>
            </w:r>
          </w:p>
          <w:p w14:paraId="405A0445" w14:textId="77777777" w:rsidR="00B25AD9" w:rsidRPr="00B25AD9" w:rsidRDefault="00B25AD9" w:rsidP="00B25AD9">
            <w:pPr>
              <w:keepLines/>
              <w:autoSpaceDE w:val="0"/>
              <w:rPr>
                <w:rFonts w:ascii="Times New Roman" w:hAnsi="Times New Roman" w:cs="Times New Roman"/>
                <w:sz w:val="20"/>
                <w:szCs w:val="20"/>
                <w:lang w:val="es-ES"/>
              </w:rPr>
            </w:pPr>
            <w:r w:rsidRPr="00B25AD9">
              <w:rPr>
                <w:rFonts w:ascii="Times New Roman" w:hAnsi="Times New Roman" w:cs="Times New Roman"/>
                <w:sz w:val="20"/>
                <w:szCs w:val="20"/>
              </w:rPr>
              <w:fldChar w:fldCharType="begin"/>
            </w:r>
            <w:r w:rsidRPr="00B25AD9">
              <w:rPr>
                <w:rFonts w:ascii="Times New Roman" w:hAnsi="Times New Roman" w:cs="Times New Roman"/>
                <w:sz w:val="20"/>
                <w:szCs w:val="20"/>
                <w:lang w:val="es-ES"/>
              </w:rPr>
              <w:instrText xml:space="preserve"> DOCPROPERTY caSupplier.CorporateAddress.PostalAddress.City  \* MERGEFORMAT </w:instrText>
            </w:r>
            <w:r w:rsidRPr="00B25AD9">
              <w:rPr>
                <w:rFonts w:ascii="Times New Roman" w:hAnsi="Times New Roman" w:cs="Times New Roman"/>
                <w:sz w:val="20"/>
                <w:szCs w:val="20"/>
              </w:rPr>
              <w:fldChar w:fldCharType="separate"/>
            </w:r>
            <w:r>
              <w:rPr>
                <w:rFonts w:ascii="Times New Roman" w:hAnsi="Times New Roman" w:cs="Times New Roman"/>
                <w:sz w:val="20"/>
                <w:szCs w:val="20"/>
                <w:lang w:val="es-ES"/>
              </w:rPr>
              <w:t xml:space="preserve"> </w:t>
            </w:r>
            <w:r w:rsidRPr="00B25AD9">
              <w:rPr>
                <w:rFonts w:ascii="Times New Roman" w:hAnsi="Times New Roman" w:cs="Times New Roman"/>
                <w:sz w:val="20"/>
                <w:szCs w:val="20"/>
              </w:rPr>
              <w:fldChar w:fldCharType="end"/>
            </w:r>
          </w:p>
          <w:p w14:paraId="5862970B" w14:textId="77777777" w:rsidR="00B25AD9" w:rsidRPr="00B25AD9" w:rsidRDefault="00B25AD9" w:rsidP="00B25AD9">
            <w:pPr>
              <w:keepLines/>
              <w:autoSpaceDE w:val="0"/>
              <w:rPr>
                <w:rFonts w:ascii="Times New Roman" w:hAnsi="Times New Roman" w:cs="Times New Roman"/>
                <w:sz w:val="20"/>
                <w:szCs w:val="20"/>
                <w:lang w:val="es-ES"/>
              </w:rPr>
            </w:pPr>
            <w:r w:rsidRPr="00B25AD9">
              <w:rPr>
                <w:rFonts w:ascii="Times New Roman" w:hAnsi="Times New Roman" w:cs="Times New Roman"/>
                <w:sz w:val="20"/>
                <w:szCs w:val="20"/>
              </w:rPr>
              <w:fldChar w:fldCharType="begin"/>
            </w:r>
            <w:r w:rsidRPr="00B25AD9">
              <w:rPr>
                <w:rFonts w:ascii="Times New Roman" w:hAnsi="Times New Roman" w:cs="Times New Roman"/>
                <w:sz w:val="20"/>
                <w:szCs w:val="20"/>
                <w:lang w:val="es-ES"/>
              </w:rPr>
              <w:instrText xml:space="preserve"> DOCPROPERTY caSupplier.CorporateAddress.PostalAddress.State \* MERGEFORMAT </w:instrText>
            </w:r>
            <w:r w:rsidRPr="00B25AD9">
              <w:rPr>
                <w:rFonts w:ascii="Times New Roman" w:hAnsi="Times New Roman" w:cs="Times New Roman"/>
                <w:sz w:val="20"/>
                <w:szCs w:val="20"/>
              </w:rPr>
              <w:fldChar w:fldCharType="separate"/>
            </w:r>
            <w:r>
              <w:rPr>
                <w:rFonts w:ascii="Times New Roman" w:hAnsi="Times New Roman" w:cs="Times New Roman"/>
                <w:sz w:val="20"/>
                <w:szCs w:val="20"/>
                <w:lang w:val="es-ES"/>
              </w:rPr>
              <w:t xml:space="preserve"> </w:t>
            </w:r>
            <w:r w:rsidRPr="00B25AD9">
              <w:rPr>
                <w:rFonts w:ascii="Times New Roman" w:hAnsi="Times New Roman" w:cs="Times New Roman"/>
                <w:sz w:val="20"/>
                <w:szCs w:val="20"/>
              </w:rPr>
              <w:fldChar w:fldCharType="end"/>
            </w:r>
            <w:r w:rsidRPr="00B25AD9">
              <w:rPr>
                <w:rFonts w:ascii="Times New Roman" w:hAnsi="Times New Roman" w:cs="Times New Roman"/>
                <w:sz w:val="20"/>
                <w:szCs w:val="20"/>
                <w:lang w:val="es-ES"/>
              </w:rPr>
              <w:t> </w:t>
            </w:r>
          </w:p>
          <w:p w14:paraId="594961E1" w14:textId="77777777" w:rsidR="00B25AD9" w:rsidRPr="00B25AD9" w:rsidRDefault="00B25AD9" w:rsidP="00B25AD9">
            <w:pPr>
              <w:keepLines/>
              <w:autoSpaceDE w:val="0"/>
              <w:rPr>
                <w:rFonts w:ascii="Times New Roman" w:hAnsi="Times New Roman" w:cs="Times New Roman"/>
                <w:sz w:val="20"/>
                <w:szCs w:val="20"/>
                <w:lang w:val="es-ES"/>
              </w:rPr>
            </w:pPr>
            <w:r w:rsidRPr="00B25AD9">
              <w:rPr>
                <w:rFonts w:ascii="Times New Roman" w:hAnsi="Times New Roman" w:cs="Times New Roman"/>
                <w:sz w:val="20"/>
                <w:szCs w:val="20"/>
              </w:rPr>
              <w:fldChar w:fldCharType="begin"/>
            </w:r>
            <w:r w:rsidRPr="00B25AD9">
              <w:rPr>
                <w:rFonts w:ascii="Times New Roman" w:hAnsi="Times New Roman" w:cs="Times New Roman"/>
                <w:sz w:val="20"/>
                <w:szCs w:val="20"/>
                <w:lang w:val="es-ES"/>
              </w:rPr>
              <w:instrText xml:space="preserve"> DOCPROPERTY caSupplier.CorporateAddress.PostalAddress.PostalCode \* MERGEFORMAT </w:instrText>
            </w:r>
            <w:r w:rsidRPr="00B25AD9">
              <w:rPr>
                <w:rFonts w:ascii="Times New Roman" w:hAnsi="Times New Roman" w:cs="Times New Roman"/>
                <w:sz w:val="20"/>
                <w:szCs w:val="20"/>
              </w:rPr>
              <w:fldChar w:fldCharType="separate"/>
            </w:r>
            <w:r>
              <w:rPr>
                <w:rFonts w:ascii="Times New Roman" w:hAnsi="Times New Roman" w:cs="Times New Roman"/>
                <w:sz w:val="20"/>
                <w:szCs w:val="20"/>
                <w:lang w:val="es-ES"/>
              </w:rPr>
              <w:t xml:space="preserve"> </w:t>
            </w:r>
            <w:r w:rsidRPr="00B25AD9">
              <w:rPr>
                <w:rFonts w:ascii="Times New Roman" w:hAnsi="Times New Roman" w:cs="Times New Roman"/>
                <w:sz w:val="20"/>
                <w:szCs w:val="20"/>
              </w:rPr>
              <w:fldChar w:fldCharType="end"/>
            </w:r>
            <w:r w:rsidRPr="00B25AD9">
              <w:rPr>
                <w:rFonts w:ascii="Times New Roman" w:hAnsi="Times New Roman" w:cs="Times New Roman"/>
                <w:sz w:val="20"/>
                <w:szCs w:val="20"/>
                <w:lang w:val="es-ES"/>
              </w:rPr>
              <w:t> </w:t>
            </w:r>
          </w:p>
          <w:p w14:paraId="6F3CC941" w14:textId="77777777" w:rsidR="00E44E55" w:rsidRDefault="00B25AD9">
            <w:pPr>
              <w:keepLines/>
              <w:autoSpaceDE w:val="0"/>
              <w:spacing w:after="200" w:line="276" w:lineRule="auto"/>
            </w:pPr>
            <w:r w:rsidRPr="00B25AD9">
              <w:rPr>
                <w:rFonts w:ascii="Times New Roman" w:hAnsi="Times New Roman" w:cs="Times New Roman"/>
                <w:sz w:val="20"/>
                <w:szCs w:val="20"/>
                <w:lang w:val="es-ES"/>
              </w:rPr>
              <w:fldChar w:fldCharType="begin"/>
            </w:r>
            <w:r w:rsidRPr="00B25AD9">
              <w:rPr>
                <w:rFonts w:ascii="Times New Roman" w:hAnsi="Times New Roman" w:cs="Times New Roman"/>
                <w:sz w:val="20"/>
                <w:szCs w:val="20"/>
                <w:lang w:val="es-ES"/>
              </w:rPr>
              <w:instrText xml:space="preserve"> DOCPROPERTY caSupplier.CorporateAddress.PostalAddress.Country.Name \* MERGEFORMAT </w:instrText>
            </w:r>
            <w:r w:rsidRPr="00B25AD9">
              <w:rPr>
                <w:rFonts w:ascii="Times New Roman" w:hAnsi="Times New Roman" w:cs="Times New Roman"/>
                <w:sz w:val="20"/>
                <w:szCs w:val="20"/>
                <w:lang w:val="es-ES"/>
              </w:rPr>
              <w:fldChar w:fldCharType="separate"/>
            </w:r>
            <w:r>
              <w:rPr>
                <w:rFonts w:ascii="Times New Roman" w:hAnsi="Times New Roman" w:cs="Times New Roman"/>
                <w:sz w:val="20"/>
                <w:szCs w:val="20"/>
                <w:lang w:val="es-ES"/>
              </w:rPr>
              <w:t xml:space="preserve"> </w:t>
            </w:r>
            <w:r w:rsidRPr="00B25AD9">
              <w:rPr>
                <w:rFonts w:ascii="Times New Roman" w:hAnsi="Times New Roman" w:cs="Times New Roman"/>
                <w:sz w:val="20"/>
                <w:szCs w:val="20"/>
              </w:rPr>
              <w:fldChar w:fldCharType="end"/>
            </w:r>
            <w:r w:rsidR="00E44E55">
              <w:rPr>
                <w:rFonts w:ascii="Times New Roman" w:hAnsi="Times New Roman" w:cs="Times New Roman"/>
                <w:sz w:val="20"/>
                <w:szCs w:val="20"/>
              </w:rPr>
              <w:t> </w:t>
            </w:r>
          </w:p>
        </w:tc>
      </w:tr>
    </w:tbl>
    <w:p w14:paraId="7FFAA4E9" w14:textId="77777777" w:rsidR="00E44E55" w:rsidRDefault="00E44E55">
      <w:pPr>
        <w:keepLines/>
        <w:autoSpaceDE w:val="0"/>
        <w:ind w:left="432" w:right="432"/>
        <w:rPr>
          <w:rFonts w:ascii="Times New Roman" w:hAnsi="Times New Roman" w:cs="Times New Roman"/>
        </w:rPr>
      </w:pPr>
    </w:p>
    <w:p w14:paraId="4D9585F7" w14:textId="77777777" w:rsidR="00E44E55" w:rsidRDefault="00E44E55">
      <w:pPr>
        <w:keepLines/>
        <w:autoSpaceDE w:val="0"/>
        <w:ind w:left="432" w:right="432"/>
        <w:rPr>
          <w:rFonts w:ascii="Times New Roman" w:hAnsi="Times New Roman" w:cs="Times New Roman"/>
        </w:rPr>
      </w:pPr>
    </w:p>
    <w:p w14:paraId="7C41305D" w14:textId="77777777" w:rsidR="00E44E55" w:rsidRDefault="00E44E55">
      <w:pPr>
        <w:keepLines/>
        <w:autoSpaceDE w:val="0"/>
        <w:ind w:left="432" w:right="432"/>
        <w:rPr>
          <w:rFonts w:ascii="Times New Roman" w:hAnsi="Times New Roman" w:cs="Times New Roman"/>
        </w:rPr>
      </w:pPr>
    </w:p>
    <w:p w14:paraId="6BE9659B" w14:textId="77777777" w:rsidR="00E44E55" w:rsidRDefault="00E44E55">
      <w:pPr>
        <w:keepLines/>
        <w:autoSpaceDE w:val="0"/>
        <w:ind w:left="432" w:right="432"/>
      </w:pPr>
    </w:p>
    <w:sectPr w:rsidR="00E44E55" w:rsidSect="0047013F">
      <w:headerReference w:type="default" r:id="rId7"/>
      <w:footerReference w:type="default" r:id="rId8"/>
      <w:pgSz w:w="12240" w:h="15840"/>
      <w:pgMar w:top="1440" w:right="1080" w:bottom="1440" w:left="108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527233" w14:textId="77777777" w:rsidR="00153BF2" w:rsidRDefault="00153BF2">
      <w:r>
        <w:separator/>
      </w:r>
    </w:p>
  </w:endnote>
  <w:endnote w:type="continuationSeparator" w:id="0">
    <w:p w14:paraId="7C2C7217" w14:textId="77777777" w:rsidR="00153BF2" w:rsidRDefault="00153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D6967" w14:textId="77777777" w:rsidR="00E44E55" w:rsidRDefault="00E44E55">
    <w:pPr>
      <w:pStyle w:val="Piedepgina1"/>
      <w:autoSpaceDE w:val="0"/>
      <w:rPr>
        <w:rFonts w:cs="Times New Roman"/>
      </w:rPr>
    </w:pPr>
    <w:r>
      <w:rPr>
        <w:rFonts w:ascii="Times New Roman" w:hAnsi="Times New Roman" w:cs="Times New Roman"/>
        <w:sz w:val="16"/>
        <w:szCs w:val="16"/>
      </w:rPr>
      <w:t>Form Title: Participation Agreement</w:t>
    </w:r>
    <w:r>
      <w:rPr>
        <w:rFonts w:cs="Times New Roman"/>
      </w:rPr>
      <w:tab/>
    </w:r>
    <w:r>
      <w:rPr>
        <w:rFonts w:ascii="Times New Roman" w:hAnsi="Times New Roman" w:cs="Times New Roman"/>
        <w:sz w:val="16"/>
        <w:szCs w:val="16"/>
      </w:rPr>
      <w:t xml:space="preserve">Page </w:t>
    </w:r>
    <w:r>
      <w:rPr>
        <w:rFonts w:cs="Times New Roman"/>
        <w:sz w:val="16"/>
        <w:szCs w:val="16"/>
      </w:rPr>
      <w:fldChar w:fldCharType="begin"/>
    </w:r>
    <w:r>
      <w:rPr>
        <w:rFonts w:cs="Times New Roman"/>
        <w:sz w:val="16"/>
        <w:szCs w:val="16"/>
      </w:rPr>
      <w:instrText xml:space="preserve"> PAGE \*Arabic </w:instrText>
    </w:r>
    <w:r>
      <w:rPr>
        <w:rFonts w:cs="Times New Roman"/>
        <w:sz w:val="16"/>
        <w:szCs w:val="16"/>
      </w:rPr>
      <w:fldChar w:fldCharType="separate"/>
    </w:r>
    <w:r w:rsidR="009E329B">
      <w:rPr>
        <w:rFonts w:cs="Times New Roman"/>
        <w:noProof/>
        <w:sz w:val="16"/>
        <w:szCs w:val="16"/>
      </w:rPr>
      <w:t>3</w:t>
    </w:r>
    <w:r>
      <w:rPr>
        <w:rFonts w:cs="Times New Roman"/>
        <w:sz w:val="16"/>
        <w:szCs w:val="16"/>
      </w:rPr>
      <w:fldChar w:fldCharType="end"/>
    </w:r>
    <w:r>
      <w:rPr>
        <w:rFonts w:ascii="Times New Roman" w:hAnsi="Times New Roman" w:cs="Times New Roman"/>
        <w:sz w:val="16"/>
        <w:szCs w:val="16"/>
      </w:rPr>
      <w:t xml:space="preserve"> of </w:t>
    </w:r>
    <w:r>
      <w:rPr>
        <w:rFonts w:cs="Times New Roman"/>
        <w:sz w:val="16"/>
        <w:szCs w:val="16"/>
      </w:rPr>
      <w:fldChar w:fldCharType="begin"/>
    </w:r>
    <w:r>
      <w:rPr>
        <w:rFonts w:cs="Times New Roman"/>
        <w:sz w:val="16"/>
        <w:szCs w:val="16"/>
      </w:rPr>
      <w:instrText xml:space="preserve"> NUMPAGES \*Arabic </w:instrText>
    </w:r>
    <w:r>
      <w:rPr>
        <w:rFonts w:cs="Times New Roman"/>
        <w:sz w:val="16"/>
        <w:szCs w:val="16"/>
      </w:rPr>
      <w:fldChar w:fldCharType="separate"/>
    </w:r>
    <w:r w:rsidR="009E329B">
      <w:rPr>
        <w:rFonts w:cs="Times New Roman"/>
        <w:noProof/>
        <w:sz w:val="16"/>
        <w:szCs w:val="16"/>
      </w:rPr>
      <w:t>3</w:t>
    </w:r>
    <w:r>
      <w:rPr>
        <w:rFonts w:cs="Times New Roman"/>
        <w:sz w:val="16"/>
        <w:szCs w:val="16"/>
      </w:rPr>
      <w:fldChar w:fldCharType="end"/>
    </w:r>
    <w:r>
      <w:rPr>
        <w:rFonts w:cs="Times New Roman"/>
      </w:rPr>
      <w:tab/>
    </w:r>
    <w:r>
      <w:rPr>
        <w:rFonts w:ascii="Times New Roman" w:hAnsi="Times New Roman" w:cs="Times New Roman"/>
        <w:sz w:val="16"/>
        <w:szCs w:val="16"/>
      </w:rPr>
      <w:t>Revision: 03/14</w:t>
    </w:r>
  </w:p>
  <w:p w14:paraId="147162A5" w14:textId="77777777" w:rsidR="00E44E55" w:rsidRDefault="00E44E55">
    <w:pPr>
      <w:pStyle w:val="Piedepgina1"/>
      <w:autoSpaceDE w:val="0"/>
    </w:pPr>
    <w:r>
      <w:rPr>
        <w:rFonts w:cs="Times New Roman"/>
      </w:rPr>
      <w:tab/>
    </w:r>
    <w:r>
      <w:rPr>
        <w:rFonts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0DD5E1" w14:textId="77777777" w:rsidR="00153BF2" w:rsidRDefault="00153BF2">
      <w:r>
        <w:separator/>
      </w:r>
    </w:p>
  </w:footnote>
  <w:footnote w:type="continuationSeparator" w:id="0">
    <w:p w14:paraId="6F911F6C" w14:textId="77777777" w:rsidR="00153BF2" w:rsidRDefault="00153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B666A" w14:textId="77777777" w:rsidR="00E44E55" w:rsidRDefault="00E44E55">
    <w:pPr>
      <w:pStyle w:val="Encabezado1"/>
      <w:autoSpaceDE w:val="0"/>
      <w:rPr>
        <w:rFonts w:cs="Times New Roman"/>
      </w:rPr>
    </w:pPr>
    <w:r>
      <w:rPr>
        <w:rFonts w:cs="Times New Roman"/>
      </w:rPr>
      <w:tab/>
    </w:r>
    <w:r>
      <w:rPr>
        <w:rFonts w:cs="Times New Roman"/>
      </w:rPr>
      <w:tab/>
    </w:r>
  </w:p>
  <w:p w14:paraId="26D4F06A" w14:textId="77777777" w:rsidR="00E44E55" w:rsidRDefault="00E44E55">
    <w:pPr>
      <w:pStyle w:val="Encabezado1"/>
      <w:autoSpaceDE w:val="0"/>
      <w:rPr>
        <w:rFonts w:cs="Times New Roman"/>
      </w:rPr>
    </w:pPr>
    <w:r>
      <w:rPr>
        <w:rFonts w:cs="Times New Roman"/>
      </w:rPr>
      <w:tab/>
    </w:r>
    <w:r>
      <w:rPr>
        <w:rFonts w:ascii="Times New Roman" w:hAnsi="Times New Roman" w:cs="Times New Roman"/>
        <w:b/>
        <w:bCs/>
      </w:rPr>
      <w:t>Participation Agreement</w:t>
    </w:r>
    <w:r>
      <w:rPr>
        <w:rFonts w:cs="Times New Roman"/>
      </w:rPr>
      <w:tab/>
    </w:r>
  </w:p>
  <w:p w14:paraId="5217C84E" w14:textId="77777777" w:rsidR="00E44E55" w:rsidRDefault="00E44E55">
    <w:pPr>
      <w:pStyle w:val="Encabezado1"/>
      <w:autoSpaceDE w:val="0"/>
      <w:rPr>
        <w:rFonts w:cs="Times New Roman"/>
      </w:rPr>
    </w:pPr>
    <w:r>
      <w:rPr>
        <w:rFonts w:cs="Times New Roman"/>
      </w:rPr>
      <w:tab/>
    </w:r>
    <w:r>
      <w:rPr>
        <w:rFonts w:ascii="Times New Roman" w:hAnsi="Times New Roman" w:cs="Times New Roman"/>
        <w:b/>
        <w:bCs/>
      </w:rPr>
      <w:t>Switzerland</w:t>
    </w:r>
    <w:r>
      <w:rPr>
        <w:rFonts w:cs="Times New Roman"/>
      </w:rPr>
      <w:tab/>
    </w:r>
  </w:p>
  <w:p w14:paraId="756C4235" w14:textId="6FFE8480" w:rsidR="00E44E55" w:rsidRDefault="00E44E55">
    <w:pPr>
      <w:pStyle w:val="Encabezado1"/>
      <w:autoSpaceDE w:val="0"/>
      <w:rPr>
        <w:rFonts w:cs="Times New Roman"/>
      </w:rPr>
    </w:pPr>
    <w:r>
      <w:rPr>
        <w:rFonts w:cs="Times New Roman"/>
      </w:rPr>
      <w:tab/>
    </w:r>
    <w:r>
      <w:rPr>
        <w:rFonts w:cs="Times New Roman"/>
      </w:rPr>
      <w:tab/>
    </w:r>
    <w:r>
      <w:rPr>
        <w:rFonts w:ascii="Times New Roman" w:hAnsi="Times New Roman" w:cs="Times New Roman"/>
        <w:b/>
        <w:bCs/>
        <w:sz w:val="20"/>
        <w:szCs w:val="20"/>
      </w:rPr>
      <w:t xml:space="preserve">Agreement # </w:t>
    </w:r>
    <w:r w:rsidR="009E329B" w:rsidRPr="00D47C45">
      <w:rPr>
        <w:rFonts w:ascii="Times New Roman" w:eastAsiaTheme="minorEastAsia" w:hAnsi="Times New Roman" w:cs="Times New Roman"/>
        <w:b/>
        <w:bCs/>
        <w:sz w:val="20"/>
        <w:szCs w:val="20"/>
        <w:lang w:eastAsia="en-US"/>
      </w:rPr>
      <w:fldChar w:fldCharType="begin"/>
    </w:r>
    <w:r w:rsidR="009E329B" w:rsidRPr="00D47C45">
      <w:rPr>
        <w:rFonts w:ascii="Times New Roman" w:eastAsiaTheme="minorEastAsia" w:hAnsi="Times New Roman" w:cs="Times New Roman"/>
        <w:b/>
        <w:bCs/>
        <w:sz w:val="20"/>
        <w:szCs w:val="20"/>
        <w:lang w:eastAsia="en-US"/>
      </w:rPr>
      <w:instrText xml:space="preserve"> DOCPROPERTY  cacus_ParentCW  \* MERGEFORMAT </w:instrText>
    </w:r>
    <w:r w:rsidR="009E329B" w:rsidRPr="00D47C45">
      <w:rPr>
        <w:rFonts w:ascii="Times New Roman" w:eastAsiaTheme="minorEastAsia" w:hAnsi="Times New Roman" w:cs="Times New Roman"/>
        <w:b/>
        <w:bCs/>
        <w:sz w:val="20"/>
        <w:szCs w:val="20"/>
        <w:lang w:eastAsia="en-US"/>
      </w:rPr>
      <w:fldChar w:fldCharType="separate"/>
    </w:r>
    <w:r w:rsidR="009E329B">
      <w:rPr>
        <w:rFonts w:ascii="Times New Roman" w:eastAsiaTheme="minorEastAsia" w:hAnsi="Times New Roman" w:cs="Times New Roman"/>
        <w:b/>
        <w:bCs/>
        <w:sz w:val="20"/>
        <w:szCs w:val="20"/>
        <w:lang w:eastAsia="en-US"/>
      </w:rPr>
      <w:t xml:space="preserve"> </w:t>
    </w:r>
    <w:r w:rsidR="009E329B" w:rsidRPr="00D47C45">
      <w:rPr>
        <w:rFonts w:ascii="Times New Roman" w:eastAsiaTheme="minorEastAsia" w:hAnsi="Times New Roman" w:cs="Times New Roman"/>
        <w:b/>
        <w:bCs/>
        <w:sz w:val="20"/>
        <w:szCs w:val="20"/>
        <w:lang w:eastAsia="en-US"/>
      </w:rPr>
      <w:fldChar w:fldCharType="end"/>
    </w:r>
    <w:r>
      <w:rPr>
        <w:rFonts w:ascii="Times New Roman" w:hAnsi="Times New Roman" w:cs="Times New Roman"/>
        <w:b/>
        <w:bCs/>
        <w:sz w:val="20"/>
        <w:szCs w:val="20"/>
      </w:rPr>
      <w:t> </w:t>
    </w:r>
  </w:p>
  <w:p w14:paraId="5534DE58" w14:textId="0BFC677D" w:rsidR="00E44E55" w:rsidRDefault="00E44E55">
    <w:pPr>
      <w:pStyle w:val="Encabezado1"/>
      <w:autoSpaceDE w:val="0"/>
      <w:rPr>
        <w:rFonts w:cs="Times New Roman"/>
      </w:rPr>
    </w:pPr>
    <w:r>
      <w:rPr>
        <w:rFonts w:cs="Times New Roman"/>
      </w:rPr>
      <w:tab/>
    </w:r>
    <w:r>
      <w:rPr>
        <w:rFonts w:cs="Times New Roman"/>
      </w:rPr>
      <w:tab/>
    </w:r>
    <w:r>
      <w:rPr>
        <w:rFonts w:ascii="Times New Roman" w:hAnsi="Times New Roman" w:cs="Times New Roman"/>
        <w:b/>
        <w:bCs/>
        <w:sz w:val="20"/>
        <w:szCs w:val="20"/>
      </w:rPr>
      <w:t>PA#</w:t>
    </w:r>
    <w:r w:rsidR="009E329B" w:rsidRPr="00D47C45">
      <w:rPr>
        <w:rFonts w:ascii="Times New Roman" w:eastAsiaTheme="minorEastAsia" w:hAnsi="Times New Roman" w:cs="Times New Roman"/>
        <w:b/>
        <w:bCs/>
        <w:sz w:val="20"/>
        <w:szCs w:val="20"/>
        <w:lang w:eastAsia="en-US"/>
      </w:rPr>
      <w:fldChar w:fldCharType="begin"/>
    </w:r>
    <w:r w:rsidR="009E329B" w:rsidRPr="00D47C45">
      <w:rPr>
        <w:rFonts w:ascii="Times New Roman" w:eastAsiaTheme="minorEastAsia" w:hAnsi="Times New Roman" w:cs="Times New Roman"/>
        <w:b/>
        <w:bCs/>
        <w:sz w:val="20"/>
        <w:szCs w:val="20"/>
        <w:lang w:eastAsia="en-US"/>
      </w:rPr>
      <w:instrText xml:space="preserve"> DOCPROPERTY  caContractId  \* MERGEFORMAT </w:instrText>
    </w:r>
    <w:r w:rsidR="009E329B" w:rsidRPr="00D47C45">
      <w:rPr>
        <w:rFonts w:ascii="Times New Roman" w:eastAsiaTheme="minorEastAsia" w:hAnsi="Times New Roman" w:cs="Times New Roman"/>
        <w:b/>
        <w:bCs/>
        <w:sz w:val="20"/>
        <w:szCs w:val="20"/>
        <w:lang w:eastAsia="en-US"/>
      </w:rPr>
      <w:fldChar w:fldCharType="separate"/>
    </w:r>
    <w:r w:rsidR="009E329B">
      <w:rPr>
        <w:rFonts w:ascii="Times New Roman" w:eastAsiaTheme="minorEastAsia" w:hAnsi="Times New Roman" w:cs="Times New Roman"/>
        <w:b/>
        <w:bCs/>
        <w:sz w:val="20"/>
        <w:szCs w:val="20"/>
        <w:lang w:eastAsia="en-US"/>
      </w:rPr>
      <w:t xml:space="preserve"> </w:t>
    </w:r>
    <w:r w:rsidR="009E329B" w:rsidRPr="00D47C45">
      <w:rPr>
        <w:rFonts w:ascii="Times New Roman" w:eastAsiaTheme="minorEastAsia" w:hAnsi="Times New Roman" w:cs="Times New Roman"/>
        <w:b/>
        <w:bCs/>
        <w:sz w:val="20"/>
        <w:szCs w:val="20"/>
        <w:lang w:eastAsia="en-US"/>
      </w:rPr>
      <w:fldChar w:fldCharType="end"/>
    </w:r>
    <w:r>
      <w:rPr>
        <w:rFonts w:ascii="Times New Roman" w:hAnsi="Times New Roman" w:cs="Times New Roman"/>
        <w:b/>
        <w:bCs/>
        <w:sz w:val="20"/>
        <w:szCs w:val="20"/>
      </w:rPr>
      <w:t> </w:t>
    </w:r>
  </w:p>
  <w:p w14:paraId="6842AFCE" w14:textId="77777777" w:rsidR="00E44E55" w:rsidRDefault="00E44E55">
    <w:pPr>
      <w:pStyle w:val="Encabezado1"/>
      <w:autoSpaceDE w:val="0"/>
    </w:pPr>
    <w:r>
      <w:rPr>
        <w:rFonts w:cs="Times New Roman"/>
      </w:rPr>
      <w:tab/>
    </w:r>
    <w:r>
      <w:rPr>
        <w:rFonts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RTF_Num 4"/>
    <w:lvl w:ilvl="0">
      <w:start w:val="1"/>
      <w:numFmt w:val="decimal"/>
      <w:lvlText w:val="%1.0"/>
      <w:lvlJc w:val="left"/>
      <w:pPr>
        <w:tabs>
          <w:tab w:val="num" w:pos="360"/>
        </w:tabs>
        <w:ind w:left="360" w:hanging="360"/>
      </w:pPr>
      <w:rPr>
        <w:rFonts w:ascii="Times New Roman" w:eastAsia="Times New Roman" w:hAnsi="Times New Roman" w:cs="Times New Roman"/>
        <w:b/>
        <w:bCs/>
        <w:sz w:val="20"/>
        <w:szCs w:val="20"/>
      </w:rPr>
    </w:lvl>
    <w:lvl w:ilvl="1">
      <w:start w:val="1"/>
      <w:numFmt w:val="decimal"/>
      <w:lvlText w:val="%1.%2"/>
      <w:lvlJc w:val="left"/>
      <w:pPr>
        <w:tabs>
          <w:tab w:val="num" w:pos="720"/>
        </w:tabs>
        <w:ind w:left="720" w:hanging="360"/>
      </w:pPr>
      <w:rPr>
        <w:rFonts w:cs="Times New Roman"/>
      </w:rPr>
    </w:lvl>
    <w:lvl w:ilvl="2">
      <w:start w:val="1"/>
      <w:numFmt w:val="lowerLetter"/>
      <w:lvlText w:val="(%3)"/>
      <w:lvlJc w:val="left"/>
      <w:pPr>
        <w:tabs>
          <w:tab w:val="num" w:pos="1080"/>
        </w:tabs>
        <w:ind w:left="1080" w:hanging="360"/>
      </w:pPr>
      <w:rPr>
        <w:rFonts w:cs="Times New Roman"/>
      </w:rPr>
    </w:lvl>
    <w:lvl w:ilvl="3">
      <w:start w:val="1"/>
      <w:numFmt w:val="lowerRoman"/>
      <w:lvlText w:val="(%4)"/>
      <w:lvlJc w:val="left"/>
      <w:pPr>
        <w:tabs>
          <w:tab w:val="num" w:pos="1440"/>
        </w:tabs>
        <w:ind w:left="1440" w:hanging="360"/>
      </w:pPr>
      <w:rPr>
        <w:rFonts w:cs="Times New Roman"/>
      </w:rPr>
    </w:lvl>
    <w:lvl w:ilvl="4">
      <w:start w:val="1"/>
      <w:numFmt w:val="decimal"/>
      <w:lvlText w:val="[%5]"/>
      <w:lvlJc w:val="left"/>
      <w:pPr>
        <w:tabs>
          <w:tab w:val="num" w:pos="1800"/>
        </w:tabs>
        <w:ind w:left="1800" w:hanging="360"/>
      </w:pPr>
      <w:rPr>
        <w:rFonts w:cs="Times New Roman"/>
      </w:rPr>
    </w:lvl>
    <w:lvl w:ilvl="5">
      <w:start w:val="1"/>
      <w:numFmt w:val="upperLetter"/>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00000002"/>
    <w:multiLevelType w:val="multilevel"/>
    <w:tmpl w:val="00000002"/>
    <w:lvl w:ilvl="0">
      <w:start w:val="1"/>
      <w:numFmt w:val="none"/>
      <w:pStyle w:val="Ttulo11"/>
      <w:suff w:val="nothing"/>
      <w:lvlText w:val=""/>
      <w:lvlJc w:val="left"/>
      <w:pPr>
        <w:tabs>
          <w:tab w:val="num" w:pos="432"/>
        </w:tabs>
        <w:ind w:left="432" w:hanging="432"/>
      </w:pPr>
    </w:lvl>
    <w:lvl w:ilvl="1">
      <w:start w:val="1"/>
      <w:numFmt w:val="none"/>
      <w:pStyle w:val="Ttulo21"/>
      <w:suff w:val="nothing"/>
      <w:lvlText w:val=""/>
      <w:lvlJc w:val="left"/>
      <w:pPr>
        <w:tabs>
          <w:tab w:val="num" w:pos="576"/>
        </w:tabs>
        <w:ind w:left="576" w:hanging="576"/>
      </w:pPr>
    </w:lvl>
    <w:lvl w:ilvl="2">
      <w:start w:val="1"/>
      <w:numFmt w:val="none"/>
      <w:pStyle w:val="Ttulo31"/>
      <w:suff w:val="nothing"/>
      <w:lvlText w:val=""/>
      <w:lvlJc w:val="left"/>
      <w:pPr>
        <w:tabs>
          <w:tab w:val="num" w:pos="720"/>
        </w:tabs>
        <w:ind w:left="720" w:hanging="720"/>
      </w:pPr>
    </w:lvl>
    <w:lvl w:ilvl="3">
      <w:start w:val="1"/>
      <w:numFmt w:val="none"/>
      <w:pStyle w:val="Ttulo41"/>
      <w:suff w:val="nothing"/>
      <w:lvlText w:val=""/>
      <w:lvlJc w:val="left"/>
      <w:pPr>
        <w:tabs>
          <w:tab w:val="num" w:pos="864"/>
        </w:tabs>
        <w:ind w:left="864" w:hanging="864"/>
      </w:pPr>
    </w:lvl>
    <w:lvl w:ilvl="4">
      <w:start w:val="1"/>
      <w:numFmt w:val="none"/>
      <w:pStyle w:val="Ttulo51"/>
      <w:suff w:val="nothing"/>
      <w:lvlText w:val=""/>
      <w:lvlJc w:val="left"/>
      <w:pPr>
        <w:tabs>
          <w:tab w:val="num" w:pos="1008"/>
        </w:tabs>
        <w:ind w:left="1008" w:hanging="1008"/>
      </w:pPr>
    </w:lvl>
    <w:lvl w:ilvl="5">
      <w:start w:val="1"/>
      <w:numFmt w:val="none"/>
      <w:pStyle w:val="Ttulo61"/>
      <w:suff w:val="nothing"/>
      <w:lvlText w:val=""/>
      <w:lvlJc w:val="left"/>
      <w:pPr>
        <w:tabs>
          <w:tab w:val="num" w:pos="1152"/>
        </w:tabs>
        <w:ind w:left="1152" w:hanging="1152"/>
      </w:pPr>
    </w:lvl>
    <w:lvl w:ilvl="6">
      <w:start w:val="1"/>
      <w:numFmt w:val="none"/>
      <w:pStyle w:val="Ttulo71"/>
      <w:suff w:val="nothing"/>
      <w:lvlText w:val=""/>
      <w:lvlJc w:val="left"/>
      <w:pPr>
        <w:tabs>
          <w:tab w:val="num" w:pos="1296"/>
        </w:tabs>
        <w:ind w:left="1296" w:hanging="1296"/>
      </w:pPr>
    </w:lvl>
    <w:lvl w:ilvl="7">
      <w:start w:val="1"/>
      <w:numFmt w:val="none"/>
      <w:pStyle w:val="Ttulo81"/>
      <w:suff w:val="nothing"/>
      <w:lvlText w:val=""/>
      <w:lvlJc w:val="left"/>
      <w:pPr>
        <w:tabs>
          <w:tab w:val="num" w:pos="1440"/>
        </w:tabs>
        <w:ind w:left="1440" w:hanging="1440"/>
      </w:pPr>
    </w:lvl>
    <w:lvl w:ilvl="8">
      <w:start w:val="1"/>
      <w:numFmt w:val="none"/>
      <w:pStyle w:val="Ttulo91"/>
      <w:suff w:val="nothing"/>
      <w:lvlText w:val=""/>
      <w:lvlJc w:val="left"/>
      <w:pPr>
        <w:tabs>
          <w:tab w:val="num" w:pos="1584"/>
        </w:tabs>
        <w:ind w:left="1584" w:hanging="1584"/>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heryl Nudds">
    <w15:presenceInfo w15:providerId="None" w15:userId="Sheryl Nudd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updateFields w:val="true"/>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ED5"/>
    <w:rsid w:val="00045ED5"/>
    <w:rsid w:val="00153BF2"/>
    <w:rsid w:val="00365627"/>
    <w:rsid w:val="0047013F"/>
    <w:rsid w:val="008D7EE7"/>
    <w:rsid w:val="009E329B"/>
    <w:rsid w:val="00A108AA"/>
    <w:rsid w:val="00AB1B8F"/>
    <w:rsid w:val="00B25AD9"/>
    <w:rsid w:val="00BB6941"/>
    <w:rsid w:val="00C55A83"/>
    <w:rsid w:val="00E44E55"/>
    <w:rsid w:val="00E77DB0"/>
    <w:rsid w:val="4EA8D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A297A64"/>
  <w15:chartTrackingRefBased/>
  <w15:docId w15:val="{6FEE631E-4851-CF45-822C-9AE6A1771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uppressAutoHyphens/>
    </w:pPr>
    <w:rPr>
      <w:rFonts w:ascii="Helvetica" w:hAnsi="Helvetica" w:cs="Helvetica"/>
      <w:kern w:val="1"/>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TFNum21">
    <w:name w:val="RTF_Num 2 1"/>
    <w:rPr>
      <w:rFonts w:cs="Times New Roman"/>
    </w:rPr>
  </w:style>
  <w:style w:type="character" w:customStyle="1" w:styleId="RTFNum22">
    <w:name w:val="RTF_Num 2 2"/>
    <w:rPr>
      <w:rFonts w:cs="Times New Roman"/>
    </w:rPr>
  </w:style>
  <w:style w:type="character" w:customStyle="1" w:styleId="RTFNum23">
    <w:name w:val="RTF_Num 2 3"/>
    <w:rPr>
      <w:rFonts w:cs="Times New Roman"/>
    </w:rPr>
  </w:style>
  <w:style w:type="character" w:customStyle="1" w:styleId="RTFNum24">
    <w:name w:val="RTF_Num 2 4"/>
    <w:rPr>
      <w:rFonts w:cs="Times New Roman"/>
    </w:rPr>
  </w:style>
  <w:style w:type="character" w:customStyle="1" w:styleId="RTFNum25">
    <w:name w:val="RTF_Num 2 5"/>
    <w:rPr>
      <w:rFonts w:cs="Times New Roman"/>
    </w:rPr>
  </w:style>
  <w:style w:type="character" w:customStyle="1" w:styleId="RTFNum26">
    <w:name w:val="RTF_Num 2 6"/>
    <w:rPr>
      <w:rFonts w:cs="Times New Roman"/>
    </w:rPr>
  </w:style>
  <w:style w:type="character" w:customStyle="1" w:styleId="RTFNum27">
    <w:name w:val="RTF_Num 2 7"/>
    <w:rPr>
      <w:rFonts w:cs="Times New Roman"/>
    </w:rPr>
  </w:style>
  <w:style w:type="character" w:customStyle="1" w:styleId="RTFNum28">
    <w:name w:val="RTF_Num 2 8"/>
    <w:rPr>
      <w:rFonts w:cs="Times New Roman"/>
    </w:rPr>
  </w:style>
  <w:style w:type="character" w:customStyle="1" w:styleId="RTFNum29">
    <w:name w:val="RTF_Num 2 9"/>
    <w:rPr>
      <w:rFonts w:cs="Times New Roman"/>
    </w:rPr>
  </w:style>
  <w:style w:type="character" w:customStyle="1" w:styleId="RTFNum31">
    <w:name w:val="RTF_Num 3 1"/>
    <w:rPr>
      <w:rFonts w:ascii="Symbol" w:eastAsia="Symbol" w:hAnsi="Symbol" w:cs="Symbol"/>
    </w:rPr>
  </w:style>
  <w:style w:type="character" w:customStyle="1" w:styleId="RTFNum32">
    <w:name w:val="RTF_Num 3 2"/>
    <w:rPr>
      <w:rFonts w:ascii="Symbol" w:eastAsia="Symbol" w:hAnsi="Symbol" w:cs="Symbol"/>
    </w:rPr>
  </w:style>
  <w:style w:type="character" w:customStyle="1" w:styleId="RTFNum33">
    <w:name w:val="RTF_Num 3 3"/>
    <w:rPr>
      <w:rFonts w:ascii="Symbol" w:eastAsia="Symbol" w:hAnsi="Symbol" w:cs="Symbol"/>
    </w:rPr>
  </w:style>
  <w:style w:type="character" w:customStyle="1" w:styleId="RTFNum34">
    <w:name w:val="RTF_Num 3 4"/>
    <w:rPr>
      <w:rFonts w:ascii="Symbol" w:eastAsia="Symbol" w:hAnsi="Symbol" w:cs="Symbol"/>
    </w:rPr>
  </w:style>
  <w:style w:type="character" w:customStyle="1" w:styleId="RTFNum35">
    <w:name w:val="RTF_Num 3 5"/>
    <w:rPr>
      <w:rFonts w:ascii="Symbol" w:eastAsia="Symbol" w:hAnsi="Symbol" w:cs="Symbol"/>
    </w:rPr>
  </w:style>
  <w:style w:type="character" w:customStyle="1" w:styleId="RTFNum36">
    <w:name w:val="RTF_Num 3 6"/>
    <w:rPr>
      <w:rFonts w:ascii="Symbol" w:eastAsia="Symbol" w:hAnsi="Symbol" w:cs="Symbol"/>
    </w:rPr>
  </w:style>
  <w:style w:type="character" w:customStyle="1" w:styleId="RTFNum37">
    <w:name w:val="RTF_Num 3 7"/>
    <w:rPr>
      <w:rFonts w:ascii="Symbol" w:eastAsia="Symbol" w:hAnsi="Symbol" w:cs="Symbol"/>
    </w:rPr>
  </w:style>
  <w:style w:type="character" w:customStyle="1" w:styleId="RTFNum38">
    <w:name w:val="RTF_Num 3 8"/>
    <w:rPr>
      <w:rFonts w:ascii="Symbol" w:eastAsia="Symbol" w:hAnsi="Symbol" w:cs="Symbol"/>
    </w:rPr>
  </w:style>
  <w:style w:type="character" w:customStyle="1" w:styleId="RTFNum39">
    <w:name w:val="RTF_Num 3 9"/>
    <w:rPr>
      <w:rFonts w:ascii="Symbol" w:eastAsia="Symbol" w:hAnsi="Symbol" w:cs="Symbol"/>
    </w:rPr>
  </w:style>
  <w:style w:type="character" w:customStyle="1" w:styleId="RTFNum41">
    <w:name w:val="RTF_Num 4 1"/>
    <w:rPr>
      <w:rFonts w:ascii="Times New Roman" w:eastAsia="Times New Roman" w:hAnsi="Times New Roman" w:cs="Times New Roman"/>
      <w:b/>
      <w:bCs/>
      <w:color w:val="auto"/>
      <w:sz w:val="20"/>
      <w:szCs w:val="20"/>
    </w:rPr>
  </w:style>
  <w:style w:type="character" w:customStyle="1" w:styleId="RTFNum42">
    <w:name w:val="RTF_Num 4 2"/>
    <w:rPr>
      <w:rFonts w:cs="Times New Roman"/>
    </w:rPr>
  </w:style>
  <w:style w:type="character" w:customStyle="1" w:styleId="RTFNum43">
    <w:name w:val="RTF_Num 4 3"/>
    <w:rPr>
      <w:rFonts w:cs="Times New Roman"/>
    </w:rPr>
  </w:style>
  <w:style w:type="character" w:customStyle="1" w:styleId="RTFNum44">
    <w:name w:val="RTF_Num 4 4"/>
    <w:rPr>
      <w:rFonts w:cs="Times New Roman"/>
    </w:rPr>
  </w:style>
  <w:style w:type="character" w:customStyle="1" w:styleId="RTFNum45">
    <w:name w:val="RTF_Num 4 5"/>
    <w:rPr>
      <w:rFonts w:cs="Times New Roman"/>
    </w:rPr>
  </w:style>
  <w:style w:type="character" w:customStyle="1" w:styleId="RTFNum46">
    <w:name w:val="RTF_Num 4 6"/>
    <w:rPr>
      <w:rFonts w:cs="Times New Roman"/>
    </w:rPr>
  </w:style>
  <w:style w:type="character" w:customStyle="1" w:styleId="RTFNum47">
    <w:name w:val="RTF_Num 4 7"/>
    <w:rPr>
      <w:rFonts w:cs="Times New Roman"/>
    </w:rPr>
  </w:style>
  <w:style w:type="character" w:customStyle="1" w:styleId="RTFNum48">
    <w:name w:val="RTF_Num 4 8"/>
    <w:rPr>
      <w:rFonts w:cs="Times New Roman"/>
    </w:rPr>
  </w:style>
  <w:style w:type="character" w:customStyle="1" w:styleId="RTFNum49">
    <w:name w:val="RTF_Num 4 9"/>
    <w:rPr>
      <w:rFonts w:cs="Times New Roman"/>
    </w:rPr>
  </w:style>
  <w:style w:type="character" w:customStyle="1" w:styleId="Heading1Char">
    <w:name w:val="Heading 1 Char"/>
    <w:basedOn w:val="DefaultParagraphFont"/>
    <w:rPr>
      <w:rFonts w:ascii="Cambria" w:eastAsia="Times New Roman" w:hAnsi="Cambria" w:cs="Cambria"/>
      <w:b/>
      <w:bCs/>
      <w:kern w:val="1"/>
      <w:sz w:val="32"/>
      <w:szCs w:val="32"/>
      <w:lang w:val="x-none"/>
    </w:rPr>
  </w:style>
  <w:style w:type="character" w:customStyle="1" w:styleId="Heading2Char">
    <w:name w:val="Heading 2 Char"/>
    <w:basedOn w:val="DefaultParagraphFont"/>
    <w:rPr>
      <w:rFonts w:ascii="Cambria" w:eastAsia="Times New Roman" w:hAnsi="Cambria" w:cs="Cambria"/>
      <w:b/>
      <w:bCs/>
      <w:i/>
      <w:iCs/>
      <w:sz w:val="28"/>
      <w:szCs w:val="28"/>
      <w:lang w:val="x-none"/>
    </w:rPr>
  </w:style>
  <w:style w:type="character" w:customStyle="1" w:styleId="Heading3Char">
    <w:name w:val="Heading 3 Char"/>
    <w:basedOn w:val="DefaultParagraphFont"/>
    <w:rPr>
      <w:rFonts w:ascii="Cambria" w:eastAsia="Times New Roman" w:hAnsi="Cambria" w:cs="Cambria"/>
      <w:b/>
      <w:bCs/>
      <w:sz w:val="26"/>
      <w:szCs w:val="26"/>
      <w:lang w:val="x-none"/>
    </w:rPr>
  </w:style>
  <w:style w:type="character" w:customStyle="1" w:styleId="Heading4Char">
    <w:name w:val="Heading 4 Char"/>
    <w:basedOn w:val="DefaultParagraphFont"/>
    <w:rPr>
      <w:rFonts w:cs="Times New Roman"/>
      <w:b/>
      <w:bCs/>
      <w:sz w:val="28"/>
      <w:szCs w:val="28"/>
      <w:lang w:val="x-none"/>
    </w:rPr>
  </w:style>
  <w:style w:type="character" w:customStyle="1" w:styleId="Heading5Char">
    <w:name w:val="Heading 5 Char"/>
    <w:basedOn w:val="DefaultParagraphFont"/>
    <w:rPr>
      <w:rFonts w:cs="Times New Roman"/>
      <w:b/>
      <w:bCs/>
      <w:i/>
      <w:iCs/>
      <w:sz w:val="26"/>
      <w:szCs w:val="26"/>
      <w:lang w:val="x-none"/>
    </w:rPr>
  </w:style>
  <w:style w:type="character" w:customStyle="1" w:styleId="Heading6Char">
    <w:name w:val="Heading 6 Char"/>
    <w:basedOn w:val="DefaultParagraphFont"/>
    <w:rPr>
      <w:rFonts w:cs="Times New Roman"/>
      <w:b/>
      <w:bCs/>
      <w:lang w:val="x-none"/>
    </w:rPr>
  </w:style>
  <w:style w:type="character" w:customStyle="1" w:styleId="Heading7Char">
    <w:name w:val="Heading 7 Char"/>
    <w:basedOn w:val="DefaultParagraphFont"/>
    <w:rPr>
      <w:rFonts w:cs="Times New Roman"/>
      <w:sz w:val="24"/>
      <w:szCs w:val="24"/>
      <w:lang w:val="x-none"/>
    </w:rPr>
  </w:style>
  <w:style w:type="character" w:customStyle="1" w:styleId="Heading8Char">
    <w:name w:val="Heading 8 Char"/>
    <w:basedOn w:val="DefaultParagraphFont"/>
    <w:rPr>
      <w:rFonts w:cs="Times New Roman"/>
      <w:i/>
      <w:iCs/>
      <w:sz w:val="24"/>
      <w:szCs w:val="24"/>
      <w:lang w:val="x-none"/>
    </w:rPr>
  </w:style>
  <w:style w:type="character" w:customStyle="1" w:styleId="Heading9Char">
    <w:name w:val="Heading 9 Char"/>
    <w:basedOn w:val="DefaultParagraphFont"/>
    <w:rPr>
      <w:rFonts w:ascii="Cambria" w:eastAsia="Times New Roman" w:hAnsi="Cambria" w:cs="Cambria"/>
      <w:lang w:val="x-none"/>
    </w:rPr>
  </w:style>
  <w:style w:type="character" w:customStyle="1" w:styleId="HeaderChar">
    <w:name w:val="Header Char"/>
    <w:basedOn w:val="DefaultParagraphFont"/>
    <w:rPr>
      <w:rFonts w:ascii="Helvetica" w:eastAsia="Helvetica" w:hAnsi="Helvetica" w:cs="Helvetica"/>
      <w:sz w:val="24"/>
      <w:szCs w:val="24"/>
      <w:lang w:val="x-none"/>
    </w:rPr>
  </w:style>
  <w:style w:type="character" w:customStyle="1" w:styleId="FooterChar">
    <w:name w:val="Footer Char"/>
    <w:basedOn w:val="DefaultParagraphFont"/>
    <w:rPr>
      <w:rFonts w:ascii="Helvetica" w:eastAsia="Helvetica" w:hAnsi="Helvetica" w:cs="Helvetica"/>
      <w:sz w:val="24"/>
      <w:szCs w:val="24"/>
      <w:lang w:val="x-none"/>
    </w:rPr>
  </w:style>
  <w:style w:type="character" w:customStyle="1" w:styleId="Nmerodepgina1">
    <w:name w:val="Número de página1"/>
    <w:basedOn w:val="DefaultParagraphFont"/>
    <w:rPr>
      <w:rFonts w:cs="Times New Roman"/>
    </w:rPr>
  </w:style>
  <w:style w:type="character" w:customStyle="1" w:styleId="Refdecomentario1">
    <w:name w:val="Ref. de comentario1"/>
    <w:basedOn w:val="DefaultParagraphFont"/>
    <w:rPr>
      <w:rFonts w:cs="Times New Roman"/>
      <w:sz w:val="16"/>
      <w:szCs w:val="16"/>
    </w:rPr>
  </w:style>
  <w:style w:type="character" w:customStyle="1" w:styleId="CommentTextChar">
    <w:name w:val="Comment Text Char"/>
    <w:basedOn w:val="DefaultParagraphFont"/>
    <w:rPr>
      <w:rFonts w:ascii="Helvetica" w:eastAsia="Helvetica" w:hAnsi="Helvetica" w:cs="Helvetica"/>
      <w:sz w:val="20"/>
      <w:szCs w:val="20"/>
      <w:lang w:val="x-none"/>
    </w:rPr>
  </w:style>
  <w:style w:type="character" w:customStyle="1" w:styleId="CommentSubjectChar">
    <w:name w:val="Comment Subject Char"/>
    <w:basedOn w:val="CommentTextChar"/>
    <w:rPr>
      <w:rFonts w:ascii="Helvetica" w:eastAsia="Helvetica" w:hAnsi="Helvetica" w:cs="Helvetica"/>
      <w:b/>
      <w:bCs/>
      <w:sz w:val="20"/>
      <w:szCs w:val="20"/>
      <w:lang w:val="x-none"/>
    </w:rPr>
  </w:style>
  <w:style w:type="character" w:customStyle="1" w:styleId="BalloonTextChar">
    <w:name w:val="Balloon Text Char"/>
    <w:basedOn w:val="DefaultParagraphFont"/>
    <w:rPr>
      <w:rFonts w:ascii="Tahoma" w:eastAsia="Tahoma" w:hAnsi="Tahoma" w:cs="Tahoma"/>
      <w:sz w:val="16"/>
      <w:szCs w:val="16"/>
      <w:lang w:val="x-none"/>
    </w:rPr>
  </w:style>
  <w:style w:type="character" w:customStyle="1" w:styleId="BodyTextChar">
    <w:name w:val="Body Text Char"/>
    <w:basedOn w:val="DefaultParagraphFont"/>
    <w:rPr>
      <w:rFonts w:ascii="Times New Roman" w:eastAsia="Times New Roman" w:hAnsi="Times New Roman" w:cs="Times New Roman"/>
      <w:sz w:val="20"/>
      <w:szCs w:val="20"/>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rPr>
      <w:rFonts w:ascii="Times New Roman" w:hAnsi="Times New Roman" w:cs="Times New Roman"/>
      <w:sz w:val="20"/>
      <w:szCs w:val="20"/>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Ttulo11">
    <w:name w:val="Título 11"/>
    <w:basedOn w:val="Normal"/>
    <w:next w:val="Normal"/>
    <w:pPr>
      <w:numPr>
        <w:numId w:val="2"/>
      </w:numPr>
      <w:autoSpaceDE w:val="0"/>
      <w:outlineLvl w:val="0"/>
    </w:pPr>
  </w:style>
  <w:style w:type="paragraph" w:customStyle="1" w:styleId="Ttulo21">
    <w:name w:val="Título 21"/>
    <w:basedOn w:val="Normal"/>
    <w:next w:val="Normal"/>
    <w:pPr>
      <w:numPr>
        <w:ilvl w:val="1"/>
        <w:numId w:val="2"/>
      </w:numPr>
      <w:autoSpaceDE w:val="0"/>
      <w:outlineLvl w:val="1"/>
    </w:pPr>
  </w:style>
  <w:style w:type="paragraph" w:customStyle="1" w:styleId="Ttulo31">
    <w:name w:val="Título 31"/>
    <w:basedOn w:val="Normal"/>
    <w:next w:val="Normal"/>
    <w:pPr>
      <w:numPr>
        <w:ilvl w:val="2"/>
        <w:numId w:val="2"/>
      </w:numPr>
      <w:autoSpaceDE w:val="0"/>
      <w:outlineLvl w:val="2"/>
    </w:pPr>
  </w:style>
  <w:style w:type="paragraph" w:customStyle="1" w:styleId="Ttulo41">
    <w:name w:val="Título 41"/>
    <w:basedOn w:val="Normal"/>
    <w:next w:val="Normal"/>
    <w:pPr>
      <w:numPr>
        <w:ilvl w:val="3"/>
        <w:numId w:val="2"/>
      </w:numPr>
      <w:autoSpaceDE w:val="0"/>
      <w:outlineLvl w:val="3"/>
    </w:pPr>
  </w:style>
  <w:style w:type="paragraph" w:customStyle="1" w:styleId="Ttulo51">
    <w:name w:val="Título 51"/>
    <w:basedOn w:val="Normal"/>
    <w:next w:val="Normal"/>
    <w:pPr>
      <w:numPr>
        <w:ilvl w:val="4"/>
        <w:numId w:val="2"/>
      </w:numPr>
      <w:autoSpaceDE w:val="0"/>
      <w:outlineLvl w:val="4"/>
    </w:pPr>
  </w:style>
  <w:style w:type="paragraph" w:customStyle="1" w:styleId="Ttulo61">
    <w:name w:val="Título 61"/>
    <w:basedOn w:val="Normal"/>
    <w:next w:val="Normal"/>
    <w:pPr>
      <w:numPr>
        <w:ilvl w:val="5"/>
        <w:numId w:val="2"/>
      </w:numPr>
      <w:autoSpaceDE w:val="0"/>
      <w:outlineLvl w:val="5"/>
    </w:pPr>
  </w:style>
  <w:style w:type="paragraph" w:customStyle="1" w:styleId="Ttulo71">
    <w:name w:val="Título 71"/>
    <w:basedOn w:val="Normal"/>
    <w:next w:val="Normal"/>
    <w:pPr>
      <w:numPr>
        <w:ilvl w:val="6"/>
        <w:numId w:val="2"/>
      </w:numPr>
      <w:autoSpaceDE w:val="0"/>
      <w:outlineLvl w:val="6"/>
    </w:pPr>
  </w:style>
  <w:style w:type="paragraph" w:customStyle="1" w:styleId="Ttulo81">
    <w:name w:val="Título 81"/>
    <w:basedOn w:val="Normal"/>
    <w:next w:val="Normal"/>
    <w:pPr>
      <w:numPr>
        <w:ilvl w:val="7"/>
        <w:numId w:val="2"/>
      </w:numPr>
      <w:autoSpaceDE w:val="0"/>
      <w:outlineLvl w:val="7"/>
    </w:pPr>
  </w:style>
  <w:style w:type="paragraph" w:customStyle="1" w:styleId="Ttulo91">
    <w:name w:val="Título 91"/>
    <w:basedOn w:val="Normal"/>
    <w:next w:val="Normal"/>
    <w:pPr>
      <w:numPr>
        <w:ilvl w:val="8"/>
        <w:numId w:val="2"/>
      </w:numPr>
      <w:autoSpaceDE w:val="0"/>
      <w:outlineLvl w:val="8"/>
    </w:pPr>
  </w:style>
  <w:style w:type="paragraph" w:customStyle="1" w:styleId="Encabezado1">
    <w:name w:val="Encabezado1"/>
    <w:basedOn w:val="Normal"/>
    <w:pPr>
      <w:tabs>
        <w:tab w:val="center" w:pos="5040"/>
        <w:tab w:val="right" w:pos="10080"/>
      </w:tabs>
    </w:pPr>
  </w:style>
  <w:style w:type="paragraph" w:customStyle="1" w:styleId="Piedepgina1">
    <w:name w:val="Pie de página1"/>
    <w:basedOn w:val="Normal"/>
    <w:pPr>
      <w:tabs>
        <w:tab w:val="center" w:pos="5040"/>
        <w:tab w:val="right" w:pos="10080"/>
      </w:tabs>
    </w:pPr>
  </w:style>
  <w:style w:type="paragraph" w:customStyle="1" w:styleId="nexdataversion611">
    <w:name w:val="nexdata version=6.11"/>
    <w:basedOn w:val="Normal"/>
    <w:pPr>
      <w:autoSpaceDE w:val="0"/>
    </w:pPr>
  </w:style>
  <w:style w:type="paragraph" w:customStyle="1" w:styleId="nexdatadocId1483">
    <w:name w:val="nexdata docId=1483"/>
    <w:basedOn w:val="Normal"/>
    <w:pPr>
      <w:autoSpaceDE w:val="0"/>
    </w:pPr>
  </w:style>
  <w:style w:type="paragraph" w:customStyle="1" w:styleId="Textocomentario1">
    <w:name w:val="Texto comentario1"/>
    <w:basedOn w:val="Normal"/>
    <w:rPr>
      <w:sz w:val="20"/>
      <w:szCs w:val="20"/>
    </w:rPr>
  </w:style>
  <w:style w:type="paragraph" w:customStyle="1" w:styleId="Asuntodelcomentario1">
    <w:name w:val="Asunto del comentario1"/>
    <w:basedOn w:val="Textocomentario1"/>
    <w:next w:val="Textocomentario1"/>
    <w:rPr>
      <w:b/>
      <w:bCs/>
    </w:rPr>
  </w:style>
  <w:style w:type="paragraph" w:styleId="BalloonText">
    <w:name w:val="Balloon Text"/>
    <w:basedOn w:val="Normal"/>
    <w:rPr>
      <w:rFonts w:ascii="Tahoma" w:hAnsi="Tahoma" w:cs="Tahoma"/>
      <w:sz w:val="16"/>
      <w:szCs w:val="16"/>
    </w:rPr>
  </w:style>
  <w:style w:type="paragraph" w:styleId="Header">
    <w:name w:val="header"/>
    <w:basedOn w:val="Normal"/>
    <w:pPr>
      <w:suppressLineNumbers/>
      <w:tabs>
        <w:tab w:val="center" w:pos="5040"/>
        <w:tab w:val="right" w:pos="10080"/>
      </w:tabs>
    </w:pPr>
  </w:style>
  <w:style w:type="paragraph" w:styleId="Footer">
    <w:name w:val="footer"/>
    <w:basedOn w:val="Normal"/>
    <w:pPr>
      <w:suppressLineNumbers/>
      <w:tabs>
        <w:tab w:val="center" w:pos="5040"/>
        <w:tab w:val="right" w:pos="1008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people.xml" Type="http://schemas.microsoft.com/office/2011/relationships/people"/>
<Relationship Id="rId11"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2018-05-31T19:09:00Z</dcterms:created>
  <dc:creator>ADMINIBM</dc:creator>
  <cp:lastModifiedBy>Sheryl Nudds</cp:lastModifiedBy>
  <cp:lastPrinted>1900-01-01T06:36:00Z</cp:lastPrinted>
  <dcterms:modified xsi:type="dcterms:W3CDTF">2018-05-31T19:09:00Z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CW3035704</vt:lpwstr>
  </property>
  <property fmtid="{D5CDD505-2E9C-101B-9397-08002B2CF9AE}" pid="3" name="caBuyer">
    <vt:lpwstr>IBM Corporation</vt:lpwstr>
  </property>
  <property fmtid="{D5CDD505-2E9C-101B-9397-08002B2CF9AE}" pid="4" name="caBuyer.CorporateAddress.PostalAddress.Lines">
    <vt:lpwstr>.</vt:lpwstr>
  </property>
  <property fmtid="{D5CDD505-2E9C-101B-9397-08002B2CF9AE}" pid="5" name="caBuyer.CorporateAddress.PostalAddress.City">
    <vt:lpwstr> </vt:lpwstr>
  </property>
  <property fmtid="{D5CDD505-2E9C-101B-9397-08002B2CF9AE}" pid="6" name="caBuyer.CorporateAddress.PostalAddress.State">
    <vt:lpwstr> </vt:lpwstr>
  </property>
  <property fmtid="{D5CDD505-2E9C-101B-9397-08002B2CF9AE}" pid="7" name="caBuyer.CorporateAddress.PostalAddress.PostalCode">
    <vt:lpwstr> </vt:lpwstr>
  </property>
  <property fmtid="{D5CDD505-2E9C-101B-9397-08002B2CF9AE}" pid="8" name="caBuyer.CorporateAddress.PostalAddress.Country.Name">
    <vt:lpwstr> </vt:lpwstr>
  </property>
  <property fmtid="{D5CDD505-2E9C-101B-9397-08002B2CF9AE}" pid="9" name="caSupplier">
    <vt:lpwstr>George P Johnson GmbH</vt:lpwstr>
  </property>
  <property fmtid="{D5CDD505-2E9C-101B-9397-08002B2CF9AE}" pid="10" name="caSupplier.CorporateAddress.PostalAddress.Lines">
    <vt:lpwstr>Max Eyth Strasse 1</vt:lpwstr>
  </property>
  <property fmtid="{D5CDD505-2E9C-101B-9397-08002B2CF9AE}" pid="11" name="caSupplier.CorporateAddress.PostalAddress.City">
    <vt:lpwstr>Ostfildern Ruit</vt:lpwstr>
  </property>
  <property fmtid="{D5CDD505-2E9C-101B-9397-08002B2CF9AE}" pid="12" name="caSupplier.CorporateAddress.PostalAddress.State">
    <vt:lpwstr>BW</vt:lpwstr>
  </property>
  <property fmtid="{D5CDD505-2E9C-101B-9397-08002B2CF9AE}" pid="13" name="caSupplier.CorporateAddress.PostalAddress.PostalCode">
    <vt:lpwstr>73760</vt:lpwstr>
  </property>
  <property fmtid="{D5CDD505-2E9C-101B-9397-08002B2CF9AE}" pid="14" name="caSupplier.CorporateAddress.PostalAddress.Country.Name">
    <vt:lpwstr>Germany</vt:lpwstr>
  </property>
  <property fmtid="{D5CDD505-2E9C-101B-9397-08002B2CF9AE}" pid="15" name="cacus_ParentCW">
    <vt:lpwstr>4910016239</vt:lpwstr>
  </property>
  <property fmtid="{D5CDD505-2E9C-101B-9397-08002B2CF9AE}" pid="16" name="cacus_IBMLegalCompanyName">
    <vt:lpwstr>IBM Schweiz AG - IBM Suisse SA - IBM Svizzera SA - IBM Switzerland Ltd</vt:lpwstr>
  </property>
  <property fmtid="{D5CDD505-2E9C-101B-9397-08002B2CF9AE}" pid="17" name="cacus_ProjectOwnerName">
    <vt:lpwstr>Gerg? Horváth</vt:lpwstr>
  </property>
</Properties>
</file>