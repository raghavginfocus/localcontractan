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858869511"/>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C945A0" w:rsidP="00C349B1">
      <w:pPr>
        <w:pStyle w:val="IBMBody"/>
      </w:pPr>
    </w:p>
    <w:p w14:paraId="71BB3CA8" w14:textId="77777777" w:rsidR="00C349B1" w:rsidRDefault="00C945A0" w:rsidP="00C349B1">
      <w:pPr>
        <w:pStyle w:val="IBMBody"/>
      </w:pPr>
    </w:p>
    <w:bookmarkEnd w:id="1"/>
    <w:p w14:paraId="3712ECCC" w14:textId="79C65EFB" w:rsidR="00505D4D" w:rsidRPr="00241C42" w:rsidRDefault="00505D4D" w:rsidP="00505D4D">
      <w:pPr>
        <w:autoSpaceDE w:val="0"/>
        <w:autoSpaceDN w:val="0"/>
        <w:adjustRightInd w:val="0"/>
        <w:spacing w:after="0"/>
        <w:jc w:val="both"/>
        <w:divId w:val="3858869512"/>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D1D0F">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858869513"/>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5C70A17B" w:rsidR="00505D4D" w:rsidRDefault="00AE4FBD" w:rsidP="00505D4D">
      <w:pPr>
        <w:autoSpaceDE w:val="0"/>
        <w:autoSpaceDN w:val="0"/>
        <w:adjustRightInd w:val="0"/>
        <w:spacing w:after="0"/>
        <w:jc w:val="both"/>
        <w:divId w:val="3858869514"/>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D1D0F">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D1D0F">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D1D0F">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ins w:id="3" w:author="Mariana Lomeli Martinez" w:date="2020-11-05T16:12:00Z">
        <w:r w:rsidR="007D1D0F">
          <w:rPr>
            <w:rFonts w:cs="Times New Roman"/>
            <w:color w:val="000000"/>
            <w:sz w:val="18"/>
            <w:szCs w:val="18"/>
          </w:rPr>
          <w:t>01/09/2018</w:t>
        </w:r>
      </w:ins>
      <w:del w:id="4" w:author="Mariana Lomeli Martinez" w:date="2020-11-05T16:12:00Z">
        <w:r w:rsidR="007B5C05" w:rsidDel="007D1D0F">
          <w:rPr>
            <w:rFonts w:cs="Times New Roman"/>
            <w:color w:val="000000"/>
            <w:sz w:val="18"/>
            <w:szCs w:val="18"/>
          </w:rPr>
          <w:delText xml:space="preserve"> </w:delText>
        </w:r>
      </w:del>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858869515"/>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858869516"/>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858869517"/>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5" w:name="_GoBack_11"/>
      <w:bookmarkStart w:id="6" w:name="CLAUSE_a1a92e15b3cc4ac4af0d3d24abdef0d9"/>
      <w:bookmarkEnd w:id="5"/>
      <w:r>
        <w:t xml:space="preserve"> </w:t>
      </w:r>
      <w:bookmarkStart w:id="7" w:name="CTS_a1a92e15b3cc4ac4af0d3d24abdef0d9"/>
      <w:bookmarkEnd w:id="7"/>
    </w:p>
    <w:p w14:paraId="0D94F80E" w14:textId="77777777" w:rsidR="00034151" w:rsidRDefault="00C945A0" w:rsidP="00EB045C">
      <w:pPr>
        <w:pStyle w:val="IBMBody"/>
      </w:pPr>
    </w:p>
    <w:p w14:paraId="26FCEBE8" w14:textId="77777777" w:rsidR="00240FFE" w:rsidRDefault="00C945A0" w:rsidP="00EB045C">
      <w:pPr>
        <w:pStyle w:val="IBMBody"/>
      </w:pPr>
    </w:p>
    <w:bookmarkEnd w:id="6"/>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77F48F4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D1D0F">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4407E626"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D1D0F">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bookmarkStart w:id="8" w:name="_GoBack"/>
            <w:r w:rsidRPr="00345C98">
              <w:rPr>
                <w:rFonts w:cs="Times New Roman"/>
              </w:rPr>
              <w:t>By:</w:t>
            </w:r>
            <w:r w:rsidRPr="00345C98">
              <w:t xml:space="preserve"> </w:t>
            </w:r>
            <w:r w:rsidRPr="00345C98">
              <w:rPr>
                <w:rStyle w:val="eslHideTagChar"/>
              </w:rPr>
              <w:t>{{esl:Internal1:signature}}</w:t>
            </w:r>
          </w:p>
          <w:p w14:paraId="2DAB9913" w14:textId="21DD5C81" w:rsidR="00AE4FBD" w:rsidRPr="00EB0A0F" w:rsidRDefault="007D1D0F" w:rsidP="0051326C">
            <w:pPr>
              <w:pStyle w:val="eslHideTag"/>
            </w:pPr>
            <w:ins w:id="9" w:author="Mariana Lomeli Martinez" w:date="2020-11-05T16:15:00Z">
              <w:r w:rsidRPr="007D1D0F">
                <w:rPr>
                  <w:color w:val="FFFFFF" w:themeColor="background1"/>
                  <w:rPrChange w:id="10" w:author="Mariana Lomeli Martinez" w:date="2020-11-05T16:15:00Z">
                    <w:rPr>
                      <w:color w:val="FF0000"/>
                    </w:rPr>
                  </w:rPrChange>
                </w:rPr>
                <w:t>{{</w:t>
              </w:r>
            </w:ins>
            <w:r w:rsidR="00AE4FBD" w:rsidRPr="007D1D0F">
              <w:rPr>
                <w:color w:val="FFFFFF" w:themeColor="background1"/>
                <w:rPrChange w:id="11" w:author="Mariana Lomeli Martinez" w:date="2020-11-05T16:15:00Z">
                  <w:rPr/>
                </w:rPrChange>
              </w:rPr>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bookmarkEnd w:id="8"/>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E15276D" w:rsidR="00AE4FBD" w:rsidRPr="00EB045C" w:rsidRDefault="00AE4FBD" w:rsidP="0051326C">
            <w:pPr>
              <w:pStyle w:val="eslHideTag"/>
            </w:pPr>
            <w:r>
              <w:t>{{</w:t>
            </w:r>
            <w:r w:rsidR="00C945A0">
              <w:fldChar w:fldCharType="begin"/>
            </w:r>
            <w:r w:rsidR="00C945A0">
              <w:instrText xml:space="preserve"> DOCPROPERTY  cacus_ProjectOwnerName  \* MERGEFORMAT </w:instrText>
            </w:r>
            <w:r w:rsidR="00C945A0">
              <w:fldChar w:fldCharType="separate"/>
            </w:r>
            <w:ins w:id="12" w:author="Mariana Lomeli Martinez" w:date="2020-11-05T16:12:00Z">
              <w:r w:rsidR="007D1D0F">
                <w:t>JOSE FLAVIO VALDEZ CRUZ</w:t>
              </w:r>
            </w:ins>
            <w:del w:id="13" w:author="Mariana Lomeli Martinez" w:date="2020-11-05T16:12:00Z">
              <w:r w:rsidR="00956430" w:rsidDel="007D1D0F">
                <w:delText>Allison McCormack</w:delText>
              </w:r>
            </w:del>
            <w:r w:rsidR="00C945A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3FD29732" w:rsidR="00AE4FBD" w:rsidRPr="009E2E7D" w:rsidDel="007D1D0F" w:rsidRDefault="00AE4FBD" w:rsidP="00AE4FBD">
            <w:pPr>
              <w:spacing w:after="0"/>
              <w:rPr>
                <w:del w:id="14" w:author="Mariana Lomeli Martinez" w:date="2020-11-05T16:16:00Z"/>
                <w:rFonts w:eastAsia="Times New Roman" w:cs="Times New Roman"/>
                <w:color w:val="000000"/>
              </w:rPr>
            </w:pPr>
            <w:del w:id="15" w:author="Mariana Lomeli Martinez" w:date="2020-11-05T16:16:00Z">
              <w:r w:rsidRPr="009E2E7D" w:rsidDel="007D1D0F">
                <w:rPr>
                  <w:rFonts w:eastAsia="Times New Roman" w:cs="Times New Roman"/>
                  <w:color w:val="000000"/>
                </w:rPr>
                <w:fldChar w:fldCharType="begin"/>
              </w:r>
              <w:r w:rsidDel="007D1D0F">
                <w:rPr>
                  <w:rFonts w:eastAsia="Times New Roman" w:cs="Times New Roman"/>
                  <w:color w:val="000000"/>
                </w:rPr>
                <w:delInstrText xml:space="preserve"> DOCPROPERTY </w:delInstrText>
              </w:r>
              <w:r w:rsidRPr="009E2E7D" w:rsidDel="007D1D0F">
                <w:rPr>
                  <w:rFonts w:eastAsia="Times New Roman" w:cs="Times New Roman"/>
                  <w:color w:val="000000"/>
                </w:rPr>
                <w:delInstrText>caBuyer.Corpo</w:delInstrText>
              </w:r>
              <w:r w:rsidDel="007D1D0F">
                <w:rPr>
                  <w:rFonts w:eastAsia="Times New Roman" w:cs="Times New Roman"/>
                  <w:color w:val="000000"/>
                </w:rPr>
                <w:delInstrText>rateAddress.PostalAddress.Lines</w:delInstrText>
              </w:r>
              <w:r w:rsidRPr="009E2E7D" w:rsidDel="007D1D0F">
                <w:rPr>
                  <w:rFonts w:eastAsia="Times New Roman" w:cs="Times New Roman"/>
                  <w:color w:val="000000"/>
                </w:rPr>
                <w:delInstrText xml:space="preserve">  \* MERGEFORMAT </w:delInstrText>
              </w:r>
              <w:r w:rsidRPr="009E2E7D" w:rsidDel="007D1D0F">
                <w:rPr>
                  <w:rFonts w:eastAsia="Times New Roman" w:cs="Times New Roman"/>
                  <w:color w:val="000000"/>
                </w:rPr>
                <w:fldChar w:fldCharType="separate"/>
              </w:r>
            </w:del>
            <w:del w:id="16" w:author="Mariana Lomeli Martinez" w:date="2020-11-05T16:12:00Z">
              <w:r w:rsidR="007B5C05" w:rsidRPr="007B5C05" w:rsidDel="007D1D0F">
                <w:rPr>
                  <w:rFonts w:eastAsia="Times New Roman" w:cs="Times New Roman"/>
                  <w:b/>
                  <w:bCs/>
                  <w:color w:val="000000"/>
                </w:rPr>
                <w:delText>1</w:delText>
              </w:r>
              <w:r w:rsidR="007B5C05" w:rsidDel="007D1D0F">
                <w:rPr>
                  <w:rFonts w:eastAsia="Times New Roman" w:cs="Times New Roman"/>
                  <w:color w:val="000000"/>
                </w:rPr>
                <w:delText xml:space="preserve"> New Orchard Road</w:delText>
              </w:r>
            </w:del>
            <w:del w:id="17" w:author="Mariana Lomeli Martinez" w:date="2020-11-05T16:16:00Z">
              <w:r w:rsidRPr="009E2E7D" w:rsidDel="007D1D0F">
                <w:rPr>
                  <w:rFonts w:eastAsia="Times New Roman" w:cs="Times New Roman"/>
                  <w:color w:val="000000"/>
                </w:rPr>
                <w:fldChar w:fldCharType="end"/>
              </w:r>
            </w:del>
          </w:p>
          <w:p w14:paraId="7D5F9D73" w14:textId="349E0B33" w:rsidR="00AE4FBD" w:rsidRPr="009E2E7D" w:rsidDel="007D1D0F" w:rsidRDefault="00AE4FBD" w:rsidP="004604AC">
            <w:pPr>
              <w:spacing w:after="0"/>
              <w:rPr>
                <w:del w:id="18" w:author="Mariana Lomeli Martinez" w:date="2020-11-05T16:16:00Z"/>
                <w:rFonts w:eastAsia="Times New Roman" w:cs="Times New Roman"/>
                <w:color w:val="000000"/>
              </w:rPr>
            </w:pPr>
            <w:del w:id="19" w:author="Mariana Lomeli Martinez" w:date="2020-11-05T16:16:00Z">
              <w:r w:rsidRPr="009E2E7D" w:rsidDel="007D1D0F">
                <w:rPr>
                  <w:rFonts w:eastAsia="Times New Roman" w:cs="Times New Roman"/>
                  <w:color w:val="000000"/>
                </w:rPr>
                <w:delText> </w:delText>
              </w:r>
              <w:r w:rsidRPr="009E2E7D" w:rsidDel="007D1D0F">
                <w:rPr>
                  <w:rFonts w:eastAsia="Times New Roman" w:cs="Times New Roman"/>
                  <w:color w:val="000000"/>
                </w:rPr>
                <w:fldChar w:fldCharType="begin"/>
              </w:r>
              <w:r w:rsidDel="007D1D0F">
                <w:rPr>
                  <w:rFonts w:eastAsia="Times New Roman" w:cs="Times New Roman"/>
                  <w:color w:val="000000"/>
                </w:rPr>
                <w:delInstrText xml:space="preserve"> DOCPROPERTY </w:delInstrText>
              </w:r>
              <w:r w:rsidRPr="009E2E7D" w:rsidDel="007D1D0F">
                <w:rPr>
                  <w:rFonts w:eastAsia="Times New Roman" w:cs="Times New Roman"/>
                  <w:color w:val="000000"/>
                </w:rPr>
                <w:delInstrText>caBuyer.Corp</w:delInstrText>
              </w:r>
              <w:r w:rsidDel="007D1D0F">
                <w:rPr>
                  <w:rFonts w:eastAsia="Times New Roman" w:cs="Times New Roman"/>
                  <w:color w:val="000000"/>
                </w:rPr>
                <w:delInstrText>orateAddress.PostalAddress.City</w:delInstrText>
              </w:r>
              <w:r w:rsidRPr="009E2E7D" w:rsidDel="007D1D0F">
                <w:rPr>
                  <w:rFonts w:eastAsia="Times New Roman" w:cs="Times New Roman"/>
                  <w:color w:val="000000"/>
                </w:rPr>
                <w:delInstrText xml:space="preserve">  \* MERGEFORMAT </w:delInstrText>
              </w:r>
              <w:r w:rsidRPr="009E2E7D" w:rsidDel="007D1D0F">
                <w:rPr>
                  <w:rFonts w:eastAsia="Times New Roman" w:cs="Times New Roman"/>
                  <w:color w:val="000000"/>
                </w:rPr>
                <w:fldChar w:fldCharType="separate"/>
              </w:r>
            </w:del>
            <w:del w:id="20" w:author="Mariana Lomeli Martinez" w:date="2020-11-05T16:12:00Z">
              <w:r w:rsidR="007B5C05" w:rsidRPr="007B5C05" w:rsidDel="007D1D0F">
                <w:rPr>
                  <w:rFonts w:eastAsia="Times New Roman" w:cs="Times New Roman"/>
                  <w:b/>
                  <w:bCs/>
                  <w:color w:val="000000"/>
                </w:rPr>
                <w:delText>Armonk</w:delText>
              </w:r>
            </w:del>
            <w:del w:id="21" w:author="Mariana Lomeli Martinez" w:date="2020-11-05T16:16:00Z">
              <w:r w:rsidRPr="009E2E7D" w:rsidDel="007D1D0F">
                <w:rPr>
                  <w:rFonts w:eastAsia="Times New Roman" w:cs="Times New Roman"/>
                  <w:color w:val="000000"/>
                </w:rPr>
                <w:fldChar w:fldCharType="end"/>
              </w:r>
              <w:r w:rsidRPr="009E2E7D" w:rsidDel="007D1D0F">
                <w:rPr>
                  <w:rFonts w:eastAsia="Times New Roman" w:cs="Times New Roman"/>
                  <w:color w:val="000000"/>
                </w:rPr>
                <w:delText>,</w:delText>
              </w:r>
              <w:r w:rsidR="00557EC2" w:rsidDel="007D1D0F">
                <w:rPr>
                  <w:rFonts w:eastAsia="Times New Roman" w:cs="Times New Roman"/>
                  <w:color w:val="000000"/>
                </w:rPr>
                <w:delText xml:space="preserve"> </w:delText>
              </w:r>
              <w:r w:rsidR="004604AC" w:rsidDel="007D1D0F">
                <w:rPr>
                  <w:rFonts w:eastAsia="Times New Roman" w:cs="Times New Roman"/>
                  <w:color w:val="000000"/>
                </w:rPr>
                <w:fldChar w:fldCharType="begin"/>
              </w:r>
              <w:r w:rsidR="004604AC" w:rsidDel="007D1D0F">
                <w:rPr>
                  <w:rFonts w:eastAsia="Times New Roman" w:cs="Times New Roman"/>
                  <w:color w:val="000000"/>
                </w:rPr>
                <w:delInstrText xml:space="preserve"> DOCPROPERTY caBuyer.CorporateAddress.PostalAddress.State  \* MERGEFORMAT </w:delInstrText>
              </w:r>
              <w:r w:rsidR="004604AC" w:rsidDel="007D1D0F">
                <w:rPr>
                  <w:rFonts w:eastAsia="Times New Roman" w:cs="Times New Roman"/>
                  <w:color w:val="000000"/>
                </w:rPr>
                <w:fldChar w:fldCharType="separate"/>
              </w:r>
            </w:del>
            <w:del w:id="22" w:author="Mariana Lomeli Martinez" w:date="2020-11-05T16:12:00Z">
              <w:r w:rsidR="007B5C05" w:rsidDel="007D1D0F">
                <w:rPr>
                  <w:rFonts w:eastAsia="Times New Roman" w:cs="Times New Roman"/>
                  <w:color w:val="000000"/>
                </w:rPr>
                <w:delText>New York</w:delText>
              </w:r>
            </w:del>
            <w:del w:id="23" w:author="Mariana Lomeli Martinez" w:date="2020-11-05T16:16:00Z">
              <w:r w:rsidR="004604AC" w:rsidDel="007D1D0F">
                <w:rPr>
                  <w:rFonts w:eastAsia="Times New Roman" w:cs="Times New Roman"/>
                  <w:color w:val="000000"/>
                </w:rPr>
                <w:fldChar w:fldCharType="end"/>
              </w:r>
            </w:del>
          </w:p>
          <w:p w14:paraId="5828329F" w14:textId="5A9DF535" w:rsidR="00AE4FBD" w:rsidRPr="009E2E7D" w:rsidRDefault="00AE4FBD" w:rsidP="00AE4FBD">
            <w:pPr>
              <w:spacing w:after="0"/>
              <w:rPr>
                <w:rFonts w:eastAsia="Times New Roman" w:cs="Times New Roman"/>
                <w:color w:val="000000"/>
              </w:rPr>
            </w:pPr>
            <w:del w:id="24" w:author="Mariana Lomeli Martinez" w:date="2020-11-05T16:16:00Z">
              <w:r w:rsidRPr="009E2E7D" w:rsidDel="007D1D0F">
                <w:rPr>
                  <w:rFonts w:eastAsia="Times New Roman" w:cs="Times New Roman"/>
                  <w:color w:val="000000"/>
                </w:rPr>
                <w:delText> </w:delText>
              </w:r>
              <w:r w:rsidRPr="009E2E7D" w:rsidDel="007D1D0F">
                <w:rPr>
                  <w:rFonts w:eastAsia="Times New Roman" w:cs="Times New Roman"/>
                  <w:color w:val="000000"/>
                </w:rPr>
                <w:fldChar w:fldCharType="begin"/>
              </w:r>
              <w:r w:rsidDel="007D1D0F">
                <w:rPr>
                  <w:rFonts w:eastAsia="Times New Roman" w:cs="Times New Roman"/>
                  <w:color w:val="000000"/>
                </w:rPr>
                <w:delInstrText xml:space="preserve"> DOCPROPERTY </w:delInstrText>
              </w:r>
              <w:r w:rsidRPr="009E2E7D" w:rsidDel="007D1D0F">
                <w:rPr>
                  <w:rFonts w:eastAsia="Times New Roman" w:cs="Times New Roman"/>
                  <w:color w:val="000000"/>
                </w:rPr>
                <w:delInstrText>caBuyer.CorporateA</w:delInstrText>
              </w:r>
              <w:r w:rsidDel="007D1D0F">
                <w:rPr>
                  <w:rFonts w:eastAsia="Times New Roman" w:cs="Times New Roman"/>
                  <w:color w:val="000000"/>
                </w:rPr>
                <w:delInstrText>ddress.PostalAddress.PostalCode</w:delInstrText>
              </w:r>
              <w:r w:rsidRPr="009E2E7D" w:rsidDel="007D1D0F">
                <w:rPr>
                  <w:rFonts w:eastAsia="Times New Roman" w:cs="Times New Roman"/>
                  <w:color w:val="000000"/>
                </w:rPr>
                <w:delInstrText xml:space="preserve">  \* MERGEFORMAT </w:delInstrText>
              </w:r>
              <w:r w:rsidRPr="009E2E7D" w:rsidDel="007D1D0F">
                <w:rPr>
                  <w:rFonts w:eastAsia="Times New Roman" w:cs="Times New Roman"/>
                  <w:color w:val="000000"/>
                </w:rPr>
                <w:fldChar w:fldCharType="separate"/>
              </w:r>
            </w:del>
            <w:del w:id="25" w:author="Mariana Lomeli Martinez" w:date="2020-11-05T16:12:00Z">
              <w:r w:rsidR="007B5C05" w:rsidRPr="007B5C05" w:rsidDel="007D1D0F">
                <w:rPr>
                  <w:rFonts w:eastAsia="Times New Roman" w:cs="Times New Roman"/>
                  <w:b/>
                  <w:bCs/>
                  <w:color w:val="000000"/>
                </w:rPr>
                <w:delText>10504</w:delText>
              </w:r>
            </w:del>
            <w:del w:id="26" w:author="Mariana Lomeli Martinez" w:date="2020-11-05T16:16:00Z">
              <w:r w:rsidRPr="009E2E7D" w:rsidDel="007D1D0F">
                <w:rPr>
                  <w:rFonts w:eastAsia="Times New Roman" w:cs="Times New Roman"/>
                  <w:color w:val="000000"/>
                </w:rPr>
                <w:fldChar w:fldCharType="end"/>
              </w:r>
            </w:del>
            <w:r w:rsidRPr="009E2E7D">
              <w:rPr>
                <w:rFonts w:eastAsia="Times New Roman" w:cs="Times New Roman"/>
                <w:color w:val="000000"/>
              </w:rPr>
              <w:t> </w:t>
            </w:r>
          </w:p>
          <w:p w14:paraId="464D75F5" w14:textId="6B23DB50"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del w:id="27" w:author="Mariana Lomeli Martinez" w:date="2020-11-05T16:16:00Z">
              <w:r w:rsidRPr="009E2E7D" w:rsidDel="007D1D0F">
                <w:rPr>
                  <w:rFonts w:eastAsia="Times New Roman" w:cs="Times New Roman"/>
                  <w:color w:val="000000"/>
                </w:rPr>
                <w:fldChar w:fldCharType="begin"/>
              </w:r>
              <w:r w:rsidRPr="009E2E7D" w:rsidDel="007D1D0F">
                <w:rPr>
                  <w:rFonts w:eastAsia="Times New Roman" w:cs="Times New Roman"/>
                  <w:color w:val="000000"/>
                </w:rPr>
                <w:delInstrText xml:space="preserve"> DOCPROPERTY caBuyer.CorporateAdd</w:delInstrText>
              </w:r>
              <w:r w:rsidDel="007D1D0F">
                <w:rPr>
                  <w:rFonts w:eastAsia="Times New Roman" w:cs="Times New Roman"/>
                  <w:color w:val="000000"/>
                </w:rPr>
                <w:delInstrText>ress.PostalAddress.Country.Name</w:delInstrText>
              </w:r>
              <w:r w:rsidRPr="009E2E7D" w:rsidDel="007D1D0F">
                <w:rPr>
                  <w:rFonts w:eastAsia="Times New Roman" w:cs="Times New Roman"/>
                  <w:color w:val="000000"/>
                </w:rPr>
                <w:delInstrText xml:space="preserve">  \* MERGEFORMAT </w:delInstrText>
              </w:r>
              <w:r w:rsidRPr="009E2E7D" w:rsidDel="007D1D0F">
                <w:rPr>
                  <w:rFonts w:eastAsia="Times New Roman" w:cs="Times New Roman"/>
                  <w:color w:val="000000"/>
                </w:rPr>
                <w:fldChar w:fldCharType="separate"/>
              </w:r>
            </w:del>
            <w:del w:id="28" w:author="Mariana Lomeli Martinez" w:date="2020-11-05T16:12:00Z">
              <w:r w:rsidR="007B5C05" w:rsidRPr="007B5C05" w:rsidDel="007D1D0F">
                <w:rPr>
                  <w:rFonts w:eastAsia="Times New Roman" w:cs="Times New Roman"/>
                  <w:b/>
                  <w:bCs/>
                  <w:color w:val="000000"/>
                </w:rPr>
                <w:delText>United</w:delText>
              </w:r>
              <w:r w:rsidR="007B5C05" w:rsidDel="007D1D0F">
                <w:rPr>
                  <w:rFonts w:eastAsia="Times New Roman" w:cs="Times New Roman"/>
                  <w:color w:val="000000"/>
                </w:rPr>
                <w:delText xml:space="preserve"> States</w:delText>
              </w:r>
            </w:del>
            <w:del w:id="29" w:author="Mariana Lomeli Martinez" w:date="2020-11-05T16:16:00Z">
              <w:r w:rsidRPr="009E2E7D" w:rsidDel="007D1D0F">
                <w:rPr>
                  <w:rFonts w:eastAsia="Times New Roman" w:cs="Times New Roman"/>
                  <w:color w:val="000000"/>
                </w:rPr>
                <w:fldChar w:fldCharType="end"/>
              </w:r>
            </w:del>
            <w:ins w:id="30" w:author="Mariana Lomeli Martinez" w:date="2020-11-06T18:10:00Z">
              <w:r w:rsidR="009F5968">
                <w:rPr>
                  <w:rFonts w:eastAsia="Times New Roman" w:cs="Times New Roman"/>
                  <w:color w:val="000000"/>
                </w:rPr>
                <w:fldChar w:fldCharType="begin"/>
              </w:r>
              <w:r w:rsidR="009F5968">
                <w:rPr>
                  <w:rFonts w:eastAsia="Times New Roman" w:cs="Times New Roman"/>
                  <w:color w:val="000000"/>
                </w:rPr>
                <w:instrText xml:space="preserve"> DOCPROPERTY  cacus_IBMLegalCompanyAddress  \* MERGEFORMAT </w:instrText>
              </w:r>
            </w:ins>
            <w:r w:rsidR="009F5968">
              <w:rPr>
                <w:rFonts w:eastAsia="Times New Roman" w:cs="Times New Roman"/>
                <w:color w:val="000000"/>
              </w:rPr>
              <w:fldChar w:fldCharType="separate"/>
            </w:r>
            <w:ins w:id="31" w:author="Mariana Lomeli Martinez" w:date="2020-11-06T18:10:00Z">
              <w:r w:rsidR="009F5968">
                <w:rPr>
                  <w:rFonts w:eastAsia="Times New Roman" w:cs="Times New Roman"/>
                  <w:color w:val="000000"/>
                </w:rPr>
                <w:t xml:space="preserve"> </w:t>
              </w:r>
              <w:r w:rsidR="009F5968">
                <w:rPr>
                  <w:rFonts w:eastAsia="Times New Roman" w:cs="Times New Roman"/>
                  <w:color w:val="000000"/>
                </w:rPr>
                <w:fldChar w:fldCharType="end"/>
              </w:r>
            </w:ins>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09BA13F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ins w:id="32" w:author="Mariana Lomeli Martinez" w:date="2020-11-05T16:12:00Z">
              <w:r w:rsidR="007D1D0F" w:rsidRPr="007D1D0F">
                <w:rPr>
                  <w:rFonts w:eastAsia="Times New Roman" w:cs="Times New Roman"/>
                  <w:b/>
                  <w:bCs/>
                  <w:color w:val="000000"/>
                  <w:rPrChange w:id="33" w:author="Mariana Lomeli Martinez" w:date="2020-11-05T16:12:00Z">
                    <w:rPr>
                      <w:rFonts w:eastAsia="Times New Roman" w:cs="Times New Roman"/>
                      <w:color w:val="000000"/>
                    </w:rPr>
                  </w:rPrChange>
                </w:rPr>
                <w:t xml:space="preserve"> </w:t>
              </w:r>
            </w:ins>
            <w:del w:id="34" w:author="Mariana Lomeli Martinez" w:date="2020-11-05T16:12:00Z">
              <w:r w:rsidR="007B5C05" w:rsidRPr="007B5C05" w:rsidDel="007D1D0F">
                <w:rPr>
                  <w:rFonts w:eastAsia="Times New Roman" w:cs="Times New Roman"/>
                  <w:b/>
                  <w:bCs/>
                  <w:color w:val="000000"/>
                </w:rPr>
                <w:delText xml:space="preserve"> </w:delText>
              </w:r>
            </w:del>
            <w:r w:rsidRPr="009E2E7D">
              <w:rPr>
                <w:rFonts w:eastAsia="Times New Roman" w:cs="Times New Roman"/>
                <w:color w:val="000000"/>
              </w:rPr>
              <w:fldChar w:fldCharType="end"/>
            </w:r>
          </w:p>
          <w:p w14:paraId="22520234" w14:textId="326F7366"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ins w:id="35" w:author="Mariana Lomeli Martinez" w:date="2020-11-05T16:12:00Z">
              <w:r w:rsidR="007D1D0F" w:rsidRPr="007D1D0F">
                <w:rPr>
                  <w:rFonts w:eastAsia="Times New Roman" w:cs="Times New Roman"/>
                  <w:b/>
                  <w:bCs/>
                  <w:color w:val="000000"/>
                  <w:rPrChange w:id="36" w:author="Mariana Lomeli Martinez" w:date="2020-11-05T16:12:00Z">
                    <w:rPr>
                      <w:rFonts w:eastAsia="Times New Roman" w:cs="Times New Roman"/>
                      <w:color w:val="000000"/>
                    </w:rPr>
                  </w:rPrChange>
                </w:rPr>
                <w:t xml:space="preserve"> </w:t>
              </w:r>
            </w:ins>
            <w:del w:id="37" w:author="Mariana Lomeli Martinez" w:date="2020-11-05T16:12:00Z">
              <w:r w:rsidR="007B5C05" w:rsidRPr="007B5C05" w:rsidDel="007D1D0F">
                <w:rPr>
                  <w:rFonts w:eastAsia="Times New Roman" w:cs="Times New Roman"/>
                  <w:b/>
                  <w:bCs/>
                  <w:color w:val="000000"/>
                </w:rPr>
                <w:delText xml:space="preserve"> </w:delText>
              </w:r>
            </w:del>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ins w:id="38" w:author="Mariana Lomeli Martinez" w:date="2020-11-05T16:12:00Z">
              <w:r w:rsidR="007D1D0F" w:rsidRPr="007D1D0F">
                <w:rPr>
                  <w:rFonts w:eastAsia="Times New Roman" w:cs="Times New Roman"/>
                  <w:b/>
                  <w:bCs/>
                  <w:color w:val="000000"/>
                  <w:rPrChange w:id="39" w:author="Mariana Lomeli Martinez" w:date="2020-11-05T16:12:00Z">
                    <w:rPr>
                      <w:rFonts w:eastAsia="Times New Roman" w:cs="Times New Roman"/>
                      <w:color w:val="000000"/>
                    </w:rPr>
                  </w:rPrChange>
                </w:rPr>
                <w:t xml:space="preserve"> </w:t>
              </w:r>
            </w:ins>
            <w:del w:id="40" w:author="Mariana Lomeli Martinez" w:date="2020-11-05T16:12:00Z">
              <w:r w:rsidR="007B5C05" w:rsidRPr="007B5C05" w:rsidDel="007D1D0F">
                <w:rPr>
                  <w:rFonts w:eastAsia="Times New Roman" w:cs="Times New Roman"/>
                  <w:b/>
                  <w:bCs/>
                  <w:color w:val="000000"/>
                </w:rPr>
                <w:delText xml:space="preserve"> </w:delText>
              </w:r>
            </w:del>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D1D0F">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8AAD549" w:rsidR="00AE4FBD" w:rsidRPr="00EB045C"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ins w:id="41" w:author="Mariana Lomeli Martinez" w:date="2020-11-05T16:12:00Z">
              <w:r w:rsidR="007D1D0F" w:rsidRPr="007D1D0F">
                <w:rPr>
                  <w:rFonts w:eastAsia="Times New Roman" w:cs="Times New Roman"/>
                  <w:b/>
                  <w:bCs/>
                  <w:color w:val="000000"/>
                  <w:rPrChange w:id="42" w:author="Mariana Lomeli Martinez" w:date="2020-11-05T16:12:00Z">
                    <w:rPr>
                      <w:rFonts w:eastAsia="Times New Roman" w:cs="Times New Roman"/>
                      <w:color w:val="000000"/>
                    </w:rPr>
                  </w:rPrChange>
                </w:rPr>
                <w:t xml:space="preserve"> </w:t>
              </w:r>
            </w:ins>
            <w:del w:id="43" w:author="Mariana Lomeli Martinez" w:date="2020-11-05T16:12:00Z">
              <w:r w:rsidR="007B5C05" w:rsidRPr="007B5C05" w:rsidDel="007D1D0F">
                <w:rPr>
                  <w:rFonts w:eastAsia="Times New Roman" w:cs="Times New Roman"/>
                  <w:b/>
                  <w:bCs/>
                  <w:color w:val="000000"/>
                </w:rPr>
                <w:delText xml:space="preserve"> </w:delText>
              </w:r>
            </w:del>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lastRenderedPageBreak/>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44" w:name="_GoBack_20"/>
      <w:bookmarkStart w:id="45" w:name="CLAUSE_4642aa93326e431981bbe8f8b07dbb80"/>
      <w:bookmarkEnd w:id="44"/>
      <w:r>
        <w:t xml:space="preserve"> </w:t>
      </w:r>
      <w:bookmarkStart w:id="46" w:name="CTS_4642aa93326e431981bbe8f8b07dbb80"/>
      <w:bookmarkEnd w:id="45"/>
      <w:bookmarkEnd w:id="46"/>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C945A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D403D6" w14:textId="77777777" w:rsidR="00C945A0" w:rsidRDefault="00C945A0" w:rsidP="00FE538C">
      <w:pPr>
        <w:spacing w:after="0"/>
      </w:pPr>
      <w:r>
        <w:separator/>
      </w:r>
    </w:p>
  </w:endnote>
  <w:endnote w:type="continuationSeparator" w:id="0">
    <w:p w14:paraId="4D346695" w14:textId="77777777" w:rsidR="00C945A0" w:rsidRDefault="00C945A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C945A0">
            <w:fldChar w:fldCharType="begin"/>
          </w:r>
          <w:r w:rsidR="00C945A0">
            <w:instrText xml:space="preserve"> NUMPAGES  \* Arabic  \* MERGEFORMAT </w:instrText>
          </w:r>
          <w:r w:rsidR="00C945A0">
            <w:fldChar w:fldCharType="separate"/>
          </w:r>
          <w:r w:rsidR="00956430" w:rsidRPr="00956430">
            <w:rPr>
              <w:noProof/>
              <w:sz w:val="16"/>
              <w:szCs w:val="16"/>
            </w:rPr>
            <w:t>2</w:t>
          </w:r>
          <w:r w:rsidR="00C945A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EB34F5" w14:textId="77777777" w:rsidR="00C945A0" w:rsidRDefault="00C945A0" w:rsidP="00FE538C">
      <w:pPr>
        <w:spacing w:after="0"/>
      </w:pPr>
      <w:r>
        <w:separator/>
      </w:r>
    </w:p>
  </w:footnote>
  <w:footnote w:type="continuationSeparator" w:id="0">
    <w:p w14:paraId="778169EC" w14:textId="77777777" w:rsidR="00C945A0" w:rsidRDefault="00C945A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iana Lomeli Martinez">
    <w15:presenceInfo w15:providerId="AD" w15:userId="S::Mariana.Lomeli.Martinez@ibm.com::823e69be-7fd9-4991-8949-9562ec848b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hyphenationZone w:val="425"/>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86A73"/>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D1D0F"/>
    <w:rsid w:val="007F1884"/>
    <w:rsid w:val="007F640A"/>
    <w:rsid w:val="0080056F"/>
    <w:rsid w:val="00804B63"/>
    <w:rsid w:val="00811869"/>
    <w:rsid w:val="00814B78"/>
    <w:rsid w:val="008335FA"/>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9F5968"/>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945A0"/>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people.xml" Type="http://schemas.microsoft.com/office/2011/relationships/people"/>
<Relationship Id="rId12"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0C6B9-234C-4A42-85C1-79C49FC2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451</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2020-11-07T00:12:00Z</dcterms:created>
  <dc:creator>IBM_USER</dc:creator>
  <cp:lastModifiedBy>Mariana Lomeli Martinez</cp:lastModifiedBy>
  <cp:lastPrinted>2017-12-26T21:25:00Z</cp:lastPrinted>
  <dcterms:modified xsi:type="dcterms:W3CDTF">2020-11-07T00:12:00Z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_caAgreementDate">
    <vt:lpwstr>08/01/2021</vt:lpwstr>
  </property>
  <property fmtid="{D5CDD505-2E9C-101B-9397-08002B2CF9AE}" pid="6" name="_caEffectiveDate">
    <vt:lpwstr>07/30/2021</vt:lpwstr>
  </property>
  <property fmtid="{D5CDD505-2E9C-101B-9397-08002B2CF9AE}" pid="7" name="_caExpirationDate">
    <vt:lpwstr/>
  </property>
  <property fmtid="{D5CDD505-2E9C-101B-9397-08002B2CF9AE}" pid="8" name="caContractId">
    <vt:lpwstr>CW3180130</vt:lpwstr>
  </property>
  <property fmtid="{D5CDD505-2E9C-101B-9397-08002B2CF9AE}" pid="9" name="caSupplier">
    <vt:lpwstr>GEORGE P JOHNSON COMPANY HONG KONG</vt:lpwstr>
  </property>
  <property fmtid="{D5CDD505-2E9C-101B-9397-08002B2CF9AE}" pid="10" name="caSupplier.CorporateAddress.PostalAddress.Lines">
    <vt:lpwstr>Unit 1602 Sino Plaza</vt:lpwstr>
  </property>
  <property fmtid="{D5CDD505-2E9C-101B-9397-08002B2CF9AE}" pid="11" name="caSupplier.CorporateAddress.PostalAddress.City">
    <vt:lpwstr>Hong Kong</vt:lpwstr>
  </property>
  <property fmtid="{D5CDD505-2E9C-101B-9397-08002B2CF9AE}" pid="12" name="caSupplier.CorporateAddress.PostalAddress.State">
    <vt:lpwstr/>
  </property>
  <property fmtid="{D5CDD505-2E9C-101B-9397-08002B2CF9AE}" pid="13" name="caSupplier.CorporateAddress.PostalAddress.PostalCode">
    <vt:lpwstr/>
  </property>
  <property fmtid="{D5CDD505-2E9C-101B-9397-08002B2CF9AE}" pid="14" name="caSupplier.CorporateAddress.PostalAddress.Country.Name">
    <vt:lpwstr>Hong Kong</vt:lpwstr>
  </property>
  <property fmtid="{D5CDD505-2E9C-101B-9397-08002B2CF9AE}" pid="15" name="cacus_ParentCW">
    <vt:lpwstr>CW3036229</vt:lpwstr>
  </property>
  <property fmtid="{D5CDD505-2E9C-101B-9397-08002B2CF9AE}" pid="16" name="cacus_IBMLegalCompanyName">
    <vt:lpwstr>IBM China/Hong Kong Limited</vt:lpwstr>
  </property>
  <property fmtid="{D5CDD505-2E9C-101B-9397-08002B2CF9AE}" pid="17" name="cacus_IBMLegalCompanyAddress">
    <vt:lpwstr>7-8 &amp; 10-13/F PCCW Tower, 979 King's Road, Taikoo Place, , HK,</vt:lpwstr>
  </property>
  <property fmtid="{D5CDD505-2E9C-101B-9397-08002B2CF9AE}" pid="18" name="cacus_ProjectOwnerName">
    <vt:lpwstr>WEN WEI ZHAO</vt:lpwstr>
  </property>
</Properties>
</file>