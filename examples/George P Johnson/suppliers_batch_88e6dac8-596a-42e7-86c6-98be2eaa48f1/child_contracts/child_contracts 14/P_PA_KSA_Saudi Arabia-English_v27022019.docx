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people+xml" PartName="/word/peop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
<Relationships xmlns="http://schemas.openxmlformats.org/package/2006/relationships">
<Relationship Id="rId1" Target="word/document.xml" Type="http://schemas.openxmlformats.org/officeDocument/2006/relationships/officeDocument"/>
<Relationship Id="rId2" Target="docProps/core.xml" Type="http://schemas.openxmlformats.org/package/2006/relationships/metadata/core-properties"/>
<Relationship Id="rId3" Target="docProps/app.xml" Type="http://schemas.openxmlformats.org/officeDocument/2006/relationships/extended-properties"/>
<Relationship Id="rId4" Target="docProps/custom.xml" Type="http://schemas.openxmlformats.org/officeDocument/2006/relationships/custom-properties"/>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3A8558E" w14:textId="77777777" w:rsidR="00AD747F" w:rsidRDefault="00AD747F">
      <w:pPr>
        <w:widowControl w:val="0"/>
        <w:autoSpaceDE w:val="0"/>
        <w:autoSpaceDN w:val="0"/>
        <w:adjustRightInd w:val="0"/>
        <w:rPr>
          <w:rFonts w:ascii="Times New Roman" w:eastAsiaTheme="minorEastAsia" w:hAnsi="Times New Roman" w:cs="Times New Roman"/>
          <w:lang w:eastAsia="en-US"/>
        </w:rPr>
      </w:pPr>
    </w:p>
    <w:p w14:paraId="7BE6FC94" w14:textId="77777777" w:rsidR="00AD747F" w:rsidRDefault="00AD4AD4">
      <w:pPr>
        <w:widowControl w:val="0"/>
        <w:autoSpaceDE w:val="0"/>
        <w:autoSpaceDN w:val="0"/>
        <w:adjustRightInd w:val="0"/>
        <w:divId w:val="3033595456"/>
        <w:rPr>
          <w:rFonts w:ascii="Times New Roman" w:eastAsiaTheme="minorEastAsia" w:hAnsi="Times New Roman" w:cs="Times New Roman"/>
          <w:i/>
          <w:iCs/>
          <w:sz w:val="20"/>
          <w:szCs w:val="20"/>
          <w:lang w:eastAsia="en-US"/>
        </w:rPr>
      </w:pPr>
      <w:r>
        <w:rPr>
          <w:rFonts w:ascii="Times New Roman" w:eastAsiaTheme="minorEastAsia" w:hAnsi="Times New Roman" w:cs="Times New Roman"/>
          <w:i/>
          <w:iCs/>
          <w:sz w:val="20"/>
          <w:szCs w:val="20"/>
          <w:lang w:eastAsia="en-US"/>
        </w:rPr>
        <w:t xml:space="preserve">Instructional or informational text is identified in italics and should be deleted prior to presentation to Supplier.  Language that is either optional or where text must be inserted will be </w:t>
      </w:r>
      <w:r>
        <w:rPr>
          <w:rFonts w:ascii="Times New Roman" w:eastAsiaTheme="minorEastAsia" w:hAnsi="Times New Roman" w:cs="Times New Roman"/>
          <w:i/>
          <w:iCs/>
          <w:sz w:val="20"/>
          <w:szCs w:val="20"/>
          <w:u w:val="single"/>
          <w:lang w:eastAsia="en-US"/>
        </w:rPr>
        <w:t xml:space="preserve">underlined </w:t>
      </w:r>
      <w:r>
        <w:rPr>
          <w:rFonts w:ascii="Times New Roman" w:eastAsiaTheme="minorEastAsia" w:hAnsi="Times New Roman" w:cs="Times New Roman"/>
          <w:i/>
          <w:iCs/>
          <w:sz w:val="20"/>
          <w:szCs w:val="20"/>
          <w:lang w:eastAsia="en-US"/>
        </w:rPr>
        <w:t>throughout the document (delete language or options that are not applicable).</w:t>
      </w:r>
    </w:p>
    <w:p w14:paraId="6774AB5B" w14:textId="77777777" w:rsidR="00AD747F" w:rsidRDefault="00AD747F">
      <w:pPr>
        <w:widowControl w:val="0"/>
        <w:numPr>
          <w:ilvl w:val="0"/>
          <w:numId w:val="1"/>
        </w:numPr>
        <w:tabs>
          <w:tab w:val="clear" w:pos="360"/>
          <w:tab w:val="num" w:pos="0"/>
        </w:tabs>
        <w:autoSpaceDE w:val="0"/>
        <w:autoSpaceDN w:val="0"/>
        <w:adjustRightInd w:val="0"/>
        <w:ind w:left="0" w:firstLine="0"/>
        <w:rPr>
          <w:rFonts w:ascii="Times New Roman" w:eastAsiaTheme="minorEastAsia" w:hAnsi="Times New Roman" w:cs="Times New Roman"/>
          <w:i/>
          <w:iCs/>
          <w:lang w:eastAsia="en-US"/>
        </w:rPr>
      </w:pPr>
    </w:p>
    <w:p w14:paraId="01DEA9FD" w14:textId="77777777" w:rsidR="00AD747F" w:rsidRDefault="00AD4AD4">
      <w:pPr>
        <w:widowControl w:val="0"/>
        <w:autoSpaceDE w:val="0"/>
        <w:autoSpaceDN w:val="0"/>
        <w:adjustRightInd w:val="0"/>
        <w:divId w:val="3033595457"/>
        <w:rPr>
          <w:rFonts w:ascii="Times New Roman" w:eastAsiaTheme="minorEastAsia" w:hAnsi="Times New Roman" w:cs="Times New Roman"/>
          <w:sz w:val="20"/>
          <w:szCs w:val="20"/>
          <w:lang w:eastAsia="en-US"/>
        </w:rPr>
      </w:pPr>
      <w:r>
        <w:rPr>
          <w:rFonts w:ascii="Times New Roman" w:eastAsiaTheme="minorEastAsia" w:hAnsi="Times New Roman" w:cs="Times New Roman"/>
          <w:b/>
          <w:bCs/>
          <w:sz w:val="20"/>
          <w:szCs w:val="20"/>
          <w:lang w:eastAsia="en-US"/>
        </w:rPr>
        <w:t>EFFECTIVE DATE OF THIS PARTICIPATION AGREEMENT ("PA"): {</w:t>
      </w:r>
      <w:proofErr w:type="spellStart"/>
      <w:proofErr w:type="gramStart"/>
      <w:r>
        <w:rPr>
          <w:rFonts w:ascii="Times New Roman" w:eastAsiaTheme="minorEastAsia" w:hAnsi="Times New Roman" w:cs="Times New Roman"/>
          <w:b/>
          <w:bCs/>
          <w:sz w:val="20"/>
          <w:szCs w:val="20"/>
          <w:lang w:eastAsia="en-US"/>
        </w:rPr>
        <w:t>variable:Effective</w:t>
      </w:r>
      <w:proofErr w:type="spellEnd"/>
      <w:proofErr w:type="gramEnd"/>
      <w:r>
        <w:rPr>
          <w:rFonts w:ascii="Times New Roman" w:eastAsiaTheme="minorEastAsia" w:hAnsi="Times New Roman" w:cs="Times New Roman"/>
          <w:b/>
          <w:bCs/>
          <w:sz w:val="20"/>
          <w:szCs w:val="20"/>
          <w:lang w:eastAsia="en-US"/>
        </w:rPr>
        <w:t xml:space="preserve"> Date (Agreement)} </w:t>
      </w:r>
    </w:p>
    <w:p w14:paraId="562BFFEA" w14:textId="77777777" w:rsidR="00AD747F" w:rsidRDefault="00AD4AD4">
      <w:pPr>
        <w:widowControl w:val="0"/>
        <w:autoSpaceDE w:val="0"/>
        <w:autoSpaceDN w:val="0"/>
        <w:adjustRightInd w:val="0"/>
        <w:divId w:val="3033595458"/>
        <w:rPr>
          <w:rFonts w:ascii="Times New Roman" w:eastAsiaTheme="minorEastAsia" w:hAnsi="Times New Roman" w:cs="Times New Roman"/>
          <w:sz w:val="20"/>
          <w:szCs w:val="20"/>
          <w:lang w:eastAsia="en-US"/>
        </w:rPr>
      </w:pPr>
      <w:r>
        <w:rPr>
          <w:rFonts w:ascii="Times New Roman" w:eastAsiaTheme="minorEastAsia" w:hAnsi="Times New Roman" w:cs="Times New Roman"/>
          <w:i/>
          <w:iCs/>
          <w:sz w:val="20"/>
          <w:szCs w:val="20"/>
          <w:lang w:eastAsia="en-US"/>
        </w:rPr>
        <w:t>If the PA also incorporates the Master SOW, please indicate below.  Otherwise, delete the reference to the SOW and the Master SOW</w:t>
      </w:r>
      <w:r>
        <w:rPr>
          <w:rFonts w:ascii="Times New Roman" w:eastAsiaTheme="minorEastAsia" w:hAnsi="Times New Roman" w:cs="Times New Roman"/>
          <w:sz w:val="20"/>
          <w:szCs w:val="20"/>
          <w:lang w:eastAsia="en-US"/>
        </w:rPr>
        <w:t>.</w:t>
      </w:r>
    </w:p>
    <w:p w14:paraId="710585E7" w14:textId="77777777" w:rsidR="00AD747F" w:rsidRDefault="00AD747F">
      <w:pPr>
        <w:widowControl w:val="0"/>
        <w:numPr>
          <w:ilvl w:val="0"/>
          <w:numId w:val="1"/>
        </w:numPr>
        <w:tabs>
          <w:tab w:val="clear" w:pos="360"/>
          <w:tab w:val="num" w:pos="0"/>
        </w:tabs>
        <w:autoSpaceDE w:val="0"/>
        <w:autoSpaceDN w:val="0"/>
        <w:adjustRightInd w:val="0"/>
        <w:ind w:left="0" w:firstLine="0"/>
        <w:rPr>
          <w:rFonts w:ascii="Times New Roman" w:eastAsiaTheme="minorEastAsia" w:hAnsi="Times New Roman" w:cs="Times New Roman"/>
          <w:b/>
          <w:bCs/>
          <w:sz w:val="20"/>
          <w:szCs w:val="20"/>
          <w:lang w:eastAsia="en-US"/>
        </w:rPr>
      </w:pPr>
    </w:p>
    <w:p w14:paraId="7BEEF436" w14:textId="21225A29" w:rsidR="00AD747F" w:rsidRDefault="00AD4AD4">
      <w:pPr>
        <w:widowControl w:val="0"/>
        <w:autoSpaceDE w:val="0"/>
        <w:autoSpaceDN w:val="0"/>
        <w:adjustRightInd w:val="0"/>
        <w:divId w:val="3033595459"/>
        <w:rPr>
          <w:rFonts w:ascii="Times New Roman" w:eastAsiaTheme="minorEastAsia" w:hAnsi="Times New Roman" w:cs="Times New Roman"/>
          <w:sz w:val="20"/>
          <w:szCs w:val="20"/>
          <w:lang w:eastAsia="en-US"/>
        </w:rPr>
      </w:pPr>
      <w:r>
        <w:rPr>
          <w:rFonts w:ascii="Times New Roman" w:eastAsiaTheme="minorEastAsia" w:hAnsi="Times New Roman" w:cs="Times New Roman"/>
          <w:sz w:val="20"/>
          <w:szCs w:val="20"/>
          <w:lang w:eastAsia="en-US"/>
        </w:rPr>
        <w:t xml:space="preserve">This PA between </w:t>
      </w:r>
      <w:r w:rsidR="00D23A77" w:rsidRPr="00BE6AE5">
        <w:rPr>
          <w:rFonts w:ascii="Times New Roman" w:eastAsiaTheme="minorEastAsia" w:hAnsi="Times New Roman" w:cs="Times New Roman"/>
          <w:sz w:val="20"/>
          <w:szCs w:val="20"/>
          <w:lang w:val="es-ES" w:eastAsia="en-US"/>
        </w:rPr>
        <w:fldChar w:fldCharType="begin"/>
      </w:r>
      <w:r w:rsidR="00D23A77" w:rsidRPr="00BE6AE5">
        <w:rPr>
          <w:rFonts w:ascii="Times New Roman" w:eastAsiaTheme="minorEastAsia" w:hAnsi="Times New Roman" w:cs="Times New Roman"/>
          <w:sz w:val="20"/>
          <w:szCs w:val="20"/>
          <w:lang w:eastAsia="en-US"/>
        </w:rPr>
        <w:instrText xml:space="preserve"> DOCPROPERTY cacus_IBMLegalCompanyName \* MERGEFORMAT </w:instrText>
      </w:r>
      <w:r w:rsidR="00D23A77" w:rsidRPr="00BE6AE5">
        <w:rPr>
          <w:rFonts w:ascii="Times New Roman" w:eastAsiaTheme="minorEastAsia" w:hAnsi="Times New Roman" w:cs="Times New Roman"/>
          <w:sz w:val="20"/>
          <w:szCs w:val="20"/>
          <w:lang w:val="es-ES" w:eastAsia="en-US"/>
        </w:rPr>
        <w:fldChar w:fldCharType="separate"/>
      </w:r>
      <w:r w:rsidR="007712B9">
        <w:rPr>
          <w:rFonts w:ascii="Times New Roman" w:eastAsiaTheme="minorEastAsia" w:hAnsi="Times New Roman" w:cs="Times New Roman"/>
          <w:sz w:val="20"/>
          <w:szCs w:val="20"/>
          <w:lang w:eastAsia="en-US"/>
        </w:rPr>
        <w:t xml:space="preserve"> </w:t>
      </w:r>
      <w:r w:rsidR="00D23A77" w:rsidRPr="00BE6AE5">
        <w:rPr>
          <w:rFonts w:ascii="Times New Roman" w:eastAsiaTheme="minorEastAsia" w:hAnsi="Times New Roman" w:cs="Times New Roman"/>
          <w:sz w:val="20"/>
          <w:szCs w:val="20"/>
          <w:lang w:eastAsia="en-US"/>
        </w:rPr>
        <w:fldChar w:fldCharType="end"/>
      </w:r>
      <w:r>
        <w:rPr>
          <w:rFonts w:ascii="Times New Roman" w:eastAsiaTheme="minorEastAsia" w:hAnsi="Times New Roman" w:cs="Times New Roman"/>
          <w:sz w:val="20"/>
          <w:szCs w:val="20"/>
          <w:lang w:eastAsia="en-US"/>
        </w:rPr>
        <w:t> (Buyer) and </w:t>
      </w:r>
      <w:bookmarkStart w:id="0" w:name="TRMed970e9f70f140e4ae6ec0d8d62d71d1_0"/>
      <w:r w:rsidR="00D23A77" w:rsidRPr="00BE6AE5">
        <w:rPr>
          <w:rFonts w:ascii="Times New Roman" w:eastAsiaTheme="minorEastAsia" w:hAnsi="Times New Roman" w:cs="Times New Roman"/>
          <w:sz w:val="20"/>
          <w:szCs w:val="20"/>
          <w:lang w:eastAsia="en-US"/>
        </w:rPr>
        <w:fldChar w:fldCharType="begin"/>
      </w:r>
      <w:r w:rsidR="00D23A77" w:rsidRPr="00BE6AE5">
        <w:rPr>
          <w:rFonts w:ascii="Times New Roman" w:eastAsiaTheme="minorEastAsia" w:hAnsi="Times New Roman" w:cs="Times New Roman"/>
          <w:sz w:val="20"/>
          <w:szCs w:val="20"/>
          <w:lang w:eastAsia="en-US"/>
        </w:rPr>
        <w:instrText xml:space="preserve"> DOCPROPERTY  caSupplier  \* MERGEFORMAT </w:instrText>
      </w:r>
      <w:r w:rsidR="00D23A77" w:rsidRPr="00BE6AE5">
        <w:rPr>
          <w:rFonts w:ascii="Times New Roman" w:eastAsiaTheme="minorEastAsia" w:hAnsi="Times New Roman" w:cs="Times New Roman"/>
          <w:sz w:val="20"/>
          <w:szCs w:val="20"/>
          <w:lang w:eastAsia="en-US"/>
        </w:rPr>
        <w:fldChar w:fldCharType="separate"/>
      </w:r>
      <w:r w:rsidR="007712B9">
        <w:rPr>
          <w:rFonts w:ascii="Times New Roman" w:eastAsiaTheme="minorEastAsia" w:hAnsi="Times New Roman" w:cs="Times New Roman"/>
          <w:sz w:val="20"/>
          <w:szCs w:val="20"/>
          <w:lang w:eastAsia="en-US"/>
        </w:rPr>
        <w:t xml:space="preserve"> </w:t>
      </w:r>
      <w:r w:rsidR="00D23A77" w:rsidRPr="00BE6AE5">
        <w:rPr>
          <w:rFonts w:ascii="Times New Roman" w:eastAsiaTheme="minorEastAsia" w:hAnsi="Times New Roman" w:cs="Times New Roman"/>
          <w:sz w:val="20"/>
          <w:szCs w:val="20"/>
          <w:lang w:eastAsia="en-US"/>
        </w:rPr>
        <w:fldChar w:fldCharType="end"/>
      </w:r>
      <w:bookmarkEnd w:id="0"/>
      <w:r>
        <w:rPr>
          <w:rFonts w:ascii="Times New Roman" w:eastAsiaTheme="minorEastAsia" w:hAnsi="Times New Roman" w:cs="Times New Roman"/>
          <w:sz w:val="20"/>
          <w:szCs w:val="20"/>
          <w:lang w:eastAsia="en-US"/>
        </w:rPr>
        <w:t>  (Supplier) adopts and incorporates by reference all of the terms and conditions of the Base Agreement # </w:t>
      </w:r>
      <w:bookmarkStart w:id="1" w:name="TRMc86691ffe664428094d22b593d58af6d_0"/>
      <w:r w:rsidR="00D23A77" w:rsidRPr="000962D7">
        <w:rPr>
          <w:rFonts w:ascii="Times New Roman" w:eastAsiaTheme="minorEastAsia" w:hAnsi="Times New Roman" w:cs="Times New Roman"/>
          <w:bCs/>
          <w:sz w:val="20"/>
          <w:szCs w:val="20"/>
          <w:lang w:eastAsia="en-US"/>
        </w:rPr>
        <w:fldChar w:fldCharType="begin"/>
      </w:r>
      <w:r w:rsidR="00D23A77" w:rsidRPr="000962D7">
        <w:rPr>
          <w:rFonts w:ascii="Times New Roman" w:eastAsiaTheme="minorEastAsia" w:hAnsi="Times New Roman" w:cs="Times New Roman"/>
          <w:bCs/>
          <w:sz w:val="20"/>
          <w:szCs w:val="20"/>
          <w:lang w:eastAsia="en-US"/>
        </w:rPr>
        <w:instrText xml:space="preserve"> DOCPROPERTY  cacus_ParentCW  \* MERGEFORMAT </w:instrText>
      </w:r>
      <w:r w:rsidR="00D23A77" w:rsidRPr="000962D7">
        <w:rPr>
          <w:rFonts w:ascii="Times New Roman" w:eastAsiaTheme="minorEastAsia" w:hAnsi="Times New Roman" w:cs="Times New Roman"/>
          <w:bCs/>
          <w:sz w:val="20"/>
          <w:szCs w:val="20"/>
          <w:lang w:eastAsia="en-US"/>
        </w:rPr>
        <w:fldChar w:fldCharType="separate"/>
      </w:r>
      <w:r w:rsidR="007712B9">
        <w:rPr>
          <w:rFonts w:ascii="Times New Roman" w:eastAsiaTheme="minorEastAsia" w:hAnsi="Times New Roman" w:cs="Times New Roman"/>
          <w:bCs/>
          <w:sz w:val="20"/>
          <w:szCs w:val="20"/>
          <w:lang w:eastAsia="en-US"/>
        </w:rPr>
        <w:t xml:space="preserve"> </w:t>
      </w:r>
      <w:r w:rsidR="00D23A77" w:rsidRPr="000962D7">
        <w:rPr>
          <w:rFonts w:ascii="Times New Roman" w:eastAsiaTheme="minorEastAsia" w:hAnsi="Times New Roman" w:cs="Times New Roman"/>
          <w:bCs/>
          <w:sz w:val="20"/>
          <w:szCs w:val="20"/>
          <w:lang w:eastAsia="en-US"/>
        </w:rPr>
        <w:fldChar w:fldCharType="end"/>
      </w:r>
      <w:bookmarkEnd w:id="1"/>
      <w:r>
        <w:rPr>
          <w:rFonts w:ascii="Times New Roman" w:eastAsiaTheme="minorEastAsia" w:hAnsi="Times New Roman" w:cs="Times New Roman"/>
          <w:sz w:val="20"/>
          <w:szCs w:val="20"/>
          <w:lang w:eastAsia="en-US"/>
        </w:rPr>
        <w:t xml:space="preserve">  in effect as of the date hereof (Base Agreement) </w:t>
      </w:r>
      <w:r>
        <w:rPr>
          <w:rFonts w:ascii="Times New Roman" w:eastAsiaTheme="minorEastAsia" w:hAnsi="Times New Roman" w:cs="Times New Roman"/>
          <w:sz w:val="20"/>
          <w:szCs w:val="20"/>
          <w:u w:val="single"/>
          <w:lang w:eastAsia="en-US"/>
        </w:rPr>
        <w:t>and Statement of Work  /Master Statement of Work in effect as of the date hereof</w:t>
      </w:r>
      <w:r w:rsidR="00B3069B">
        <w:rPr>
          <w:rFonts w:ascii="Times New Roman" w:eastAsiaTheme="minorEastAsia" w:hAnsi="Times New Roman" w:cs="Times New Roman"/>
          <w:sz w:val="20"/>
          <w:szCs w:val="20"/>
          <w:u w:val="single"/>
          <w:lang w:eastAsia="en-US"/>
        </w:rPr>
        <w:t xml:space="preserve"> </w:t>
      </w:r>
      <w:r>
        <w:rPr>
          <w:rFonts w:ascii="Times New Roman" w:eastAsiaTheme="minorEastAsia" w:hAnsi="Times New Roman" w:cs="Times New Roman"/>
          <w:sz w:val="20"/>
          <w:szCs w:val="20"/>
          <w:u w:val="single"/>
          <w:lang w:eastAsia="en-US"/>
        </w:rPr>
        <w:t>(SOW / Master SOW</w:t>
      </w:r>
      <w:r>
        <w:rPr>
          <w:rFonts w:ascii="Times New Roman" w:eastAsiaTheme="minorEastAsia" w:hAnsi="Times New Roman" w:cs="Times New Roman"/>
          <w:b/>
          <w:bCs/>
          <w:sz w:val="20"/>
          <w:szCs w:val="20"/>
          <w:lang w:eastAsia="en-US"/>
        </w:rPr>
        <w:t xml:space="preserve">). </w:t>
      </w:r>
      <w:r>
        <w:rPr>
          <w:rFonts w:ascii="Times New Roman" w:eastAsiaTheme="minorEastAsia" w:hAnsi="Times New Roman" w:cs="Times New Roman"/>
          <w:sz w:val="20"/>
          <w:szCs w:val="20"/>
          <w:lang w:eastAsia="en-US"/>
        </w:rPr>
        <w:t xml:space="preserve">This PA automatically incorporates any future amendments to the Base Agreement referenced in this PA </w:t>
      </w:r>
      <w:r>
        <w:rPr>
          <w:rFonts w:ascii="Times New Roman" w:eastAsiaTheme="minorEastAsia" w:hAnsi="Times New Roman" w:cs="Times New Roman"/>
          <w:sz w:val="20"/>
          <w:szCs w:val="20"/>
          <w:u w:val="single"/>
          <w:lang w:eastAsia="en-US"/>
        </w:rPr>
        <w:t>and any future amendments to the SOW/Master SOW*, if referenced in this PA</w:t>
      </w:r>
      <w:r>
        <w:rPr>
          <w:rFonts w:ascii="Times New Roman" w:eastAsiaTheme="minorEastAsia" w:hAnsi="Times New Roman" w:cs="Times New Roman"/>
          <w:b/>
          <w:bCs/>
          <w:sz w:val="20"/>
          <w:szCs w:val="20"/>
          <w:u w:val="single"/>
          <w:lang w:eastAsia="en-US"/>
        </w:rPr>
        <w:t>,</w:t>
      </w:r>
      <w:r>
        <w:rPr>
          <w:rFonts w:ascii="Times New Roman" w:eastAsiaTheme="minorEastAsia" w:hAnsi="Times New Roman" w:cs="Times New Roman"/>
          <w:sz w:val="20"/>
          <w:szCs w:val="20"/>
          <w:lang w:eastAsia="en-US"/>
        </w:rPr>
        <w:t xml:space="preserve"> and will be made a part of this PA to the extent that the amendments do not conflict with the terms of this PA unless otherwise agreed to in writing by the parties to this PA.</w:t>
      </w:r>
    </w:p>
    <w:p w14:paraId="191BC138" w14:textId="77777777" w:rsidR="00AD747F" w:rsidRDefault="00AD747F">
      <w:pPr>
        <w:widowControl w:val="0"/>
        <w:autoSpaceDE w:val="0"/>
        <w:autoSpaceDN w:val="0"/>
        <w:adjustRightInd w:val="0"/>
        <w:rPr>
          <w:rFonts w:ascii="Times New Roman" w:eastAsiaTheme="minorEastAsia" w:hAnsi="Times New Roman" w:cs="Times New Roman"/>
          <w:sz w:val="20"/>
          <w:szCs w:val="20"/>
          <w:lang w:eastAsia="en-US"/>
        </w:rPr>
      </w:pPr>
    </w:p>
    <w:p w14:paraId="58D02FB9" w14:textId="77777777" w:rsidR="00AD747F" w:rsidRDefault="00AD4AD4">
      <w:pPr>
        <w:widowControl w:val="0"/>
        <w:autoSpaceDE w:val="0"/>
        <w:autoSpaceDN w:val="0"/>
        <w:adjustRightInd w:val="0"/>
        <w:divId w:val="3033595460"/>
        <w:rPr>
          <w:rFonts w:ascii="Times New Roman" w:eastAsiaTheme="minorEastAsia" w:hAnsi="Times New Roman" w:cs="Times New Roman"/>
          <w:sz w:val="20"/>
          <w:szCs w:val="20"/>
          <w:lang w:eastAsia="en-US"/>
        </w:rPr>
      </w:pPr>
      <w:r>
        <w:rPr>
          <w:rFonts w:ascii="Times New Roman" w:eastAsiaTheme="minorEastAsia" w:hAnsi="Times New Roman" w:cs="Times New Roman"/>
          <w:i/>
          <w:iCs/>
          <w:sz w:val="20"/>
          <w:szCs w:val="20"/>
          <w:lang w:eastAsia="en-US"/>
        </w:rPr>
        <w:t>If you are adopting related SOWs/Master SOW, add the following clause</w:t>
      </w:r>
      <w:r>
        <w:rPr>
          <w:rFonts w:ascii="Times New Roman" w:eastAsiaTheme="minorEastAsia" w:hAnsi="Times New Roman" w:cs="Times New Roman"/>
          <w:sz w:val="20"/>
          <w:szCs w:val="20"/>
          <w:lang w:eastAsia="en-US"/>
        </w:rPr>
        <w:t>:</w:t>
      </w:r>
    </w:p>
    <w:p w14:paraId="45C3B6C1" w14:textId="77777777" w:rsidR="00AD747F" w:rsidRDefault="00AD4AD4">
      <w:pPr>
        <w:widowControl w:val="0"/>
        <w:autoSpaceDE w:val="0"/>
        <w:autoSpaceDN w:val="0"/>
        <w:adjustRightInd w:val="0"/>
        <w:divId w:val="3033595461"/>
        <w:rPr>
          <w:rFonts w:ascii="Times New Roman" w:eastAsiaTheme="minorEastAsia" w:hAnsi="Times New Roman" w:cs="Times New Roman"/>
          <w:sz w:val="20"/>
          <w:szCs w:val="20"/>
          <w:lang w:eastAsia="en-US"/>
        </w:rPr>
      </w:pPr>
      <w:r>
        <w:rPr>
          <w:rFonts w:ascii="Times New Roman" w:eastAsiaTheme="minorEastAsia" w:hAnsi="Times New Roman" w:cs="Times New Roman"/>
          <w:sz w:val="20"/>
          <w:szCs w:val="20"/>
          <w:u w:val="single"/>
          <w:lang w:eastAsia="en-US"/>
        </w:rPr>
        <w:t xml:space="preserve">However, any future amendments to the SOW/Master SOW referenced in this PA which affect price and part numbers for Deliverables are automatically incorporated and made a part of this PA. </w:t>
      </w:r>
    </w:p>
    <w:p w14:paraId="0046EF32" w14:textId="77777777" w:rsidR="00AD747F" w:rsidRDefault="00AD747F">
      <w:pPr>
        <w:widowControl w:val="0"/>
        <w:autoSpaceDE w:val="0"/>
        <w:autoSpaceDN w:val="0"/>
        <w:adjustRightInd w:val="0"/>
        <w:rPr>
          <w:rFonts w:ascii="Times New Roman" w:eastAsiaTheme="minorEastAsia" w:hAnsi="Times New Roman" w:cs="Times New Roman"/>
          <w:sz w:val="20"/>
          <w:szCs w:val="20"/>
          <w:lang w:eastAsia="en-US"/>
        </w:rPr>
      </w:pPr>
    </w:p>
    <w:p w14:paraId="3C5305EA" w14:textId="77777777" w:rsidR="00AD747F" w:rsidRDefault="00AD4AD4">
      <w:pPr>
        <w:widowControl w:val="0"/>
        <w:autoSpaceDE w:val="0"/>
        <w:autoSpaceDN w:val="0"/>
        <w:adjustRightInd w:val="0"/>
        <w:divId w:val="3033595462"/>
        <w:rPr>
          <w:rFonts w:ascii="Times New Roman" w:eastAsiaTheme="minorEastAsia" w:hAnsi="Times New Roman" w:cs="Times New Roman"/>
          <w:sz w:val="20"/>
          <w:szCs w:val="20"/>
          <w:lang w:eastAsia="en-US"/>
        </w:rPr>
      </w:pPr>
      <w:r>
        <w:rPr>
          <w:rFonts w:ascii="Times New Roman" w:eastAsiaTheme="minorEastAsia" w:hAnsi="Times New Roman" w:cs="Times New Roman"/>
          <w:i/>
          <w:iCs/>
          <w:sz w:val="20"/>
          <w:szCs w:val="20"/>
          <w:lang w:eastAsia="en-US"/>
        </w:rPr>
        <w:t>*IF THE PA ALSO INCORPORATES EITHER THE SOW OR THE Master SOW, PLEASE INDICATE ABOVE.</w:t>
      </w:r>
    </w:p>
    <w:p w14:paraId="5816B70D" w14:textId="77777777" w:rsidR="00AD747F" w:rsidRDefault="00AD4AD4">
      <w:pPr>
        <w:widowControl w:val="0"/>
        <w:autoSpaceDE w:val="0"/>
        <w:autoSpaceDN w:val="0"/>
        <w:adjustRightInd w:val="0"/>
        <w:divId w:val="3033595463"/>
        <w:rPr>
          <w:rFonts w:ascii="Times New Roman" w:eastAsiaTheme="minorEastAsia" w:hAnsi="Times New Roman" w:cs="Times New Roman"/>
          <w:i/>
          <w:iCs/>
          <w:sz w:val="20"/>
          <w:szCs w:val="20"/>
          <w:lang w:eastAsia="en-US"/>
        </w:rPr>
      </w:pPr>
      <w:r>
        <w:rPr>
          <w:rFonts w:ascii="Times New Roman" w:eastAsiaTheme="minorEastAsia" w:hAnsi="Times New Roman" w:cs="Times New Roman"/>
          <w:i/>
          <w:iCs/>
          <w:sz w:val="20"/>
          <w:szCs w:val="20"/>
          <w:lang w:eastAsia="en-US"/>
        </w:rPr>
        <w:t>OTHERWISE, DELETE THE REFERENCE TO THE SOW AND THE Master SOW.</w:t>
      </w:r>
    </w:p>
    <w:p w14:paraId="7A795C2A" w14:textId="77777777" w:rsidR="00AD747F" w:rsidRDefault="00AD4AD4">
      <w:pPr>
        <w:widowControl w:val="0"/>
        <w:autoSpaceDE w:val="0"/>
        <w:autoSpaceDN w:val="0"/>
        <w:adjustRightInd w:val="0"/>
        <w:divId w:val="3033595464"/>
        <w:rPr>
          <w:rFonts w:ascii="Times New Roman" w:eastAsiaTheme="minorEastAsia" w:hAnsi="Times New Roman" w:cs="Times New Roman"/>
          <w:sz w:val="20"/>
          <w:szCs w:val="20"/>
          <w:lang w:eastAsia="en-US"/>
        </w:rPr>
      </w:pPr>
      <w:r>
        <w:rPr>
          <w:rFonts w:ascii="Times New Roman" w:eastAsiaTheme="minorEastAsia" w:hAnsi="Times New Roman" w:cs="Times New Roman"/>
          <w:sz w:val="20"/>
          <w:szCs w:val="20"/>
          <w:lang w:eastAsia="en-US"/>
        </w:rPr>
        <w:t>                     </w:t>
      </w:r>
    </w:p>
    <w:p w14:paraId="1CD1AD6C" w14:textId="77777777" w:rsidR="00AD747F" w:rsidRDefault="00AD4AD4">
      <w:pPr>
        <w:widowControl w:val="0"/>
        <w:autoSpaceDE w:val="0"/>
        <w:autoSpaceDN w:val="0"/>
        <w:adjustRightInd w:val="0"/>
        <w:divId w:val="3033595465"/>
        <w:rPr>
          <w:rFonts w:ascii="Times New Roman" w:eastAsiaTheme="minorEastAsia" w:hAnsi="Times New Roman" w:cs="Times New Roman"/>
          <w:sz w:val="20"/>
          <w:szCs w:val="20"/>
          <w:lang w:eastAsia="en-US"/>
        </w:rPr>
      </w:pPr>
      <w:r>
        <w:rPr>
          <w:rFonts w:ascii="Times New Roman" w:eastAsiaTheme="minorEastAsia" w:hAnsi="Times New Roman" w:cs="Times New Roman"/>
          <w:sz w:val="20"/>
          <w:szCs w:val="20"/>
          <w:lang w:eastAsia="en-US"/>
        </w:rPr>
        <w:t>The parties to this PA agree that purchases and sales of the Deliverables, Products or Services, as defined in the Base Agreement, will be conducted in accordance with, and be subject to, the terms and conditions of this PA, the Base Agreement and any applicable Work Authorizations.</w:t>
      </w:r>
    </w:p>
    <w:p w14:paraId="32F6CCF2" w14:textId="77777777" w:rsidR="00AD747F" w:rsidRDefault="00AD747F">
      <w:pPr>
        <w:widowControl w:val="0"/>
        <w:autoSpaceDE w:val="0"/>
        <w:autoSpaceDN w:val="0"/>
        <w:adjustRightInd w:val="0"/>
        <w:rPr>
          <w:rFonts w:ascii="Times New Roman" w:eastAsiaTheme="minorEastAsia" w:hAnsi="Times New Roman" w:cs="Times New Roman"/>
          <w:sz w:val="20"/>
          <w:szCs w:val="20"/>
          <w:lang w:eastAsia="en-US"/>
        </w:rPr>
      </w:pPr>
    </w:p>
    <w:p w14:paraId="4121290B" w14:textId="77777777" w:rsidR="00AD747F" w:rsidRDefault="00AD4AD4">
      <w:pPr>
        <w:widowControl w:val="0"/>
        <w:autoSpaceDE w:val="0"/>
        <w:autoSpaceDN w:val="0"/>
        <w:adjustRightInd w:val="0"/>
        <w:divId w:val="3033595466"/>
        <w:rPr>
          <w:rFonts w:ascii="Times New Roman" w:eastAsiaTheme="minorEastAsia" w:hAnsi="Times New Roman" w:cs="Times New Roman"/>
          <w:sz w:val="20"/>
          <w:szCs w:val="20"/>
          <w:lang w:eastAsia="en-US"/>
        </w:rPr>
      </w:pPr>
      <w:r>
        <w:rPr>
          <w:rFonts w:ascii="Times New Roman" w:eastAsiaTheme="minorEastAsia" w:hAnsi="Times New Roman" w:cs="Times New Roman"/>
          <w:b/>
          <w:bCs/>
          <w:sz w:val="20"/>
          <w:szCs w:val="20"/>
          <w:lang w:eastAsia="en-US"/>
        </w:rPr>
        <w:t xml:space="preserve">AMENDMENTS: </w:t>
      </w:r>
      <w:r>
        <w:rPr>
          <w:rFonts w:ascii="Times New Roman" w:eastAsiaTheme="minorEastAsia" w:hAnsi="Times New Roman" w:cs="Times New Roman"/>
          <w:sz w:val="20"/>
          <w:szCs w:val="20"/>
          <w:lang w:eastAsia="en-US"/>
        </w:rPr>
        <w:t>The following terms and conditions amend provisions of the Base Agreement to bring the conduct of the parties' transactions into conformity with local law and practice.</w:t>
      </w:r>
    </w:p>
    <w:p w14:paraId="30306FA0" w14:textId="77777777" w:rsidR="00AD747F" w:rsidRDefault="00AD747F">
      <w:pPr>
        <w:widowControl w:val="0"/>
        <w:autoSpaceDE w:val="0"/>
        <w:autoSpaceDN w:val="0"/>
        <w:adjustRightInd w:val="0"/>
        <w:rPr>
          <w:rFonts w:ascii="Times New Roman" w:eastAsiaTheme="minorEastAsia" w:hAnsi="Times New Roman" w:cs="Times New Roman"/>
          <w:sz w:val="20"/>
          <w:szCs w:val="20"/>
          <w:lang w:eastAsia="en-US"/>
        </w:rPr>
      </w:pPr>
    </w:p>
    <w:p w14:paraId="4D3724CA" w14:textId="77777777" w:rsidR="00AD747F" w:rsidRDefault="00AD747F">
      <w:pPr>
        <w:widowControl w:val="0"/>
        <w:autoSpaceDE w:val="0"/>
        <w:autoSpaceDN w:val="0"/>
        <w:adjustRightInd w:val="0"/>
        <w:rPr>
          <w:rFonts w:ascii="Times New Roman" w:eastAsiaTheme="minorEastAsia" w:hAnsi="Times New Roman" w:cs="Times New Roman"/>
          <w:lang w:eastAsia="en-US"/>
        </w:rPr>
      </w:pPr>
    </w:p>
    <w:p w14:paraId="578B4727" w14:textId="77777777" w:rsidR="00AD747F" w:rsidRDefault="00AD4AD4">
      <w:pPr>
        <w:pStyle w:val="Heading1"/>
        <w:numPr>
          <w:ilvl w:val="0"/>
          <w:numId w:val="4"/>
        </w:numPr>
        <w:tabs>
          <w:tab w:val="clear" w:pos="360"/>
          <w:tab w:val="num" w:pos="432"/>
        </w:tabs>
        <w:ind w:left="0" w:right="6" w:firstLine="0"/>
        <w:divId w:val="3033595467"/>
        <w:rPr>
          <w:rFonts w:ascii="Times New Roman" w:hAnsi="Times New Roman" w:cs="Times New Roman"/>
        </w:rPr>
      </w:pPr>
      <w:r>
        <w:rPr>
          <w:rFonts w:ascii="Times New Roman" w:hAnsi="Times New Roman" w:cs="Times New Roman"/>
          <w:b/>
          <w:bCs/>
          <w:sz w:val="20"/>
          <w:szCs w:val="20"/>
        </w:rPr>
        <w:t>Prior Communications and Order of Precedence</w:t>
      </w:r>
      <w:r>
        <w:rPr>
          <w:rFonts w:ascii="Times New Roman" w:hAnsi="Times New Roman" w:cs="Times New Roman"/>
        </w:rPr>
        <w:t> </w:t>
      </w:r>
    </w:p>
    <w:p w14:paraId="153580FB" w14:textId="77777777" w:rsidR="00AD747F" w:rsidRDefault="00AD4AD4">
      <w:pPr>
        <w:widowControl w:val="0"/>
        <w:autoSpaceDE w:val="0"/>
        <w:autoSpaceDN w:val="0"/>
        <w:adjustRightInd w:val="0"/>
        <w:ind w:right="6"/>
        <w:divId w:val="3033595468"/>
        <w:rPr>
          <w:rFonts w:ascii="Times New Roman" w:eastAsiaTheme="minorEastAsia" w:hAnsi="Times New Roman" w:cs="Times New Roman"/>
          <w:sz w:val="20"/>
          <w:szCs w:val="20"/>
          <w:lang w:eastAsia="en-US"/>
        </w:rPr>
      </w:pPr>
      <w:r>
        <w:rPr>
          <w:rFonts w:ascii="Times New Roman" w:eastAsiaTheme="minorEastAsia" w:hAnsi="Times New Roman" w:cs="Times New Roman"/>
          <w:sz w:val="20"/>
          <w:szCs w:val="20"/>
          <w:lang w:eastAsia="en-US"/>
        </w:rPr>
        <w:t>In the event of any conflict in the terms of the Base Agreement, the order of precedence will be: (</w:t>
      </w:r>
      <w:proofErr w:type="spellStart"/>
      <w:r>
        <w:rPr>
          <w:rFonts w:ascii="Times New Roman" w:eastAsiaTheme="minorEastAsia" w:hAnsi="Times New Roman" w:cs="Times New Roman"/>
          <w:sz w:val="20"/>
          <w:szCs w:val="20"/>
          <w:lang w:eastAsia="en-US"/>
        </w:rPr>
        <w:t>i</w:t>
      </w:r>
      <w:proofErr w:type="spellEnd"/>
      <w:r>
        <w:rPr>
          <w:rFonts w:ascii="Times New Roman" w:eastAsiaTheme="minorEastAsia" w:hAnsi="Times New Roman" w:cs="Times New Roman"/>
          <w:sz w:val="20"/>
          <w:szCs w:val="20"/>
          <w:lang w:eastAsia="en-US"/>
        </w:rPr>
        <w:t>) the quantity, payment and delivery terms of the relevant WA; (ii) the relevant SOW; (iii) this PA; (iv) the Base Agreement; and (v) the remaining terms of the relevant WA.</w:t>
      </w:r>
    </w:p>
    <w:p w14:paraId="40A1E08B" w14:textId="77777777" w:rsidR="00AD747F" w:rsidRDefault="00AD747F">
      <w:pPr>
        <w:widowControl w:val="0"/>
        <w:autoSpaceDE w:val="0"/>
        <w:autoSpaceDN w:val="0"/>
        <w:adjustRightInd w:val="0"/>
        <w:ind w:right="6"/>
        <w:rPr>
          <w:rFonts w:ascii="Times New Roman" w:eastAsiaTheme="minorEastAsia" w:hAnsi="Times New Roman" w:cs="Times New Roman"/>
          <w:lang w:eastAsia="en-US"/>
        </w:rPr>
      </w:pPr>
    </w:p>
    <w:p w14:paraId="1D3019A7" w14:textId="77777777" w:rsidR="00AD747F" w:rsidRDefault="00AD4AD4">
      <w:pPr>
        <w:pStyle w:val="Heading1"/>
        <w:numPr>
          <w:ilvl w:val="0"/>
          <w:numId w:val="4"/>
        </w:numPr>
        <w:tabs>
          <w:tab w:val="clear" w:pos="360"/>
          <w:tab w:val="num" w:pos="432"/>
        </w:tabs>
        <w:ind w:left="0" w:firstLine="0"/>
        <w:divId w:val="3033595469"/>
        <w:rPr>
          <w:rFonts w:ascii="Times New Roman" w:hAnsi="Times New Roman" w:cs="Times New Roman"/>
        </w:rPr>
      </w:pPr>
      <w:r>
        <w:rPr>
          <w:rFonts w:ascii="Times New Roman" w:hAnsi="Times New Roman" w:cs="Times New Roman"/>
          <w:b/>
          <w:bCs/>
          <w:sz w:val="20"/>
          <w:szCs w:val="20"/>
        </w:rPr>
        <w:t>Choice of Law and Forum; Waiver of Jury Trial; Limitation of Action</w:t>
      </w:r>
      <w:r>
        <w:rPr>
          <w:rFonts w:ascii="Times New Roman" w:hAnsi="Times New Roman" w:cs="Times New Roman"/>
          <w:sz w:val="20"/>
          <w:szCs w:val="20"/>
        </w:rPr>
        <w:t> </w:t>
      </w:r>
    </w:p>
    <w:p w14:paraId="5954D762" w14:textId="74E7F5D0" w:rsidR="00AD747F" w:rsidRDefault="00AD4AD4">
      <w:pPr>
        <w:widowControl w:val="0"/>
        <w:autoSpaceDE w:val="0"/>
        <w:autoSpaceDN w:val="0"/>
        <w:adjustRightInd w:val="0"/>
        <w:divId w:val="3033595470"/>
        <w:rPr>
          <w:rFonts w:ascii="Times New Roman" w:eastAsiaTheme="minorEastAsia" w:hAnsi="Times New Roman" w:cs="Times New Roman"/>
          <w:lang w:eastAsia="en-US"/>
        </w:rPr>
      </w:pPr>
      <w:r>
        <w:rPr>
          <w:rFonts w:ascii="Times New Roman" w:eastAsiaTheme="minorEastAsia" w:hAnsi="Times New Roman" w:cs="Times New Roman"/>
          <w:sz w:val="20"/>
          <w:szCs w:val="20"/>
          <w:lang w:eastAsia="en-US"/>
        </w:rPr>
        <w:t xml:space="preserve">The following replaces the Subsection titled </w:t>
      </w:r>
      <w:r>
        <w:rPr>
          <w:rFonts w:ascii="Times New Roman" w:eastAsiaTheme="minorEastAsia" w:hAnsi="Times New Roman" w:cs="Times New Roman"/>
          <w:b/>
          <w:bCs/>
          <w:i/>
          <w:iCs/>
          <w:sz w:val="20"/>
          <w:szCs w:val="20"/>
          <w:lang w:eastAsia="en-US"/>
        </w:rPr>
        <w:t>Choice of Law and Forum; Waiver of Jury Trial; Limitation of Action</w:t>
      </w:r>
      <w:r>
        <w:rPr>
          <w:rFonts w:ascii="Times New Roman" w:eastAsiaTheme="minorEastAsia" w:hAnsi="Times New Roman" w:cs="Times New Roman"/>
          <w:sz w:val="20"/>
          <w:szCs w:val="20"/>
          <w:lang w:eastAsia="en-US"/>
        </w:rPr>
        <w:t xml:space="preserve"> of the referenced Base Agreement: This Agreement and the performance of transactions under this Agreement will be governed by the laws of </w:t>
      </w:r>
      <w:r w:rsidR="006A561B">
        <w:rPr>
          <w:rFonts w:ascii="Times New Roman" w:eastAsiaTheme="minorEastAsia" w:hAnsi="Times New Roman" w:cs="Times New Roman"/>
          <w:sz w:val="20"/>
          <w:szCs w:val="20"/>
          <w:lang w:eastAsia="en-US"/>
        </w:rPr>
        <w:t>Saudi Arabia</w:t>
      </w:r>
      <w:r>
        <w:rPr>
          <w:rFonts w:ascii="Times New Roman" w:eastAsiaTheme="minorEastAsia" w:hAnsi="Times New Roman" w:cs="Times New Roman"/>
          <w:sz w:val="20"/>
          <w:szCs w:val="20"/>
          <w:lang w:eastAsia="en-US"/>
        </w:rPr>
        <w:t>.</w:t>
      </w:r>
    </w:p>
    <w:p w14:paraId="26D7C1E4" w14:textId="77777777" w:rsidR="00AD747F" w:rsidRDefault="00AD4AD4">
      <w:pPr>
        <w:widowControl w:val="0"/>
        <w:autoSpaceDE w:val="0"/>
        <w:autoSpaceDN w:val="0"/>
        <w:adjustRightInd w:val="0"/>
        <w:divId w:val="3033595471"/>
        <w:rPr>
          <w:rFonts w:ascii="Times New Roman" w:eastAsiaTheme="minorEastAsia" w:hAnsi="Times New Roman" w:cs="Times New Roman"/>
          <w:lang w:eastAsia="en-US"/>
        </w:rPr>
      </w:pPr>
      <w:r>
        <w:rPr>
          <w:rFonts w:ascii="Times New Roman" w:eastAsiaTheme="minorEastAsia" w:hAnsi="Times New Roman" w:cs="Times New Roman"/>
          <w:sz w:val="20"/>
          <w:szCs w:val="20"/>
          <w:lang w:eastAsia="en-US"/>
        </w:rPr>
        <w:t> </w:t>
      </w:r>
    </w:p>
    <w:p w14:paraId="3E3601E6" w14:textId="77777777" w:rsidR="00AD747F" w:rsidRDefault="00AD4AD4">
      <w:pPr>
        <w:widowControl w:val="0"/>
        <w:autoSpaceDE w:val="0"/>
        <w:autoSpaceDN w:val="0"/>
        <w:adjustRightInd w:val="0"/>
        <w:divId w:val="3033595472"/>
        <w:rPr>
          <w:rFonts w:ascii="Times New Roman" w:eastAsiaTheme="minorEastAsia" w:hAnsi="Times New Roman" w:cs="Times New Roman"/>
          <w:sz w:val="20"/>
          <w:szCs w:val="20"/>
          <w:lang w:eastAsia="en-US"/>
        </w:rPr>
      </w:pPr>
      <w:r>
        <w:rPr>
          <w:rFonts w:ascii="Times New Roman" w:eastAsiaTheme="minorEastAsia" w:hAnsi="Times New Roman" w:cs="Times New Roman"/>
          <w:sz w:val="20"/>
          <w:szCs w:val="20"/>
          <w:lang w:eastAsia="en-US"/>
        </w:rPr>
        <w:t>The application of the above referenced laws is without regard to applicable conflict of laws principles. The United Nations Convention on Contracts for the International Sale of Goods does not apply. The parties expressly waive any right to a jury trial regarding disputes related to this Agreement. Unless otherwise provided by applicable law without the possibility of contractual waiver or limitation, any legal or other action related to a breach of this Agreement must be commenced no later than two (2) years from the date on which the cause of action arose.</w:t>
      </w:r>
    </w:p>
    <w:p w14:paraId="38F3A5A1" w14:textId="77777777" w:rsidR="00AD747F" w:rsidRDefault="00AD747F">
      <w:pPr>
        <w:widowControl w:val="0"/>
        <w:autoSpaceDE w:val="0"/>
        <w:autoSpaceDN w:val="0"/>
        <w:adjustRightInd w:val="0"/>
        <w:rPr>
          <w:rFonts w:ascii="Times New Roman" w:eastAsiaTheme="minorEastAsia" w:hAnsi="Times New Roman" w:cs="Times New Roman"/>
          <w:sz w:val="20"/>
          <w:szCs w:val="20"/>
          <w:lang w:eastAsia="en-US"/>
        </w:rPr>
      </w:pPr>
    </w:p>
    <w:p w14:paraId="7625D97E" w14:textId="77777777" w:rsidR="00AD747F" w:rsidRDefault="00AD4AD4">
      <w:pPr>
        <w:pStyle w:val="Heading1"/>
        <w:numPr>
          <w:ilvl w:val="0"/>
          <w:numId w:val="4"/>
        </w:numPr>
        <w:tabs>
          <w:tab w:val="clear" w:pos="360"/>
          <w:tab w:val="num" w:pos="432"/>
        </w:tabs>
        <w:ind w:left="0" w:right="6" w:firstLine="0"/>
        <w:divId w:val="3033624573"/>
        <w:rPr>
          <w:rFonts w:ascii="Times New Roman" w:hAnsi="Times New Roman" w:cs="Times New Roman"/>
        </w:rPr>
      </w:pPr>
      <w:r>
        <w:br w:type="page"/>
      </w:r>
      <w:r>
        <w:rPr>
          <w:rFonts w:ascii="Times New Roman" w:hAnsi="Times New Roman" w:cs="Times New Roman"/>
          <w:b/>
          <w:bCs/>
          <w:sz w:val="20"/>
          <w:szCs w:val="20"/>
        </w:rPr>
        <w:lastRenderedPageBreak/>
        <w:t>Data Privacy</w:t>
      </w:r>
      <w:r>
        <w:rPr>
          <w:rFonts w:ascii="Times New Roman" w:hAnsi="Times New Roman" w:cs="Times New Roman"/>
          <w:sz w:val="20"/>
          <w:szCs w:val="20"/>
        </w:rPr>
        <w:t> </w:t>
      </w:r>
    </w:p>
    <w:p w14:paraId="2515A5F8" w14:textId="77777777" w:rsidR="00AD747F" w:rsidRDefault="00AD4AD4">
      <w:pPr>
        <w:widowControl w:val="0"/>
        <w:autoSpaceDE w:val="0"/>
        <w:autoSpaceDN w:val="0"/>
        <w:adjustRightInd w:val="0"/>
        <w:ind w:right="6"/>
        <w:divId w:val="3033624574"/>
        <w:rPr>
          <w:rFonts w:ascii="Times New Roman" w:eastAsiaTheme="minorEastAsia" w:hAnsi="Times New Roman" w:cs="Times New Roman"/>
          <w:lang w:eastAsia="en-US"/>
        </w:rPr>
      </w:pPr>
      <w:r>
        <w:rPr>
          <w:rFonts w:ascii="Times New Roman" w:eastAsiaTheme="minorEastAsia" w:hAnsi="Times New Roman" w:cs="Times New Roman"/>
          <w:sz w:val="20"/>
          <w:szCs w:val="20"/>
          <w:lang w:eastAsia="en-US"/>
        </w:rPr>
        <w:t>In addition to the parties obligations under the "Exchange of Information" Subsection of the referenced Base Agreement or any disclosure/nondisclosure agreements, where under this PA Buyer discloses information relating to an identified or identifiable individual, partnership, corporation or other legal entity ('Personal Data') Supplier will apply appropriate technical and organizational security measures to protect Personal Data against destruction, loss, alteration, unauthorized disclosure or access, and against all other unlawful forms of processing (including, but not limited to, ensuring the reliability of any personnel who have access to the Personal Data). Supplier represents and warrants: (</w:t>
      </w:r>
      <w:proofErr w:type="spellStart"/>
      <w:r>
        <w:rPr>
          <w:rFonts w:ascii="Times New Roman" w:eastAsiaTheme="minorEastAsia" w:hAnsi="Times New Roman" w:cs="Times New Roman"/>
          <w:sz w:val="20"/>
          <w:szCs w:val="20"/>
          <w:lang w:eastAsia="en-US"/>
        </w:rPr>
        <w:t>i</w:t>
      </w:r>
      <w:proofErr w:type="spellEnd"/>
      <w:r>
        <w:rPr>
          <w:rFonts w:ascii="Times New Roman" w:eastAsiaTheme="minorEastAsia" w:hAnsi="Times New Roman" w:cs="Times New Roman"/>
          <w:sz w:val="20"/>
          <w:szCs w:val="20"/>
          <w:lang w:eastAsia="en-US"/>
        </w:rPr>
        <w:t>) that it will comply with applicable data protection laws and regulations (including any requirement for notification to, or registration with, country data protection authorities), and (ii) that it will only access, use, manage, disclose to third parties, transfer overseas or otherwise process Personal Data in accordance with Buyer’s instructions. Buyer generally instructs Supplier to process Personal Data to the extent necessary to perform this PA. Supplier will promptly assist Buyer in responding to requests to allow access to, correct, block, suppress or delete any Personal Data, including providing Buyer with a copy of all relevant Personal Data in tangible form. Supplier will not transfer any Personal Data out of any country having data protection laws and/or regulations restricting transfers of Personal Data unless that transfer is unavoidable in order for Supplier to perform its obligations under this PA, or where Buyer consents to the transfer in writing. Buyer may, upon reasonable notice, audit and verify Supplier’s compliance with the provisions of this Section. On termination of this PA Supplier shall, at Buyer’s request, promptly return or erase all Personal Data stored in its internal systems.</w:t>
      </w:r>
    </w:p>
    <w:p w14:paraId="4A8CE3D9" w14:textId="77777777" w:rsidR="00AD747F" w:rsidRDefault="00AD747F">
      <w:pPr>
        <w:widowControl w:val="0"/>
        <w:autoSpaceDE w:val="0"/>
        <w:autoSpaceDN w:val="0"/>
        <w:adjustRightInd w:val="0"/>
        <w:ind w:right="6"/>
        <w:rPr>
          <w:rFonts w:ascii="Times New Roman" w:eastAsiaTheme="minorEastAsia" w:hAnsi="Times New Roman" w:cs="Times New Roman"/>
          <w:sz w:val="20"/>
          <w:szCs w:val="20"/>
          <w:lang w:eastAsia="en-US"/>
        </w:rPr>
      </w:pPr>
    </w:p>
    <w:p w14:paraId="1A0DE3FC" w14:textId="77777777" w:rsidR="00AD747F" w:rsidRDefault="00AD4AD4">
      <w:pPr>
        <w:pStyle w:val="Heading1"/>
        <w:numPr>
          <w:ilvl w:val="0"/>
          <w:numId w:val="4"/>
        </w:numPr>
        <w:tabs>
          <w:tab w:val="clear" w:pos="360"/>
          <w:tab w:val="num" w:pos="432"/>
        </w:tabs>
        <w:ind w:left="0" w:firstLine="0"/>
        <w:divId w:val="3033624575"/>
        <w:rPr>
          <w:rFonts w:ascii="Times New Roman" w:hAnsi="Times New Roman" w:cs="Times New Roman"/>
        </w:rPr>
      </w:pPr>
      <w:r>
        <w:rPr>
          <w:rFonts w:ascii="Times New Roman" w:hAnsi="Times New Roman" w:cs="Times New Roman"/>
          <w:b/>
          <w:bCs/>
          <w:sz w:val="20"/>
          <w:szCs w:val="20"/>
        </w:rPr>
        <w:t>Ongoing Warranties</w:t>
      </w:r>
      <w:r>
        <w:rPr>
          <w:rFonts w:ascii="Times New Roman" w:hAnsi="Times New Roman" w:cs="Times New Roman"/>
          <w:sz w:val="20"/>
          <w:szCs w:val="20"/>
        </w:rPr>
        <w:t> </w:t>
      </w:r>
    </w:p>
    <w:p w14:paraId="21F00075" w14:textId="77777777" w:rsidR="00AD747F" w:rsidRDefault="00AD4AD4">
      <w:pPr>
        <w:widowControl w:val="0"/>
        <w:autoSpaceDE w:val="0"/>
        <w:autoSpaceDN w:val="0"/>
        <w:adjustRightInd w:val="0"/>
        <w:divId w:val="3033624576"/>
        <w:rPr>
          <w:rFonts w:ascii="Times New Roman" w:eastAsiaTheme="minorEastAsia" w:hAnsi="Times New Roman" w:cs="Times New Roman"/>
          <w:sz w:val="20"/>
          <w:szCs w:val="20"/>
          <w:lang w:eastAsia="en-US"/>
        </w:rPr>
      </w:pPr>
      <w:r>
        <w:rPr>
          <w:rFonts w:ascii="Times New Roman" w:eastAsiaTheme="minorEastAsia" w:hAnsi="Times New Roman" w:cs="Times New Roman"/>
          <w:sz w:val="20"/>
          <w:szCs w:val="20"/>
          <w:lang w:eastAsia="en-US"/>
        </w:rPr>
        <w:t>The following sentence is added to this section: It is the Supplier's obligation to ensure to comply with any laws/regulations applicable in the country the end-user/customer is located.</w:t>
      </w:r>
    </w:p>
    <w:p w14:paraId="0F4E4E0A" w14:textId="77777777" w:rsidR="00AD747F" w:rsidRDefault="00AD747F">
      <w:pPr>
        <w:widowControl w:val="0"/>
        <w:autoSpaceDE w:val="0"/>
        <w:autoSpaceDN w:val="0"/>
        <w:adjustRightInd w:val="0"/>
        <w:rPr>
          <w:rFonts w:ascii="Times New Roman" w:eastAsiaTheme="minorEastAsia" w:hAnsi="Times New Roman" w:cs="Times New Roman"/>
          <w:sz w:val="20"/>
          <w:szCs w:val="20"/>
          <w:lang w:eastAsia="en-US"/>
        </w:rPr>
      </w:pPr>
    </w:p>
    <w:p w14:paraId="4A149EB0" w14:textId="77777777" w:rsidR="00AD747F" w:rsidRDefault="00AD4AD4">
      <w:pPr>
        <w:pStyle w:val="Heading1"/>
        <w:numPr>
          <w:ilvl w:val="0"/>
          <w:numId w:val="4"/>
        </w:numPr>
        <w:tabs>
          <w:tab w:val="clear" w:pos="360"/>
          <w:tab w:val="num" w:pos="432"/>
        </w:tabs>
        <w:ind w:left="0" w:firstLine="0"/>
        <w:divId w:val="3033624577"/>
        <w:rPr>
          <w:rFonts w:ascii="Times New Roman" w:hAnsi="Times New Roman" w:cs="Times New Roman"/>
        </w:rPr>
      </w:pPr>
      <w:r>
        <w:rPr>
          <w:rFonts w:ascii="Times New Roman" w:hAnsi="Times New Roman" w:cs="Times New Roman"/>
          <w:b/>
          <w:bCs/>
          <w:sz w:val="20"/>
          <w:szCs w:val="20"/>
        </w:rPr>
        <w:t>Supplier and Supplier Personnel</w:t>
      </w:r>
      <w:r>
        <w:rPr>
          <w:rFonts w:ascii="Times New Roman" w:hAnsi="Times New Roman" w:cs="Times New Roman"/>
          <w:sz w:val="20"/>
          <w:szCs w:val="20"/>
        </w:rPr>
        <w:t> </w:t>
      </w:r>
    </w:p>
    <w:p w14:paraId="1418A39A" w14:textId="77777777" w:rsidR="00AD747F" w:rsidRDefault="00AD4AD4">
      <w:pPr>
        <w:widowControl w:val="0"/>
        <w:autoSpaceDE w:val="0"/>
        <w:autoSpaceDN w:val="0"/>
        <w:adjustRightInd w:val="0"/>
        <w:divId w:val="3033624578"/>
        <w:rPr>
          <w:rFonts w:ascii="Times New Roman" w:eastAsiaTheme="minorEastAsia" w:hAnsi="Times New Roman" w:cs="Times New Roman"/>
          <w:sz w:val="20"/>
          <w:szCs w:val="20"/>
          <w:lang w:eastAsia="en-US"/>
        </w:rPr>
      </w:pPr>
      <w:r>
        <w:rPr>
          <w:rFonts w:ascii="Times New Roman" w:eastAsiaTheme="minorEastAsia" w:hAnsi="Times New Roman" w:cs="Times New Roman"/>
          <w:sz w:val="20"/>
          <w:szCs w:val="20"/>
          <w:lang w:eastAsia="en-US"/>
        </w:rPr>
        <w:t xml:space="preserve">The following sentence is added to this section: Supplier will comply with the provisions of the applicable laws on Employment of Foreigners and Buyer has the right to request evidence with regard to that compliance. </w:t>
      </w:r>
    </w:p>
    <w:p w14:paraId="1049005F" w14:textId="77777777" w:rsidR="00AD747F" w:rsidRDefault="00AD747F">
      <w:pPr>
        <w:widowControl w:val="0"/>
        <w:autoSpaceDE w:val="0"/>
        <w:autoSpaceDN w:val="0"/>
        <w:adjustRightInd w:val="0"/>
        <w:rPr>
          <w:rFonts w:ascii="Times New Roman" w:eastAsiaTheme="minorEastAsia" w:hAnsi="Times New Roman" w:cs="Times New Roman"/>
          <w:sz w:val="20"/>
          <w:szCs w:val="20"/>
          <w:lang w:eastAsia="en-US"/>
        </w:rPr>
      </w:pPr>
    </w:p>
    <w:p w14:paraId="5BA0038B" w14:textId="77777777" w:rsidR="00AD747F" w:rsidRDefault="00AD4AD4">
      <w:pPr>
        <w:pStyle w:val="Heading1"/>
        <w:numPr>
          <w:ilvl w:val="0"/>
          <w:numId w:val="4"/>
        </w:numPr>
        <w:tabs>
          <w:tab w:val="clear" w:pos="360"/>
          <w:tab w:val="num" w:pos="432"/>
        </w:tabs>
        <w:ind w:left="0" w:firstLine="0"/>
        <w:divId w:val="3033624579"/>
        <w:rPr>
          <w:rFonts w:ascii="Times New Roman" w:hAnsi="Times New Roman" w:cs="Times New Roman"/>
        </w:rPr>
      </w:pPr>
      <w:r>
        <w:rPr>
          <w:rFonts w:ascii="Times New Roman" w:hAnsi="Times New Roman" w:cs="Times New Roman"/>
          <w:b/>
          <w:bCs/>
          <w:sz w:val="20"/>
          <w:szCs w:val="20"/>
        </w:rPr>
        <w:t>Business Ethics/FCPA</w:t>
      </w:r>
      <w:r>
        <w:rPr>
          <w:rFonts w:ascii="Times New Roman" w:hAnsi="Times New Roman" w:cs="Times New Roman"/>
          <w:sz w:val="20"/>
          <w:szCs w:val="20"/>
        </w:rPr>
        <w:t> </w:t>
      </w:r>
    </w:p>
    <w:p w14:paraId="24B4CCD4" w14:textId="77777777" w:rsidR="00AD747F" w:rsidRDefault="00AD4AD4">
      <w:pPr>
        <w:widowControl w:val="0"/>
        <w:autoSpaceDE w:val="0"/>
        <w:autoSpaceDN w:val="0"/>
        <w:adjustRightInd w:val="0"/>
        <w:divId w:val="3033624580"/>
        <w:rPr>
          <w:rFonts w:ascii="Times New Roman" w:eastAsiaTheme="minorEastAsia" w:hAnsi="Times New Roman" w:cs="Times New Roman"/>
          <w:lang w:eastAsia="en-US"/>
        </w:rPr>
      </w:pPr>
      <w:r>
        <w:rPr>
          <w:rFonts w:ascii="Times New Roman" w:eastAsiaTheme="minorEastAsia" w:hAnsi="Times New Roman" w:cs="Times New Roman"/>
          <w:sz w:val="20"/>
          <w:szCs w:val="20"/>
          <w:lang w:eastAsia="en-US"/>
        </w:rPr>
        <w:t>Supplier agrees to comply with the highest ethical principles in performing under this Agreement. Supplier will not offer or make payments or gifts (monetary or otherwise) to anyone for the purpose of wrongfully influencing decisions in favor of Buyer directly or indirectly. Buyer may terminate this Agreement immediately in case 1) a breach of this clause or 2) when Buyer reasonably believes such a breach has occurred or is likely to occur.</w:t>
      </w:r>
    </w:p>
    <w:p w14:paraId="4722B8FB" w14:textId="77777777" w:rsidR="00AD747F" w:rsidRDefault="00AD747F">
      <w:pPr>
        <w:widowControl w:val="0"/>
        <w:autoSpaceDE w:val="0"/>
        <w:autoSpaceDN w:val="0"/>
        <w:adjustRightInd w:val="0"/>
        <w:rPr>
          <w:rFonts w:ascii="Times New Roman" w:eastAsiaTheme="minorEastAsia" w:hAnsi="Times New Roman" w:cs="Times New Roman"/>
          <w:sz w:val="20"/>
          <w:szCs w:val="20"/>
          <w:lang w:eastAsia="en-US"/>
        </w:rPr>
      </w:pPr>
    </w:p>
    <w:p w14:paraId="1A1F5877" w14:textId="77777777" w:rsidR="00AD747F" w:rsidRDefault="00AD4AD4">
      <w:pPr>
        <w:pStyle w:val="Heading1"/>
        <w:numPr>
          <w:ilvl w:val="0"/>
          <w:numId w:val="4"/>
        </w:numPr>
        <w:tabs>
          <w:tab w:val="clear" w:pos="360"/>
          <w:tab w:val="num" w:pos="432"/>
        </w:tabs>
        <w:ind w:left="0" w:firstLine="0"/>
        <w:divId w:val="3033624581"/>
        <w:rPr>
          <w:rFonts w:ascii="Times New Roman" w:hAnsi="Times New Roman" w:cs="Times New Roman"/>
        </w:rPr>
      </w:pPr>
      <w:r>
        <w:rPr>
          <w:rFonts w:ascii="Times New Roman" w:hAnsi="Times New Roman" w:cs="Times New Roman"/>
          <w:b/>
          <w:bCs/>
          <w:sz w:val="20"/>
          <w:szCs w:val="20"/>
        </w:rPr>
        <w:t>Assignment</w:t>
      </w:r>
      <w:r>
        <w:rPr>
          <w:rFonts w:ascii="Times New Roman" w:hAnsi="Times New Roman" w:cs="Times New Roman"/>
          <w:sz w:val="20"/>
          <w:szCs w:val="20"/>
        </w:rPr>
        <w:t> </w:t>
      </w:r>
    </w:p>
    <w:p w14:paraId="3F919A8F" w14:textId="77777777" w:rsidR="00AD747F" w:rsidRDefault="00AD4AD4">
      <w:pPr>
        <w:widowControl w:val="0"/>
        <w:autoSpaceDE w:val="0"/>
        <w:autoSpaceDN w:val="0"/>
        <w:adjustRightInd w:val="0"/>
        <w:divId w:val="3033624582"/>
        <w:rPr>
          <w:rFonts w:ascii="Times New Roman" w:eastAsiaTheme="minorEastAsia" w:hAnsi="Times New Roman" w:cs="Times New Roman"/>
          <w:sz w:val="20"/>
          <w:szCs w:val="20"/>
          <w:lang w:eastAsia="en-US"/>
        </w:rPr>
      </w:pPr>
      <w:r>
        <w:rPr>
          <w:rFonts w:ascii="Times New Roman" w:eastAsiaTheme="minorEastAsia" w:hAnsi="Times New Roman" w:cs="Times New Roman"/>
          <w:sz w:val="20"/>
          <w:szCs w:val="20"/>
          <w:lang w:eastAsia="en-US"/>
        </w:rPr>
        <w:t>Buyer reserves the right to assign its rights, delegate or subcontract its duties under this Agreement in whole or in part to third parties or Buyer’s Affiliates without notice or the prior written consent of Supplier.</w:t>
      </w:r>
    </w:p>
    <w:p w14:paraId="4FE324CF" w14:textId="77777777" w:rsidR="00AD747F" w:rsidRDefault="00AD747F">
      <w:pPr>
        <w:widowControl w:val="0"/>
        <w:autoSpaceDE w:val="0"/>
        <w:autoSpaceDN w:val="0"/>
        <w:adjustRightInd w:val="0"/>
        <w:rPr>
          <w:rFonts w:ascii="Times New Roman" w:eastAsiaTheme="minorEastAsia" w:hAnsi="Times New Roman" w:cs="Times New Roman"/>
          <w:sz w:val="20"/>
          <w:szCs w:val="20"/>
          <w:lang w:eastAsia="en-US"/>
        </w:rPr>
      </w:pPr>
    </w:p>
    <w:p w14:paraId="5807F044" w14:textId="77777777" w:rsidR="00AD747F" w:rsidRDefault="00AD4AD4">
      <w:pPr>
        <w:pStyle w:val="Heading1"/>
        <w:numPr>
          <w:ilvl w:val="0"/>
          <w:numId w:val="4"/>
        </w:numPr>
        <w:tabs>
          <w:tab w:val="clear" w:pos="360"/>
          <w:tab w:val="num" w:pos="432"/>
        </w:tabs>
        <w:ind w:left="0" w:firstLine="0"/>
        <w:divId w:val="3033624583"/>
        <w:rPr>
          <w:rFonts w:ascii="Times New Roman" w:hAnsi="Times New Roman" w:cs="Times New Roman"/>
        </w:rPr>
      </w:pPr>
      <w:r>
        <w:rPr>
          <w:rFonts w:ascii="Times New Roman" w:hAnsi="Times New Roman" w:cs="Times New Roman"/>
          <w:b/>
          <w:bCs/>
          <w:sz w:val="20"/>
          <w:szCs w:val="20"/>
        </w:rPr>
        <w:t>Survival</w:t>
      </w:r>
    </w:p>
    <w:p w14:paraId="43993D17" w14:textId="77777777" w:rsidR="00AD747F" w:rsidRDefault="00AD4AD4">
      <w:pPr>
        <w:widowControl w:val="0"/>
        <w:autoSpaceDE w:val="0"/>
        <w:autoSpaceDN w:val="0"/>
        <w:adjustRightInd w:val="0"/>
        <w:divId w:val="3033624584"/>
        <w:rPr>
          <w:rFonts w:ascii="Times New Roman" w:eastAsiaTheme="minorEastAsia" w:hAnsi="Times New Roman" w:cs="Times New Roman"/>
          <w:sz w:val="20"/>
          <w:szCs w:val="20"/>
          <w:lang w:eastAsia="en-US"/>
        </w:rPr>
      </w:pPr>
      <w:r>
        <w:rPr>
          <w:rFonts w:ascii="Times New Roman" w:eastAsiaTheme="minorEastAsia" w:hAnsi="Times New Roman" w:cs="Times New Roman"/>
          <w:sz w:val="20"/>
          <w:szCs w:val="20"/>
          <w:lang w:eastAsia="en-US"/>
        </w:rPr>
        <w:t>In the event the Base Agreement is terminated, the terms and conditions of the Base Agreement incorporated by reference herein shall survive such termination and remain in effect for purposes of this PA only.</w:t>
      </w:r>
    </w:p>
    <w:p w14:paraId="68C973C5" w14:textId="77777777" w:rsidR="00AD747F" w:rsidRDefault="00AD747F">
      <w:pPr>
        <w:widowControl w:val="0"/>
        <w:autoSpaceDE w:val="0"/>
        <w:autoSpaceDN w:val="0"/>
        <w:adjustRightInd w:val="0"/>
        <w:rPr>
          <w:rFonts w:ascii="Times New Roman" w:eastAsiaTheme="minorEastAsia" w:hAnsi="Times New Roman" w:cs="Times New Roman"/>
          <w:sz w:val="20"/>
          <w:szCs w:val="20"/>
          <w:lang w:eastAsia="en-US"/>
        </w:rPr>
      </w:pPr>
    </w:p>
    <w:p w14:paraId="136B334C" w14:textId="77777777" w:rsidR="00AD747F" w:rsidRDefault="00AD4AD4">
      <w:pPr>
        <w:pStyle w:val="Heading1"/>
        <w:numPr>
          <w:ilvl w:val="0"/>
          <w:numId w:val="4"/>
        </w:numPr>
        <w:tabs>
          <w:tab w:val="clear" w:pos="360"/>
          <w:tab w:val="num" w:pos="432"/>
        </w:tabs>
        <w:ind w:left="0" w:firstLine="0"/>
        <w:divId w:val="3033624585"/>
        <w:rPr>
          <w:rFonts w:ascii="Times New Roman" w:hAnsi="Times New Roman" w:cs="Times New Roman"/>
        </w:rPr>
      </w:pPr>
      <w:r>
        <w:rPr>
          <w:rFonts w:ascii="Times New Roman" w:hAnsi="Times New Roman" w:cs="Times New Roman"/>
          <w:b/>
          <w:bCs/>
          <w:sz w:val="20"/>
          <w:szCs w:val="20"/>
        </w:rPr>
        <w:t>Access to Premises</w:t>
      </w:r>
      <w:r>
        <w:rPr>
          <w:rFonts w:ascii="Times New Roman" w:hAnsi="Times New Roman" w:cs="Times New Roman"/>
          <w:sz w:val="20"/>
          <w:szCs w:val="20"/>
        </w:rPr>
        <w:t> </w:t>
      </w:r>
    </w:p>
    <w:p w14:paraId="129B9F36" w14:textId="5A7910E7" w:rsidR="00AD747F" w:rsidRDefault="00AD4AD4">
      <w:pPr>
        <w:widowControl w:val="0"/>
        <w:autoSpaceDE w:val="0"/>
        <w:autoSpaceDN w:val="0"/>
        <w:adjustRightInd w:val="0"/>
        <w:divId w:val="3033624586"/>
        <w:rPr>
          <w:rFonts w:ascii="Times New Roman" w:eastAsiaTheme="minorEastAsia" w:hAnsi="Times New Roman" w:cs="Times New Roman"/>
          <w:lang w:eastAsia="en-US"/>
        </w:rPr>
      </w:pPr>
      <w:r>
        <w:rPr>
          <w:rFonts w:ascii="Times New Roman" w:eastAsiaTheme="minorEastAsia" w:hAnsi="Times New Roman" w:cs="Times New Roman"/>
          <w:sz w:val="20"/>
          <w:szCs w:val="20"/>
          <w:lang w:eastAsia="en-US"/>
        </w:rPr>
        <w:t xml:space="preserve">The following sections are to be deleted from the Subsection titled </w:t>
      </w:r>
      <w:r>
        <w:rPr>
          <w:rFonts w:ascii="Times New Roman" w:eastAsiaTheme="minorEastAsia" w:hAnsi="Times New Roman" w:cs="Times New Roman"/>
          <w:b/>
          <w:bCs/>
          <w:i/>
          <w:iCs/>
          <w:sz w:val="20"/>
          <w:szCs w:val="20"/>
          <w:lang w:eastAsia="en-US"/>
        </w:rPr>
        <w:t xml:space="preserve">Access to Premises </w:t>
      </w:r>
      <w:r>
        <w:rPr>
          <w:rFonts w:ascii="Times New Roman" w:eastAsiaTheme="minorEastAsia" w:hAnsi="Times New Roman" w:cs="Times New Roman"/>
          <w:sz w:val="20"/>
          <w:szCs w:val="20"/>
          <w:lang w:eastAsia="en-US"/>
        </w:rPr>
        <w:t xml:space="preserve">of the referenced Base Agreement: </w:t>
      </w:r>
    </w:p>
    <w:p w14:paraId="7737A1B9" w14:textId="77777777" w:rsidR="00AD747F" w:rsidRDefault="00AD4AD4">
      <w:pPr>
        <w:widowControl w:val="0"/>
        <w:autoSpaceDE w:val="0"/>
        <w:autoSpaceDN w:val="0"/>
        <w:adjustRightInd w:val="0"/>
        <w:divId w:val="3033624587"/>
        <w:rPr>
          <w:rFonts w:ascii="Times New Roman" w:eastAsiaTheme="minorEastAsia" w:hAnsi="Times New Roman" w:cs="Times New Roman"/>
          <w:lang w:eastAsia="en-US"/>
        </w:rPr>
      </w:pPr>
      <w:r>
        <w:rPr>
          <w:rFonts w:ascii="Times New Roman" w:eastAsiaTheme="minorEastAsia" w:hAnsi="Times New Roman" w:cs="Times New Roman"/>
          <w:sz w:val="20"/>
          <w:szCs w:val="20"/>
          <w:lang w:eastAsia="en-US"/>
        </w:rPr>
        <w:t> </w:t>
      </w:r>
    </w:p>
    <w:p w14:paraId="2C441E82" w14:textId="77777777" w:rsidR="00AD747F" w:rsidRDefault="00AD4AD4">
      <w:pPr>
        <w:widowControl w:val="0"/>
        <w:autoSpaceDE w:val="0"/>
        <w:autoSpaceDN w:val="0"/>
        <w:adjustRightInd w:val="0"/>
        <w:divId w:val="3033624588"/>
        <w:rPr>
          <w:rFonts w:ascii="Times New Roman" w:eastAsiaTheme="minorEastAsia" w:hAnsi="Times New Roman" w:cs="Times New Roman"/>
          <w:lang w:eastAsia="en-US"/>
        </w:rPr>
      </w:pPr>
      <w:r>
        <w:rPr>
          <w:rFonts w:ascii="Times New Roman" w:eastAsiaTheme="minorEastAsia" w:hAnsi="Times New Roman" w:cs="Times New Roman"/>
          <w:sz w:val="20"/>
          <w:szCs w:val="20"/>
          <w:lang w:eastAsia="en-US"/>
        </w:rPr>
        <w:t xml:space="preserve">Supplier will: </w:t>
      </w:r>
    </w:p>
    <w:p w14:paraId="4C533512" w14:textId="77777777" w:rsidR="00AD747F" w:rsidRDefault="00AD4AD4">
      <w:pPr>
        <w:widowControl w:val="0"/>
        <w:autoSpaceDE w:val="0"/>
        <w:autoSpaceDN w:val="0"/>
        <w:adjustRightInd w:val="0"/>
        <w:divId w:val="3033624589"/>
        <w:rPr>
          <w:rFonts w:ascii="Times New Roman" w:eastAsiaTheme="minorEastAsia" w:hAnsi="Times New Roman" w:cs="Times New Roman"/>
          <w:lang w:eastAsia="en-US"/>
        </w:rPr>
      </w:pPr>
      <w:r>
        <w:rPr>
          <w:rFonts w:ascii="Times New Roman" w:eastAsiaTheme="minorEastAsia" w:hAnsi="Times New Roman" w:cs="Times New Roman"/>
          <w:sz w:val="20"/>
          <w:szCs w:val="20"/>
          <w:lang w:eastAsia="en-US"/>
        </w:rPr>
        <w:t xml:space="preserve">1. to the extent permitted by local law, ensure that Supplier Personnel assigned to work on Buyer’s premises will participate in a pre-employment criminal background check covering the counties in which the person was employed or resided for the past seven years (or longer as required by State legislation), and inform Buyer of any negative findings; </w:t>
      </w:r>
    </w:p>
    <w:p w14:paraId="2F27D732" w14:textId="77777777" w:rsidR="00AD747F" w:rsidRDefault="00AD4AD4">
      <w:pPr>
        <w:widowControl w:val="0"/>
        <w:autoSpaceDE w:val="0"/>
        <w:autoSpaceDN w:val="0"/>
        <w:adjustRightInd w:val="0"/>
        <w:divId w:val="3033624590"/>
        <w:rPr>
          <w:rFonts w:ascii="Times New Roman" w:eastAsiaTheme="minorEastAsia" w:hAnsi="Times New Roman" w:cs="Times New Roman"/>
          <w:lang w:eastAsia="en-US"/>
        </w:rPr>
      </w:pPr>
      <w:r>
        <w:rPr>
          <w:rFonts w:ascii="Times New Roman" w:eastAsiaTheme="minorEastAsia" w:hAnsi="Times New Roman" w:cs="Times New Roman"/>
          <w:sz w:val="20"/>
          <w:szCs w:val="20"/>
          <w:lang w:eastAsia="en-US"/>
        </w:rPr>
        <w:t>2. inform Buyer if a former employee of Buyer will be assigned work under this Agreement, such assignment subject to Buyer approval;</w:t>
      </w:r>
    </w:p>
    <w:p w14:paraId="267762F8" w14:textId="77777777" w:rsidR="00AD747F" w:rsidRDefault="00AD747F">
      <w:pPr>
        <w:widowControl w:val="0"/>
        <w:autoSpaceDE w:val="0"/>
        <w:autoSpaceDN w:val="0"/>
        <w:adjustRightInd w:val="0"/>
        <w:rPr>
          <w:rFonts w:ascii="Times New Roman" w:eastAsiaTheme="minorEastAsia" w:hAnsi="Times New Roman" w:cs="Times New Roman"/>
          <w:sz w:val="20"/>
          <w:szCs w:val="20"/>
          <w:lang w:eastAsia="en-US"/>
        </w:rPr>
      </w:pPr>
    </w:p>
    <w:p w14:paraId="4D1C9AB6" w14:textId="77777777" w:rsidR="00AD747F" w:rsidRDefault="00AD4AD4">
      <w:pPr>
        <w:widowControl w:val="0"/>
        <w:autoSpaceDE w:val="0"/>
        <w:autoSpaceDN w:val="0"/>
        <w:adjustRightInd w:val="0"/>
        <w:ind w:left="432" w:right="432"/>
        <w:rPr>
          <w:rFonts w:ascii="Times New Roman" w:eastAsiaTheme="minorEastAsia" w:hAnsi="Times New Roman" w:cs="Times New Roman"/>
          <w:lang w:eastAsia="en-US"/>
        </w:rPr>
      </w:pPr>
      <w:r>
        <w:rPr>
          <w:rFonts w:eastAsiaTheme="minorEastAsia" w:cstheme="minorBidi"/>
          <w:lang w:eastAsia="en-US"/>
        </w:rPr>
        <w:lastRenderedPageBreak/>
        <w:br w:type="page"/>
      </w:r>
    </w:p>
    <w:tbl>
      <w:tblPr>
        <w:tblStyle w:val="TableGrid"/>
        <w:tblW w:w="0" w:type="auto"/>
        <w:tblInd w:w="5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958"/>
        <w:gridCol w:w="265"/>
        <w:gridCol w:w="4317"/>
      </w:tblGrid>
      <w:tr w:rsidR="00AD747F" w14:paraId="18983B08" w14:textId="77777777">
        <w:tc>
          <w:tcPr>
            <w:tcW w:w="4949" w:type="dxa"/>
            <w:tcBorders>
              <w:bottom w:val="nil"/>
              <w:right w:val="nil"/>
            </w:tcBorders>
          </w:tcPr>
          <w:p w14:paraId="5D68110E" w14:textId="77777777" w:rsidR="00AD747F" w:rsidRDefault="00AD4AD4">
            <w:pPr>
              <w:widowControl w:val="0"/>
              <w:autoSpaceDE w:val="0"/>
              <w:autoSpaceDN w:val="0"/>
              <w:adjustRightInd w:val="0"/>
              <w:rPr>
                <w:rFonts w:eastAsiaTheme="minorEastAsia" w:cstheme="minorBidi"/>
                <w:lang w:eastAsia="en-US"/>
              </w:rPr>
            </w:pPr>
            <w:r>
              <w:rPr>
                <w:rFonts w:ascii="Times New Roman" w:eastAsiaTheme="minorEastAsia" w:hAnsi="Times New Roman" w:cs="Times New Roman"/>
                <w:b/>
                <w:bCs/>
                <w:lang w:eastAsia="en-US"/>
              </w:rPr>
              <w:lastRenderedPageBreak/>
              <w:t>ACCEPTED AND AGREED TO:</w:t>
            </w:r>
          </w:p>
        </w:tc>
        <w:tc>
          <w:tcPr>
            <w:tcW w:w="719" w:type="dxa"/>
            <w:tcBorders>
              <w:left w:val="nil"/>
              <w:bottom w:val="nil"/>
              <w:right w:val="nil"/>
            </w:tcBorders>
          </w:tcPr>
          <w:p w14:paraId="7C633739" w14:textId="77777777" w:rsidR="00AD747F" w:rsidRDefault="00AD4AD4">
            <w:pPr>
              <w:widowControl w:val="0"/>
              <w:autoSpaceDE w:val="0"/>
              <w:autoSpaceDN w:val="0"/>
              <w:adjustRightInd w:val="0"/>
              <w:rPr>
                <w:rFonts w:eastAsiaTheme="minorEastAsia" w:cstheme="minorBidi"/>
                <w:lang w:eastAsia="en-US"/>
              </w:rPr>
            </w:pPr>
            <w:r>
              <w:rPr>
                <w:rFonts w:ascii="Times New Roman" w:eastAsiaTheme="minorEastAsia" w:hAnsi="Times New Roman" w:cs="Times New Roman"/>
                <w:b/>
                <w:bCs/>
                <w:lang w:eastAsia="en-US"/>
              </w:rPr>
              <w:t> </w:t>
            </w:r>
          </w:p>
        </w:tc>
        <w:tc>
          <w:tcPr>
            <w:tcW w:w="4949" w:type="dxa"/>
            <w:tcBorders>
              <w:left w:val="nil"/>
              <w:bottom w:val="nil"/>
            </w:tcBorders>
          </w:tcPr>
          <w:p w14:paraId="054A908E" w14:textId="77777777" w:rsidR="00AD747F" w:rsidRDefault="00AD4AD4">
            <w:pPr>
              <w:widowControl w:val="0"/>
              <w:autoSpaceDE w:val="0"/>
              <w:autoSpaceDN w:val="0"/>
              <w:adjustRightInd w:val="0"/>
              <w:rPr>
                <w:rFonts w:eastAsiaTheme="minorEastAsia" w:cstheme="minorBidi"/>
                <w:lang w:eastAsia="en-US"/>
              </w:rPr>
            </w:pPr>
            <w:r>
              <w:rPr>
                <w:rFonts w:ascii="Times New Roman" w:eastAsiaTheme="minorEastAsia" w:hAnsi="Times New Roman" w:cs="Times New Roman"/>
                <w:b/>
                <w:bCs/>
                <w:lang w:eastAsia="en-US"/>
              </w:rPr>
              <w:t>ACCEPTED AND AGREED TO:</w:t>
            </w:r>
          </w:p>
        </w:tc>
      </w:tr>
      <w:tr w:rsidR="00AD747F" w14:paraId="5A68FDCB" w14:textId="77777777">
        <w:tc>
          <w:tcPr>
            <w:tcW w:w="4949" w:type="dxa"/>
            <w:tcBorders>
              <w:top w:val="nil"/>
              <w:bottom w:val="nil"/>
              <w:right w:val="nil"/>
            </w:tcBorders>
          </w:tcPr>
          <w:p w14:paraId="231D522A" w14:textId="44A4A237" w:rsidR="00AD747F" w:rsidRDefault="00D23A77">
            <w:pPr>
              <w:widowControl w:val="0"/>
              <w:autoSpaceDE w:val="0"/>
              <w:autoSpaceDN w:val="0"/>
              <w:adjustRightInd w:val="0"/>
              <w:rPr>
                <w:rFonts w:eastAsiaTheme="minorEastAsia" w:cstheme="minorBidi"/>
                <w:lang w:eastAsia="en-US"/>
              </w:rPr>
            </w:pPr>
            <w:r w:rsidRPr="00EC0316">
              <w:rPr>
                <w:rFonts w:ascii="Times New Roman" w:eastAsiaTheme="minorEastAsia" w:hAnsi="Times New Roman" w:cs="Times New Roman"/>
                <w:b/>
                <w:bCs/>
                <w:lang w:val="es-ES" w:eastAsia="en-US"/>
              </w:rPr>
              <w:fldChar w:fldCharType="begin"/>
            </w:r>
            <w:r w:rsidRPr="00EC0316">
              <w:rPr>
                <w:rFonts w:ascii="Times New Roman" w:eastAsiaTheme="minorEastAsia" w:hAnsi="Times New Roman" w:cs="Times New Roman"/>
                <w:b/>
                <w:bCs/>
                <w:lang w:val="es-ES" w:eastAsia="en-US"/>
              </w:rPr>
              <w:instrText xml:space="preserve"> DOCPROPERTY cacus_IBMLegalCompanyName \* MERGEFORMAT </w:instrText>
            </w:r>
            <w:r w:rsidRPr="00EC0316">
              <w:rPr>
                <w:rFonts w:ascii="Times New Roman" w:eastAsiaTheme="minorEastAsia" w:hAnsi="Times New Roman" w:cs="Times New Roman"/>
                <w:b/>
                <w:bCs/>
                <w:lang w:val="es-ES" w:eastAsia="en-US"/>
              </w:rPr>
              <w:fldChar w:fldCharType="separate"/>
            </w:r>
            <w:r w:rsidR="007712B9">
              <w:rPr>
                <w:rFonts w:ascii="Times New Roman" w:eastAsiaTheme="minorEastAsia" w:hAnsi="Times New Roman" w:cs="Times New Roman"/>
                <w:b/>
                <w:bCs/>
                <w:lang w:val="es-ES" w:eastAsia="en-US"/>
              </w:rPr>
              <w:t xml:space="preserve"> </w:t>
            </w:r>
            <w:r w:rsidRPr="00EC0316">
              <w:rPr>
                <w:rFonts w:ascii="Times New Roman" w:eastAsiaTheme="minorEastAsia" w:hAnsi="Times New Roman" w:cs="Times New Roman"/>
                <w:b/>
                <w:bCs/>
                <w:lang w:eastAsia="en-US"/>
              </w:rPr>
              <w:fldChar w:fldCharType="end"/>
            </w:r>
          </w:p>
        </w:tc>
        <w:tc>
          <w:tcPr>
            <w:tcW w:w="719" w:type="dxa"/>
            <w:tcBorders>
              <w:top w:val="nil"/>
              <w:left w:val="nil"/>
              <w:bottom w:val="nil"/>
              <w:right w:val="nil"/>
            </w:tcBorders>
          </w:tcPr>
          <w:p w14:paraId="36E5C7D6" w14:textId="77777777" w:rsidR="00AD747F" w:rsidRDefault="00AD4AD4">
            <w:pPr>
              <w:widowControl w:val="0"/>
              <w:autoSpaceDE w:val="0"/>
              <w:autoSpaceDN w:val="0"/>
              <w:adjustRightInd w:val="0"/>
              <w:rPr>
                <w:rFonts w:eastAsiaTheme="minorEastAsia" w:cstheme="minorBidi"/>
                <w:lang w:eastAsia="en-US"/>
              </w:rPr>
            </w:pPr>
            <w:r>
              <w:rPr>
                <w:rFonts w:ascii="Times New Roman" w:eastAsiaTheme="minorEastAsia" w:hAnsi="Times New Roman" w:cs="Times New Roman"/>
                <w:lang w:eastAsia="en-US"/>
              </w:rPr>
              <w:t> </w:t>
            </w:r>
          </w:p>
        </w:tc>
        <w:tc>
          <w:tcPr>
            <w:tcW w:w="4949" w:type="dxa"/>
            <w:tcBorders>
              <w:top w:val="nil"/>
              <w:left w:val="nil"/>
              <w:bottom w:val="nil"/>
            </w:tcBorders>
          </w:tcPr>
          <w:p w14:paraId="28302786" w14:textId="6455FD5A" w:rsidR="00AD747F" w:rsidRDefault="00D23A77">
            <w:pPr>
              <w:widowControl w:val="0"/>
              <w:autoSpaceDE w:val="0"/>
              <w:autoSpaceDN w:val="0"/>
              <w:adjustRightInd w:val="0"/>
              <w:rPr>
                <w:rFonts w:eastAsiaTheme="minorEastAsia" w:cstheme="minorBidi"/>
                <w:lang w:eastAsia="en-US"/>
              </w:rPr>
            </w:pPr>
            <w:r w:rsidRPr="00EC0316">
              <w:rPr>
                <w:rFonts w:ascii="Times New Roman" w:eastAsiaTheme="minorEastAsia" w:hAnsi="Times New Roman" w:cs="Times New Roman"/>
                <w:b/>
                <w:bCs/>
                <w:lang w:eastAsia="en-US"/>
              </w:rPr>
              <w:fldChar w:fldCharType="begin"/>
            </w:r>
            <w:r w:rsidRPr="00EC0316">
              <w:rPr>
                <w:rFonts w:ascii="Times New Roman" w:eastAsiaTheme="minorEastAsia" w:hAnsi="Times New Roman" w:cs="Times New Roman"/>
                <w:b/>
                <w:bCs/>
                <w:lang w:val="es-ES" w:eastAsia="en-US"/>
              </w:rPr>
              <w:instrText xml:space="preserve"> DOCPROPERTY caSupplier  \* MERGEFORMAT </w:instrText>
            </w:r>
            <w:r w:rsidRPr="00EC0316">
              <w:rPr>
                <w:rFonts w:ascii="Times New Roman" w:eastAsiaTheme="minorEastAsia" w:hAnsi="Times New Roman" w:cs="Times New Roman"/>
                <w:b/>
                <w:bCs/>
                <w:lang w:eastAsia="en-US"/>
              </w:rPr>
              <w:fldChar w:fldCharType="separate"/>
            </w:r>
            <w:r w:rsidR="007712B9">
              <w:rPr>
                <w:rFonts w:ascii="Times New Roman" w:eastAsiaTheme="minorEastAsia" w:hAnsi="Times New Roman" w:cs="Times New Roman"/>
                <w:b/>
                <w:bCs/>
                <w:lang w:val="es-ES" w:eastAsia="en-US"/>
              </w:rPr>
              <w:t xml:space="preserve"> </w:t>
            </w:r>
            <w:r w:rsidRPr="00EC0316">
              <w:rPr>
                <w:rFonts w:ascii="Times New Roman" w:eastAsiaTheme="minorEastAsia" w:hAnsi="Times New Roman" w:cs="Times New Roman"/>
                <w:b/>
                <w:bCs/>
                <w:lang w:eastAsia="en-US"/>
              </w:rPr>
              <w:fldChar w:fldCharType="end"/>
            </w:r>
            <w:r w:rsidR="00AD4AD4">
              <w:rPr>
                <w:rFonts w:ascii="Times New Roman" w:eastAsiaTheme="minorEastAsia" w:hAnsi="Times New Roman" w:cs="Times New Roman"/>
                <w:lang w:eastAsia="en-US"/>
              </w:rPr>
              <w:t>  </w:t>
            </w:r>
          </w:p>
        </w:tc>
      </w:tr>
      <w:tr w:rsidR="00AD747F" w14:paraId="3EEDDD16" w14:textId="77777777">
        <w:tc>
          <w:tcPr>
            <w:tcW w:w="4949" w:type="dxa"/>
            <w:tcBorders>
              <w:top w:val="nil"/>
              <w:bottom w:val="nil"/>
              <w:right w:val="nil"/>
            </w:tcBorders>
          </w:tcPr>
          <w:p w14:paraId="08DD44D8" w14:textId="53DE762B" w:rsidR="00AD747F" w:rsidRDefault="00AD4AD4">
            <w:pPr>
              <w:widowControl w:val="0"/>
              <w:autoSpaceDE w:val="0"/>
              <w:autoSpaceDN w:val="0"/>
              <w:adjustRightInd w:val="0"/>
              <w:rPr>
                <w:rFonts w:ascii="Times New Roman" w:eastAsiaTheme="minorEastAsia" w:hAnsi="Times New Roman" w:cs="Times New Roman"/>
                <w:lang w:eastAsia="en-US"/>
              </w:rPr>
            </w:pPr>
            <w:r>
              <w:rPr>
                <w:rFonts w:ascii="Times New Roman" w:eastAsiaTheme="minorEastAsia" w:hAnsi="Times New Roman" w:cs="Times New Roman"/>
                <w:lang w:eastAsia="en-US"/>
              </w:rPr>
              <w:t>By:</w:t>
            </w:r>
            <w:r w:rsidR="006A561B">
              <w:rPr>
                <w:rFonts w:ascii="Times New Roman" w:eastAsiaTheme="minorEastAsia" w:hAnsi="Times New Roman" w:cs="Times New Roman"/>
                <w:lang w:eastAsia="en-US"/>
              </w:rPr>
              <w:t xml:space="preserve"> </w:t>
            </w:r>
          </w:p>
          <w:p w14:paraId="2BA6BBC1" w14:textId="77777777" w:rsidR="00AD747F" w:rsidRDefault="00AD4AD4">
            <w:pPr>
              <w:widowControl w:val="0"/>
              <w:autoSpaceDE w:val="0"/>
              <w:autoSpaceDN w:val="0"/>
              <w:adjustRightInd w:val="0"/>
              <w:rPr>
                <w:rFonts w:eastAsiaTheme="minorEastAsia" w:cstheme="minorBidi"/>
                <w:lang w:eastAsia="en-US"/>
              </w:rPr>
            </w:pPr>
            <w:r>
              <w:rPr>
                <w:rFonts w:ascii="Times New Roman" w:eastAsiaTheme="minorEastAsia" w:hAnsi="Times New Roman" w:cs="Times New Roman"/>
                <w:sz w:val="8"/>
                <w:szCs w:val="8"/>
                <w:u w:val="single"/>
                <w:lang w:eastAsia="en-US"/>
              </w:rPr>
              <w:t xml:space="preserve">                                                                                                                                                                                                                 </w:t>
            </w:r>
          </w:p>
        </w:tc>
        <w:tc>
          <w:tcPr>
            <w:tcW w:w="719" w:type="dxa"/>
            <w:tcBorders>
              <w:top w:val="nil"/>
              <w:left w:val="nil"/>
              <w:bottom w:val="nil"/>
              <w:right w:val="nil"/>
            </w:tcBorders>
          </w:tcPr>
          <w:p w14:paraId="367DB82D" w14:textId="77777777" w:rsidR="00AD747F" w:rsidRDefault="00AD4AD4">
            <w:pPr>
              <w:widowControl w:val="0"/>
              <w:autoSpaceDE w:val="0"/>
              <w:autoSpaceDN w:val="0"/>
              <w:adjustRightInd w:val="0"/>
              <w:rPr>
                <w:rFonts w:eastAsiaTheme="minorEastAsia" w:cstheme="minorBidi"/>
                <w:lang w:eastAsia="en-US"/>
              </w:rPr>
            </w:pPr>
            <w:r>
              <w:rPr>
                <w:rFonts w:ascii="Times New Roman" w:eastAsiaTheme="minorEastAsia" w:hAnsi="Times New Roman" w:cs="Times New Roman"/>
                <w:lang w:eastAsia="en-US"/>
              </w:rPr>
              <w:t> </w:t>
            </w:r>
          </w:p>
        </w:tc>
        <w:tc>
          <w:tcPr>
            <w:tcW w:w="4949" w:type="dxa"/>
            <w:tcBorders>
              <w:top w:val="nil"/>
              <w:left w:val="nil"/>
              <w:bottom w:val="nil"/>
            </w:tcBorders>
          </w:tcPr>
          <w:p w14:paraId="100F60C1" w14:textId="77777777" w:rsidR="00AD747F" w:rsidRDefault="00AD4AD4">
            <w:pPr>
              <w:widowControl w:val="0"/>
              <w:autoSpaceDE w:val="0"/>
              <w:autoSpaceDN w:val="0"/>
              <w:adjustRightInd w:val="0"/>
              <w:rPr>
                <w:rFonts w:ascii="Times New Roman" w:eastAsiaTheme="minorEastAsia" w:hAnsi="Times New Roman" w:cs="Times New Roman"/>
                <w:lang w:eastAsia="en-US"/>
              </w:rPr>
            </w:pPr>
            <w:r>
              <w:rPr>
                <w:rFonts w:ascii="Times New Roman" w:eastAsiaTheme="minorEastAsia" w:hAnsi="Times New Roman" w:cs="Times New Roman"/>
                <w:lang w:eastAsia="en-US"/>
              </w:rPr>
              <w:t>By:</w:t>
            </w:r>
          </w:p>
          <w:p w14:paraId="38FF8DC0" w14:textId="77777777" w:rsidR="00AD747F" w:rsidRDefault="00AD4AD4">
            <w:pPr>
              <w:widowControl w:val="0"/>
              <w:autoSpaceDE w:val="0"/>
              <w:autoSpaceDN w:val="0"/>
              <w:adjustRightInd w:val="0"/>
              <w:rPr>
                <w:rFonts w:eastAsiaTheme="minorEastAsia" w:cstheme="minorBidi"/>
                <w:lang w:eastAsia="en-US"/>
              </w:rPr>
            </w:pPr>
            <w:r>
              <w:rPr>
                <w:rFonts w:ascii="Times New Roman" w:eastAsiaTheme="minorEastAsia" w:hAnsi="Times New Roman" w:cs="Times New Roman"/>
                <w:sz w:val="8"/>
                <w:szCs w:val="8"/>
                <w:u w:val="single"/>
                <w:lang w:eastAsia="en-US"/>
              </w:rPr>
              <w:t xml:space="preserve">                                                                                                                                                                                                                 </w:t>
            </w:r>
          </w:p>
        </w:tc>
      </w:tr>
      <w:tr w:rsidR="00AD747F" w14:paraId="46B95D1D" w14:textId="77777777">
        <w:tc>
          <w:tcPr>
            <w:tcW w:w="4949" w:type="dxa"/>
            <w:tcBorders>
              <w:top w:val="nil"/>
              <w:bottom w:val="nil"/>
              <w:right w:val="nil"/>
            </w:tcBorders>
          </w:tcPr>
          <w:p w14:paraId="464762C5" w14:textId="77777777" w:rsidR="00AD747F" w:rsidRDefault="00AD4AD4">
            <w:pPr>
              <w:widowControl w:val="0"/>
              <w:autoSpaceDE w:val="0"/>
              <w:autoSpaceDN w:val="0"/>
              <w:adjustRightInd w:val="0"/>
              <w:rPr>
                <w:rFonts w:eastAsiaTheme="minorEastAsia" w:cstheme="minorBidi"/>
                <w:lang w:eastAsia="en-US"/>
              </w:rPr>
            </w:pPr>
            <w:r>
              <w:rPr>
                <w:rFonts w:ascii="Times New Roman" w:eastAsiaTheme="minorEastAsia" w:hAnsi="Times New Roman" w:cs="Times New Roman"/>
                <w:lang w:eastAsia="en-US"/>
              </w:rPr>
              <w:t>Buyer Signature                          Date</w:t>
            </w:r>
          </w:p>
        </w:tc>
        <w:tc>
          <w:tcPr>
            <w:tcW w:w="719" w:type="dxa"/>
            <w:tcBorders>
              <w:top w:val="nil"/>
              <w:left w:val="nil"/>
              <w:bottom w:val="nil"/>
              <w:right w:val="nil"/>
            </w:tcBorders>
          </w:tcPr>
          <w:p w14:paraId="3BA4E7DF" w14:textId="77777777" w:rsidR="00AD747F" w:rsidRDefault="00AD4AD4">
            <w:pPr>
              <w:widowControl w:val="0"/>
              <w:autoSpaceDE w:val="0"/>
              <w:autoSpaceDN w:val="0"/>
              <w:adjustRightInd w:val="0"/>
              <w:rPr>
                <w:rFonts w:eastAsiaTheme="minorEastAsia" w:cstheme="minorBidi"/>
                <w:lang w:eastAsia="en-US"/>
              </w:rPr>
            </w:pPr>
            <w:r>
              <w:rPr>
                <w:rFonts w:ascii="Times New Roman" w:eastAsiaTheme="minorEastAsia" w:hAnsi="Times New Roman" w:cs="Times New Roman"/>
                <w:lang w:eastAsia="en-US"/>
              </w:rPr>
              <w:t> </w:t>
            </w:r>
          </w:p>
        </w:tc>
        <w:tc>
          <w:tcPr>
            <w:tcW w:w="4949" w:type="dxa"/>
            <w:tcBorders>
              <w:top w:val="nil"/>
              <w:left w:val="nil"/>
              <w:bottom w:val="nil"/>
            </w:tcBorders>
          </w:tcPr>
          <w:p w14:paraId="40603AB7" w14:textId="77777777" w:rsidR="00AD747F" w:rsidRDefault="00AD4AD4">
            <w:pPr>
              <w:widowControl w:val="0"/>
              <w:autoSpaceDE w:val="0"/>
              <w:autoSpaceDN w:val="0"/>
              <w:adjustRightInd w:val="0"/>
              <w:rPr>
                <w:rFonts w:eastAsiaTheme="minorEastAsia" w:cstheme="minorBidi"/>
                <w:lang w:eastAsia="en-US"/>
              </w:rPr>
            </w:pPr>
            <w:r>
              <w:rPr>
                <w:rFonts w:ascii="Times New Roman" w:eastAsiaTheme="minorEastAsia" w:hAnsi="Times New Roman" w:cs="Times New Roman"/>
                <w:lang w:eastAsia="en-US"/>
              </w:rPr>
              <w:t>Supplier Signature                       Date</w:t>
            </w:r>
          </w:p>
        </w:tc>
      </w:tr>
      <w:tr w:rsidR="00AD747F" w14:paraId="2B7C3216" w14:textId="77777777">
        <w:tc>
          <w:tcPr>
            <w:tcW w:w="4949" w:type="dxa"/>
            <w:tcBorders>
              <w:top w:val="nil"/>
              <w:bottom w:val="nil"/>
              <w:right w:val="nil"/>
            </w:tcBorders>
          </w:tcPr>
          <w:p w14:paraId="4457E842" w14:textId="51E55B1B" w:rsidR="00AD747F" w:rsidRDefault="00D23A77">
            <w:pPr>
              <w:widowControl w:val="0"/>
              <w:autoSpaceDE w:val="0"/>
              <w:autoSpaceDN w:val="0"/>
              <w:adjustRightInd w:val="0"/>
              <w:rPr>
                <w:rFonts w:eastAsiaTheme="minorEastAsia" w:cstheme="minorBidi"/>
                <w:lang w:eastAsia="en-US"/>
              </w:rPr>
            </w:pPr>
            <w:r w:rsidRPr="00EC0316">
              <w:rPr>
                <w:rFonts w:ascii="Times New Roman" w:eastAsiaTheme="minorEastAsia" w:hAnsi="Times New Roman" w:cs="Times New Roman"/>
                <w:lang w:eastAsia="en-US"/>
              </w:rPr>
              <w:fldChar w:fldCharType="begin"/>
            </w:r>
            <w:r w:rsidRPr="00EC0316">
              <w:rPr>
                <w:rFonts w:ascii="Times New Roman" w:eastAsiaTheme="minorEastAsia" w:hAnsi="Times New Roman" w:cs="Times New Roman"/>
                <w:lang w:eastAsia="en-US"/>
              </w:rPr>
              <w:instrText xml:space="preserve"> DOCPROPERTY cacus_ProjectOwnerName \* MERGEFORMAT </w:instrText>
            </w:r>
            <w:r w:rsidRPr="00EC0316">
              <w:rPr>
                <w:rFonts w:ascii="Times New Roman" w:eastAsiaTheme="minorEastAsia" w:hAnsi="Times New Roman" w:cs="Times New Roman"/>
                <w:lang w:eastAsia="en-US"/>
              </w:rPr>
              <w:fldChar w:fldCharType="separate"/>
            </w:r>
            <w:ins w:id="2" w:author="Mariana Lomeli Martinez" w:date="2020-04-23T17:37:00Z">
              <w:r w:rsidR="007712B9">
                <w:rPr>
                  <w:rFonts w:ascii="Times New Roman" w:eastAsiaTheme="minorEastAsia" w:hAnsi="Times New Roman" w:cs="Times New Roman"/>
                  <w:lang w:eastAsia="en-US"/>
                </w:rPr>
                <w:t>JONATHAN FELIX SICILIA MORA</w:t>
              </w:r>
            </w:ins>
            <w:del w:id="3" w:author="Mariana Lomeli Martinez" w:date="2020-04-23T17:37:00Z">
              <w:r w:rsidDel="007712B9">
                <w:rPr>
                  <w:rFonts w:ascii="Times New Roman" w:eastAsiaTheme="minorEastAsia" w:hAnsi="Times New Roman" w:cs="Times New Roman"/>
                  <w:lang w:eastAsia="en-US"/>
                </w:rPr>
                <w:delText xml:space="preserve"> </w:delText>
              </w:r>
            </w:del>
            <w:r w:rsidRPr="00EC0316">
              <w:rPr>
                <w:rFonts w:ascii="Times New Roman" w:eastAsiaTheme="minorEastAsia" w:hAnsi="Times New Roman" w:cs="Times New Roman"/>
                <w:lang w:eastAsia="en-US"/>
              </w:rPr>
              <w:fldChar w:fldCharType="end"/>
            </w:r>
            <w:r w:rsidR="00AD4AD4">
              <w:rPr>
                <w:rFonts w:ascii="Times New Roman" w:eastAsiaTheme="minorEastAsia" w:hAnsi="Times New Roman" w:cs="Times New Roman"/>
                <w:sz w:val="8"/>
                <w:szCs w:val="8"/>
                <w:u w:val="single"/>
                <w:lang w:eastAsia="en-US"/>
              </w:rPr>
              <w:t xml:space="preserve">                                                                                                                                                                                                                 </w:t>
            </w:r>
          </w:p>
        </w:tc>
        <w:tc>
          <w:tcPr>
            <w:tcW w:w="719" w:type="dxa"/>
            <w:tcBorders>
              <w:top w:val="nil"/>
              <w:left w:val="nil"/>
              <w:bottom w:val="nil"/>
              <w:right w:val="nil"/>
            </w:tcBorders>
          </w:tcPr>
          <w:p w14:paraId="7B76122D" w14:textId="77777777" w:rsidR="00AD747F" w:rsidRDefault="00AD4AD4">
            <w:pPr>
              <w:widowControl w:val="0"/>
              <w:autoSpaceDE w:val="0"/>
              <w:autoSpaceDN w:val="0"/>
              <w:adjustRightInd w:val="0"/>
              <w:rPr>
                <w:rFonts w:eastAsiaTheme="minorEastAsia" w:cstheme="minorBidi"/>
                <w:lang w:eastAsia="en-US"/>
              </w:rPr>
            </w:pPr>
            <w:r>
              <w:rPr>
                <w:rFonts w:ascii="Times New Roman" w:eastAsiaTheme="minorEastAsia" w:hAnsi="Times New Roman" w:cs="Times New Roman"/>
                <w:lang w:eastAsia="en-US"/>
              </w:rPr>
              <w:t> </w:t>
            </w:r>
          </w:p>
        </w:tc>
        <w:tc>
          <w:tcPr>
            <w:tcW w:w="4949" w:type="dxa"/>
            <w:tcBorders>
              <w:top w:val="nil"/>
              <w:left w:val="nil"/>
              <w:bottom w:val="nil"/>
            </w:tcBorders>
          </w:tcPr>
          <w:p w14:paraId="7BA43F41" w14:textId="77777777" w:rsidR="00AD747F" w:rsidRDefault="00AD747F">
            <w:pPr>
              <w:widowControl w:val="0"/>
              <w:autoSpaceDE w:val="0"/>
              <w:autoSpaceDN w:val="0"/>
              <w:adjustRightInd w:val="0"/>
              <w:rPr>
                <w:rFonts w:ascii="Times New Roman" w:eastAsiaTheme="minorEastAsia" w:hAnsi="Times New Roman" w:cs="Times New Roman"/>
                <w:lang w:eastAsia="en-US"/>
              </w:rPr>
            </w:pPr>
          </w:p>
          <w:p w14:paraId="671BAB01" w14:textId="77777777" w:rsidR="00AD747F" w:rsidRDefault="00AD4AD4">
            <w:pPr>
              <w:widowControl w:val="0"/>
              <w:autoSpaceDE w:val="0"/>
              <w:autoSpaceDN w:val="0"/>
              <w:adjustRightInd w:val="0"/>
              <w:rPr>
                <w:rFonts w:eastAsiaTheme="minorEastAsia" w:cstheme="minorBidi"/>
                <w:lang w:eastAsia="en-US"/>
              </w:rPr>
            </w:pPr>
            <w:r>
              <w:rPr>
                <w:rFonts w:ascii="Times New Roman" w:eastAsiaTheme="minorEastAsia" w:hAnsi="Times New Roman" w:cs="Times New Roman"/>
                <w:sz w:val="8"/>
                <w:szCs w:val="8"/>
                <w:u w:val="single"/>
                <w:lang w:eastAsia="en-US"/>
              </w:rPr>
              <w:t xml:space="preserve">                                                                                                                                                                                                                 </w:t>
            </w:r>
          </w:p>
        </w:tc>
      </w:tr>
      <w:tr w:rsidR="00AD747F" w14:paraId="780BB522" w14:textId="77777777">
        <w:tc>
          <w:tcPr>
            <w:tcW w:w="4949" w:type="dxa"/>
            <w:tcBorders>
              <w:top w:val="nil"/>
              <w:bottom w:val="nil"/>
              <w:right w:val="nil"/>
            </w:tcBorders>
          </w:tcPr>
          <w:p w14:paraId="569A3EF9" w14:textId="77777777" w:rsidR="00AD747F" w:rsidRDefault="00AD4AD4">
            <w:pPr>
              <w:widowControl w:val="0"/>
              <w:autoSpaceDE w:val="0"/>
              <w:autoSpaceDN w:val="0"/>
              <w:adjustRightInd w:val="0"/>
              <w:rPr>
                <w:rFonts w:eastAsiaTheme="minorEastAsia" w:cstheme="minorBidi"/>
                <w:lang w:eastAsia="en-US"/>
              </w:rPr>
            </w:pPr>
            <w:r>
              <w:rPr>
                <w:rFonts w:ascii="Times New Roman" w:eastAsiaTheme="minorEastAsia" w:hAnsi="Times New Roman" w:cs="Times New Roman"/>
                <w:lang w:eastAsia="en-US"/>
              </w:rPr>
              <w:t>Printed Name</w:t>
            </w:r>
          </w:p>
        </w:tc>
        <w:tc>
          <w:tcPr>
            <w:tcW w:w="719" w:type="dxa"/>
            <w:tcBorders>
              <w:top w:val="nil"/>
              <w:left w:val="nil"/>
              <w:bottom w:val="nil"/>
              <w:right w:val="nil"/>
            </w:tcBorders>
          </w:tcPr>
          <w:p w14:paraId="766EAD25" w14:textId="77777777" w:rsidR="00AD747F" w:rsidRDefault="00AD4AD4">
            <w:pPr>
              <w:widowControl w:val="0"/>
              <w:autoSpaceDE w:val="0"/>
              <w:autoSpaceDN w:val="0"/>
              <w:adjustRightInd w:val="0"/>
              <w:rPr>
                <w:rFonts w:eastAsiaTheme="minorEastAsia" w:cstheme="minorBidi"/>
                <w:lang w:eastAsia="en-US"/>
              </w:rPr>
            </w:pPr>
            <w:r>
              <w:rPr>
                <w:rFonts w:ascii="Times New Roman" w:eastAsiaTheme="minorEastAsia" w:hAnsi="Times New Roman" w:cs="Times New Roman"/>
                <w:lang w:eastAsia="en-US"/>
              </w:rPr>
              <w:t> </w:t>
            </w:r>
          </w:p>
        </w:tc>
        <w:tc>
          <w:tcPr>
            <w:tcW w:w="4949" w:type="dxa"/>
            <w:tcBorders>
              <w:top w:val="nil"/>
              <w:left w:val="nil"/>
              <w:bottom w:val="nil"/>
            </w:tcBorders>
          </w:tcPr>
          <w:p w14:paraId="0EF56AB7" w14:textId="77777777" w:rsidR="00AD747F" w:rsidRDefault="00AD4AD4">
            <w:pPr>
              <w:widowControl w:val="0"/>
              <w:autoSpaceDE w:val="0"/>
              <w:autoSpaceDN w:val="0"/>
              <w:adjustRightInd w:val="0"/>
              <w:rPr>
                <w:rFonts w:eastAsiaTheme="minorEastAsia" w:cstheme="minorBidi"/>
                <w:lang w:eastAsia="en-US"/>
              </w:rPr>
            </w:pPr>
            <w:r>
              <w:rPr>
                <w:rFonts w:ascii="Times New Roman" w:eastAsiaTheme="minorEastAsia" w:hAnsi="Times New Roman" w:cs="Times New Roman"/>
                <w:lang w:eastAsia="en-US"/>
              </w:rPr>
              <w:t>Printed Name</w:t>
            </w:r>
          </w:p>
        </w:tc>
      </w:tr>
      <w:tr w:rsidR="00AD747F" w14:paraId="5E240FBA" w14:textId="77777777">
        <w:tc>
          <w:tcPr>
            <w:tcW w:w="4949" w:type="dxa"/>
            <w:tcBorders>
              <w:top w:val="nil"/>
              <w:bottom w:val="nil"/>
              <w:right w:val="nil"/>
            </w:tcBorders>
          </w:tcPr>
          <w:p w14:paraId="7430E491" w14:textId="77777777" w:rsidR="00AD747F" w:rsidRDefault="00AD4AD4">
            <w:pPr>
              <w:widowControl w:val="0"/>
              <w:autoSpaceDE w:val="0"/>
              <w:autoSpaceDN w:val="0"/>
              <w:adjustRightInd w:val="0"/>
              <w:rPr>
                <w:rFonts w:ascii="Times New Roman" w:eastAsiaTheme="minorEastAsia" w:hAnsi="Times New Roman" w:cs="Times New Roman"/>
                <w:lang w:eastAsia="en-US"/>
              </w:rPr>
            </w:pPr>
            <w:r>
              <w:rPr>
                <w:rFonts w:ascii="Times New Roman" w:eastAsiaTheme="minorEastAsia" w:hAnsi="Times New Roman" w:cs="Times New Roman"/>
                <w:lang w:eastAsia="en-US"/>
              </w:rPr>
              <w:t>{</w:t>
            </w:r>
            <w:proofErr w:type="spellStart"/>
            <w:proofErr w:type="gramStart"/>
            <w:r>
              <w:rPr>
                <w:rFonts w:ascii="Times New Roman" w:eastAsiaTheme="minorEastAsia" w:hAnsi="Times New Roman" w:cs="Times New Roman"/>
                <w:lang w:eastAsia="en-US"/>
              </w:rPr>
              <w:t>variable:Buyer</w:t>
            </w:r>
            <w:proofErr w:type="spellEnd"/>
            <w:proofErr w:type="gramEnd"/>
            <w:r>
              <w:rPr>
                <w:rFonts w:ascii="Times New Roman" w:eastAsiaTheme="minorEastAsia" w:hAnsi="Times New Roman" w:cs="Times New Roman"/>
                <w:lang w:eastAsia="en-US"/>
              </w:rPr>
              <w:t xml:space="preserve"> (Signatory) Title}  - {</w:t>
            </w:r>
            <w:proofErr w:type="spellStart"/>
            <w:r>
              <w:rPr>
                <w:rFonts w:ascii="Times New Roman" w:eastAsiaTheme="minorEastAsia" w:hAnsi="Times New Roman" w:cs="Times New Roman"/>
                <w:lang w:eastAsia="en-US"/>
              </w:rPr>
              <w:t>variable:Buyer</w:t>
            </w:r>
            <w:proofErr w:type="spellEnd"/>
            <w:r>
              <w:rPr>
                <w:rFonts w:ascii="Times New Roman" w:eastAsiaTheme="minorEastAsia" w:hAnsi="Times New Roman" w:cs="Times New Roman"/>
                <w:lang w:eastAsia="en-US"/>
              </w:rPr>
              <w:t xml:space="preserve"> (Signatory) Organization}  </w:t>
            </w:r>
          </w:p>
          <w:p w14:paraId="12BD7B66" w14:textId="77777777" w:rsidR="00AD747F" w:rsidRDefault="00AD4AD4">
            <w:pPr>
              <w:widowControl w:val="0"/>
              <w:autoSpaceDE w:val="0"/>
              <w:autoSpaceDN w:val="0"/>
              <w:adjustRightInd w:val="0"/>
              <w:rPr>
                <w:rFonts w:eastAsiaTheme="minorEastAsia" w:cstheme="minorBidi"/>
                <w:lang w:eastAsia="en-US"/>
              </w:rPr>
            </w:pPr>
            <w:r>
              <w:rPr>
                <w:rFonts w:ascii="Times New Roman" w:eastAsiaTheme="minorEastAsia" w:hAnsi="Times New Roman" w:cs="Times New Roman"/>
                <w:sz w:val="8"/>
                <w:szCs w:val="8"/>
                <w:u w:val="single"/>
                <w:lang w:eastAsia="en-US"/>
              </w:rPr>
              <w:t xml:space="preserve">                                                                                                                                                                                                                 </w:t>
            </w:r>
          </w:p>
        </w:tc>
        <w:tc>
          <w:tcPr>
            <w:tcW w:w="719" w:type="dxa"/>
            <w:tcBorders>
              <w:top w:val="nil"/>
              <w:left w:val="nil"/>
              <w:bottom w:val="nil"/>
              <w:right w:val="nil"/>
            </w:tcBorders>
          </w:tcPr>
          <w:p w14:paraId="0A33C11D" w14:textId="77777777" w:rsidR="00AD747F" w:rsidRDefault="00AD4AD4">
            <w:pPr>
              <w:widowControl w:val="0"/>
              <w:autoSpaceDE w:val="0"/>
              <w:autoSpaceDN w:val="0"/>
              <w:adjustRightInd w:val="0"/>
              <w:rPr>
                <w:rFonts w:eastAsiaTheme="minorEastAsia" w:cstheme="minorBidi"/>
                <w:lang w:eastAsia="en-US"/>
              </w:rPr>
            </w:pPr>
            <w:r>
              <w:rPr>
                <w:rFonts w:ascii="Times New Roman" w:eastAsiaTheme="minorEastAsia" w:hAnsi="Times New Roman" w:cs="Times New Roman"/>
                <w:lang w:eastAsia="en-US"/>
              </w:rPr>
              <w:t> </w:t>
            </w:r>
          </w:p>
        </w:tc>
        <w:tc>
          <w:tcPr>
            <w:tcW w:w="4949" w:type="dxa"/>
            <w:tcBorders>
              <w:top w:val="nil"/>
              <w:left w:val="nil"/>
              <w:bottom w:val="nil"/>
            </w:tcBorders>
          </w:tcPr>
          <w:p w14:paraId="7E842CD4" w14:textId="77777777" w:rsidR="00AD747F" w:rsidRDefault="00AD747F">
            <w:pPr>
              <w:widowControl w:val="0"/>
              <w:autoSpaceDE w:val="0"/>
              <w:autoSpaceDN w:val="0"/>
              <w:adjustRightInd w:val="0"/>
              <w:rPr>
                <w:rFonts w:ascii="Times New Roman" w:eastAsiaTheme="minorEastAsia" w:hAnsi="Times New Roman" w:cs="Times New Roman"/>
                <w:lang w:eastAsia="en-US"/>
              </w:rPr>
            </w:pPr>
          </w:p>
          <w:p w14:paraId="2FB8C32B" w14:textId="77777777" w:rsidR="00AD747F" w:rsidRDefault="00AD4AD4">
            <w:pPr>
              <w:widowControl w:val="0"/>
              <w:autoSpaceDE w:val="0"/>
              <w:autoSpaceDN w:val="0"/>
              <w:adjustRightInd w:val="0"/>
              <w:rPr>
                <w:rFonts w:eastAsiaTheme="minorEastAsia" w:cstheme="minorBidi"/>
                <w:lang w:eastAsia="en-US"/>
              </w:rPr>
            </w:pPr>
            <w:r>
              <w:rPr>
                <w:rFonts w:ascii="Times New Roman" w:eastAsiaTheme="minorEastAsia" w:hAnsi="Times New Roman" w:cs="Times New Roman"/>
                <w:sz w:val="8"/>
                <w:szCs w:val="8"/>
                <w:u w:val="single"/>
                <w:lang w:eastAsia="en-US"/>
              </w:rPr>
              <w:t xml:space="preserve">                                                                                                                                                                                                                 </w:t>
            </w:r>
          </w:p>
        </w:tc>
      </w:tr>
      <w:tr w:rsidR="00AD747F" w14:paraId="265F98C9" w14:textId="77777777">
        <w:tc>
          <w:tcPr>
            <w:tcW w:w="4949" w:type="dxa"/>
            <w:tcBorders>
              <w:top w:val="nil"/>
              <w:bottom w:val="nil"/>
              <w:right w:val="nil"/>
            </w:tcBorders>
          </w:tcPr>
          <w:p w14:paraId="287C3ADF" w14:textId="77777777" w:rsidR="00AD747F" w:rsidRDefault="00AD4AD4">
            <w:pPr>
              <w:widowControl w:val="0"/>
              <w:autoSpaceDE w:val="0"/>
              <w:autoSpaceDN w:val="0"/>
              <w:adjustRightInd w:val="0"/>
              <w:rPr>
                <w:rFonts w:eastAsiaTheme="minorEastAsia" w:cstheme="minorBidi"/>
                <w:lang w:eastAsia="en-US"/>
              </w:rPr>
            </w:pPr>
            <w:r>
              <w:rPr>
                <w:rFonts w:ascii="Times New Roman" w:eastAsiaTheme="minorEastAsia" w:hAnsi="Times New Roman" w:cs="Times New Roman"/>
                <w:lang w:eastAsia="en-US"/>
              </w:rPr>
              <w:t>Title &amp; Organization</w:t>
            </w:r>
          </w:p>
        </w:tc>
        <w:tc>
          <w:tcPr>
            <w:tcW w:w="719" w:type="dxa"/>
            <w:tcBorders>
              <w:top w:val="nil"/>
              <w:left w:val="nil"/>
              <w:bottom w:val="nil"/>
              <w:right w:val="nil"/>
            </w:tcBorders>
          </w:tcPr>
          <w:p w14:paraId="40EB50DB" w14:textId="77777777" w:rsidR="00AD747F" w:rsidRDefault="00AD4AD4">
            <w:pPr>
              <w:widowControl w:val="0"/>
              <w:autoSpaceDE w:val="0"/>
              <w:autoSpaceDN w:val="0"/>
              <w:adjustRightInd w:val="0"/>
              <w:rPr>
                <w:rFonts w:eastAsiaTheme="minorEastAsia" w:cstheme="minorBidi"/>
                <w:lang w:eastAsia="en-US"/>
              </w:rPr>
            </w:pPr>
            <w:r>
              <w:rPr>
                <w:rFonts w:ascii="Times New Roman" w:eastAsiaTheme="minorEastAsia" w:hAnsi="Times New Roman" w:cs="Times New Roman"/>
                <w:lang w:eastAsia="en-US"/>
              </w:rPr>
              <w:t> </w:t>
            </w:r>
          </w:p>
        </w:tc>
        <w:tc>
          <w:tcPr>
            <w:tcW w:w="4949" w:type="dxa"/>
            <w:tcBorders>
              <w:top w:val="nil"/>
              <w:left w:val="nil"/>
              <w:bottom w:val="nil"/>
            </w:tcBorders>
          </w:tcPr>
          <w:p w14:paraId="1E89C537" w14:textId="77777777" w:rsidR="00AD747F" w:rsidRDefault="00AD4AD4">
            <w:pPr>
              <w:widowControl w:val="0"/>
              <w:autoSpaceDE w:val="0"/>
              <w:autoSpaceDN w:val="0"/>
              <w:adjustRightInd w:val="0"/>
              <w:rPr>
                <w:rFonts w:eastAsiaTheme="minorEastAsia" w:cstheme="minorBidi"/>
                <w:lang w:eastAsia="en-US"/>
              </w:rPr>
            </w:pPr>
            <w:r>
              <w:rPr>
                <w:rFonts w:ascii="Times New Roman" w:eastAsiaTheme="minorEastAsia" w:hAnsi="Times New Roman" w:cs="Times New Roman"/>
                <w:lang w:eastAsia="en-US"/>
              </w:rPr>
              <w:t>Title &amp; Organization</w:t>
            </w:r>
          </w:p>
        </w:tc>
      </w:tr>
      <w:tr w:rsidR="00AD747F" w14:paraId="2AA3577C" w14:textId="77777777">
        <w:tc>
          <w:tcPr>
            <w:tcW w:w="4949" w:type="dxa"/>
            <w:tcBorders>
              <w:top w:val="nil"/>
              <w:bottom w:val="nil"/>
              <w:right w:val="nil"/>
            </w:tcBorders>
          </w:tcPr>
          <w:p w14:paraId="3C752DA3" w14:textId="77777777" w:rsidR="00AD747F" w:rsidRDefault="00AD4AD4">
            <w:pPr>
              <w:widowControl w:val="0"/>
              <w:autoSpaceDE w:val="0"/>
              <w:autoSpaceDN w:val="0"/>
              <w:adjustRightInd w:val="0"/>
              <w:rPr>
                <w:rFonts w:ascii="Times New Roman" w:eastAsiaTheme="minorEastAsia" w:hAnsi="Times New Roman" w:cs="Times New Roman"/>
                <w:lang w:eastAsia="en-US"/>
              </w:rPr>
            </w:pPr>
            <w:r>
              <w:rPr>
                <w:rFonts w:ascii="Times New Roman" w:eastAsiaTheme="minorEastAsia" w:hAnsi="Times New Roman" w:cs="Times New Roman"/>
                <w:lang w:eastAsia="en-US"/>
              </w:rPr>
              <w:t xml:space="preserve">  </w:t>
            </w:r>
          </w:p>
          <w:p w14:paraId="76649F27" w14:textId="77777777" w:rsidR="00AD747F" w:rsidRDefault="00AD4AD4">
            <w:pPr>
              <w:widowControl w:val="0"/>
              <w:autoSpaceDE w:val="0"/>
              <w:autoSpaceDN w:val="0"/>
              <w:adjustRightInd w:val="0"/>
              <w:rPr>
                <w:rFonts w:eastAsiaTheme="minorEastAsia" w:cstheme="minorBidi"/>
                <w:lang w:eastAsia="en-US"/>
              </w:rPr>
            </w:pPr>
            <w:r>
              <w:rPr>
                <w:rFonts w:ascii="Times New Roman" w:eastAsiaTheme="minorEastAsia" w:hAnsi="Times New Roman" w:cs="Times New Roman"/>
                <w:sz w:val="8"/>
                <w:szCs w:val="8"/>
                <w:u w:val="single"/>
                <w:lang w:eastAsia="en-US"/>
              </w:rPr>
              <w:t xml:space="preserve">                                                                                                                                                                                                                 </w:t>
            </w:r>
          </w:p>
        </w:tc>
        <w:tc>
          <w:tcPr>
            <w:tcW w:w="719" w:type="dxa"/>
            <w:tcBorders>
              <w:top w:val="nil"/>
              <w:left w:val="nil"/>
              <w:bottom w:val="nil"/>
              <w:right w:val="nil"/>
            </w:tcBorders>
          </w:tcPr>
          <w:p w14:paraId="0D3A8C50" w14:textId="77777777" w:rsidR="00AD747F" w:rsidRDefault="00AD4AD4">
            <w:pPr>
              <w:widowControl w:val="0"/>
              <w:autoSpaceDE w:val="0"/>
              <w:autoSpaceDN w:val="0"/>
              <w:adjustRightInd w:val="0"/>
              <w:rPr>
                <w:rFonts w:eastAsiaTheme="minorEastAsia" w:cstheme="minorBidi"/>
                <w:lang w:eastAsia="en-US"/>
              </w:rPr>
            </w:pPr>
            <w:r>
              <w:rPr>
                <w:rFonts w:ascii="Times New Roman" w:eastAsiaTheme="minorEastAsia" w:hAnsi="Times New Roman" w:cs="Times New Roman"/>
                <w:lang w:eastAsia="en-US"/>
              </w:rPr>
              <w:t> </w:t>
            </w:r>
          </w:p>
        </w:tc>
        <w:tc>
          <w:tcPr>
            <w:tcW w:w="4949" w:type="dxa"/>
            <w:tcBorders>
              <w:top w:val="nil"/>
              <w:left w:val="nil"/>
              <w:bottom w:val="nil"/>
            </w:tcBorders>
          </w:tcPr>
          <w:p w14:paraId="1A259755" w14:textId="77777777" w:rsidR="00AD747F" w:rsidRDefault="00AD747F">
            <w:pPr>
              <w:widowControl w:val="0"/>
              <w:autoSpaceDE w:val="0"/>
              <w:autoSpaceDN w:val="0"/>
              <w:adjustRightInd w:val="0"/>
              <w:rPr>
                <w:rFonts w:ascii="Times New Roman" w:eastAsiaTheme="minorEastAsia" w:hAnsi="Times New Roman" w:cs="Times New Roman"/>
                <w:lang w:eastAsia="en-US"/>
              </w:rPr>
            </w:pPr>
          </w:p>
          <w:p w14:paraId="2F2B492F" w14:textId="77777777" w:rsidR="00AD747F" w:rsidRDefault="00AD4AD4">
            <w:pPr>
              <w:widowControl w:val="0"/>
              <w:autoSpaceDE w:val="0"/>
              <w:autoSpaceDN w:val="0"/>
              <w:adjustRightInd w:val="0"/>
              <w:rPr>
                <w:rFonts w:eastAsiaTheme="minorEastAsia" w:cstheme="minorBidi"/>
                <w:lang w:eastAsia="en-US"/>
              </w:rPr>
            </w:pPr>
            <w:r>
              <w:rPr>
                <w:rFonts w:ascii="Times New Roman" w:eastAsiaTheme="minorEastAsia" w:hAnsi="Times New Roman" w:cs="Times New Roman"/>
                <w:sz w:val="8"/>
                <w:szCs w:val="8"/>
                <w:u w:val="single"/>
                <w:lang w:eastAsia="en-US"/>
              </w:rPr>
              <w:t xml:space="preserve">                                                                                                                                                                                                                 </w:t>
            </w:r>
          </w:p>
        </w:tc>
      </w:tr>
      <w:tr w:rsidR="00AD747F" w14:paraId="3294D7B4" w14:textId="77777777">
        <w:tc>
          <w:tcPr>
            <w:tcW w:w="4949" w:type="dxa"/>
            <w:tcBorders>
              <w:top w:val="nil"/>
              <w:right w:val="nil"/>
            </w:tcBorders>
          </w:tcPr>
          <w:p w14:paraId="575FE77E" w14:textId="77777777" w:rsidR="00AD747F" w:rsidRDefault="00AD4AD4">
            <w:pPr>
              <w:widowControl w:val="0"/>
              <w:autoSpaceDE w:val="0"/>
              <w:autoSpaceDN w:val="0"/>
              <w:adjustRightInd w:val="0"/>
              <w:rPr>
                <w:rFonts w:ascii="Times New Roman" w:eastAsiaTheme="minorEastAsia" w:hAnsi="Times New Roman" w:cs="Times New Roman"/>
                <w:lang w:eastAsia="en-US"/>
              </w:rPr>
            </w:pPr>
            <w:r>
              <w:rPr>
                <w:rFonts w:ascii="Times New Roman" w:eastAsiaTheme="minorEastAsia" w:hAnsi="Times New Roman" w:cs="Times New Roman"/>
                <w:lang w:eastAsia="en-US"/>
              </w:rPr>
              <w:t>Buyer Address: </w:t>
            </w:r>
          </w:p>
          <w:p w14:paraId="06793816" w14:textId="77777777" w:rsidR="006A561B" w:rsidRDefault="006A561B">
            <w:pPr>
              <w:widowControl w:val="0"/>
              <w:autoSpaceDE w:val="0"/>
              <w:autoSpaceDN w:val="0"/>
              <w:adjustRightInd w:val="0"/>
              <w:rPr>
                <w:rFonts w:ascii="Times New Roman" w:hAnsi="Times New Roman" w:cs="Times New Roman"/>
              </w:rPr>
            </w:pPr>
            <w:r w:rsidRPr="006A561B">
              <w:rPr>
                <w:rFonts w:ascii="Times New Roman" w:hAnsi="Times New Roman" w:cs="Times New Roman"/>
              </w:rPr>
              <w:t xml:space="preserve">Kingdom Tower, 23rd floor. </w:t>
            </w:r>
          </w:p>
          <w:p w14:paraId="03CA43F8" w14:textId="77777777" w:rsidR="006A561B" w:rsidRDefault="006A561B">
            <w:pPr>
              <w:widowControl w:val="0"/>
              <w:autoSpaceDE w:val="0"/>
              <w:autoSpaceDN w:val="0"/>
              <w:adjustRightInd w:val="0"/>
              <w:rPr>
                <w:rFonts w:ascii="Times New Roman" w:hAnsi="Times New Roman" w:cs="Times New Roman"/>
              </w:rPr>
            </w:pPr>
            <w:proofErr w:type="spellStart"/>
            <w:r w:rsidRPr="006A561B">
              <w:rPr>
                <w:rFonts w:ascii="Times New Roman" w:hAnsi="Times New Roman" w:cs="Times New Roman"/>
              </w:rPr>
              <w:t>P.</w:t>
            </w:r>
            <w:proofErr w:type="gramStart"/>
            <w:r w:rsidRPr="006A561B">
              <w:rPr>
                <w:rFonts w:ascii="Times New Roman" w:hAnsi="Times New Roman" w:cs="Times New Roman"/>
              </w:rPr>
              <w:t>O.Box</w:t>
            </w:r>
            <w:proofErr w:type="spellEnd"/>
            <w:proofErr w:type="gramEnd"/>
            <w:r w:rsidRPr="006A561B">
              <w:rPr>
                <w:rFonts w:ascii="Times New Roman" w:hAnsi="Times New Roman" w:cs="Times New Roman"/>
              </w:rPr>
              <w:t xml:space="preserve"> 50705 </w:t>
            </w:r>
          </w:p>
          <w:p w14:paraId="2DF0E9E0" w14:textId="4BE74EE3" w:rsidR="006A561B" w:rsidRDefault="006A561B">
            <w:pPr>
              <w:widowControl w:val="0"/>
              <w:autoSpaceDE w:val="0"/>
              <w:autoSpaceDN w:val="0"/>
              <w:adjustRightInd w:val="0"/>
              <w:rPr>
                <w:rFonts w:ascii="Times New Roman" w:hAnsi="Times New Roman" w:cs="Times New Roman"/>
              </w:rPr>
            </w:pPr>
            <w:r w:rsidRPr="006A561B">
              <w:rPr>
                <w:rFonts w:ascii="Times New Roman" w:hAnsi="Times New Roman" w:cs="Times New Roman"/>
              </w:rPr>
              <w:t xml:space="preserve">Riyadh 11533  </w:t>
            </w:r>
          </w:p>
          <w:p w14:paraId="6C187AB7" w14:textId="77777777" w:rsidR="00AD747F" w:rsidRDefault="006A561B">
            <w:pPr>
              <w:widowControl w:val="0"/>
              <w:autoSpaceDE w:val="0"/>
              <w:autoSpaceDN w:val="0"/>
              <w:adjustRightInd w:val="0"/>
              <w:rPr>
                <w:ins w:id="4" w:author="Mariana Lomeli Martinez" w:date="2020-04-23T17:39:00Z"/>
                <w:rFonts w:ascii="Times New Roman" w:hAnsi="Times New Roman" w:cs="Times New Roman"/>
              </w:rPr>
            </w:pPr>
            <w:r w:rsidRPr="006A561B">
              <w:rPr>
                <w:rFonts w:ascii="Times New Roman" w:hAnsi="Times New Roman" w:cs="Times New Roman"/>
              </w:rPr>
              <w:t>K</w:t>
            </w:r>
            <w:r>
              <w:rPr>
                <w:rFonts w:ascii="Times New Roman" w:hAnsi="Times New Roman" w:cs="Times New Roman"/>
              </w:rPr>
              <w:t xml:space="preserve">ingdom of </w:t>
            </w:r>
            <w:r w:rsidRPr="006A561B">
              <w:rPr>
                <w:rFonts w:ascii="Times New Roman" w:hAnsi="Times New Roman" w:cs="Times New Roman"/>
              </w:rPr>
              <w:t>S</w:t>
            </w:r>
            <w:r>
              <w:rPr>
                <w:rFonts w:ascii="Times New Roman" w:hAnsi="Times New Roman" w:cs="Times New Roman"/>
              </w:rPr>
              <w:t xml:space="preserve">audi </w:t>
            </w:r>
            <w:r w:rsidRPr="006A561B">
              <w:rPr>
                <w:rFonts w:ascii="Times New Roman" w:hAnsi="Times New Roman" w:cs="Times New Roman"/>
              </w:rPr>
              <w:t>A</w:t>
            </w:r>
            <w:r>
              <w:rPr>
                <w:rFonts w:ascii="Times New Roman" w:hAnsi="Times New Roman" w:cs="Times New Roman"/>
              </w:rPr>
              <w:t>rabia</w:t>
            </w:r>
          </w:p>
          <w:p w14:paraId="50D5B86A" w14:textId="77FABE97" w:rsidR="007712B9" w:rsidRDefault="007712B9">
            <w:pPr>
              <w:widowControl w:val="0"/>
              <w:autoSpaceDE w:val="0"/>
              <w:autoSpaceDN w:val="0"/>
              <w:adjustRightInd w:val="0"/>
              <w:rPr>
                <w:rFonts w:eastAsiaTheme="minorEastAsia" w:cstheme="minorBidi"/>
                <w:lang w:eastAsia="en-US"/>
              </w:rPr>
            </w:pPr>
            <w:ins w:id="5" w:author="Mariana Lomeli Martinez" w:date="2020-04-23T17:40:00Z">
              <w:r>
                <w:rPr>
                  <w:rFonts w:ascii="Times New Roman" w:hAnsi="Times New Roman" w:cs="Times New Roman"/>
                </w:rPr>
                <w:fldChar w:fldCharType="begin"/>
              </w:r>
              <w:r>
                <w:rPr>
                  <w:rFonts w:ascii="Times New Roman" w:hAnsi="Times New Roman" w:cs="Times New Roman"/>
                </w:rPr>
                <w:instrText xml:space="preserve"> DOCPROPERTY  cacus_IBMLegalCompanyAddress  \* MERGEFORMAT </w:instrText>
              </w:r>
            </w:ins>
            <w:r>
              <w:rPr>
                <w:rFonts w:ascii="Times New Roman" w:hAnsi="Times New Roman" w:cs="Times New Roman"/>
              </w:rPr>
              <w:fldChar w:fldCharType="separate"/>
            </w:r>
            <w:ins w:id="6" w:author="Mariana Lomeli Martinez" w:date="2020-04-23T17:40:00Z">
              <w:r>
                <w:rPr>
                  <w:rFonts w:ascii="Times New Roman" w:hAnsi="Times New Roman" w:cs="Times New Roman"/>
                </w:rPr>
                <w:t xml:space="preserve"> </w:t>
              </w:r>
              <w:r>
                <w:rPr>
                  <w:rFonts w:ascii="Times New Roman" w:hAnsi="Times New Roman" w:cs="Times New Roman"/>
                </w:rPr>
                <w:fldChar w:fldCharType="end"/>
              </w:r>
            </w:ins>
            <w:bookmarkStart w:id="7" w:name="_GoBack"/>
            <w:bookmarkEnd w:id="7"/>
          </w:p>
        </w:tc>
        <w:tc>
          <w:tcPr>
            <w:tcW w:w="719" w:type="dxa"/>
            <w:tcBorders>
              <w:top w:val="nil"/>
              <w:left w:val="nil"/>
              <w:right w:val="nil"/>
            </w:tcBorders>
          </w:tcPr>
          <w:p w14:paraId="3210A68F" w14:textId="77777777" w:rsidR="00AD747F" w:rsidRDefault="00AD4AD4">
            <w:pPr>
              <w:widowControl w:val="0"/>
              <w:autoSpaceDE w:val="0"/>
              <w:autoSpaceDN w:val="0"/>
              <w:adjustRightInd w:val="0"/>
              <w:rPr>
                <w:rFonts w:eastAsiaTheme="minorEastAsia" w:cstheme="minorBidi"/>
                <w:lang w:eastAsia="en-US"/>
              </w:rPr>
            </w:pPr>
            <w:r>
              <w:rPr>
                <w:rFonts w:ascii="Times New Roman" w:eastAsiaTheme="minorEastAsia" w:hAnsi="Times New Roman" w:cs="Times New Roman"/>
                <w:lang w:eastAsia="en-US"/>
              </w:rPr>
              <w:t> </w:t>
            </w:r>
          </w:p>
        </w:tc>
        <w:tc>
          <w:tcPr>
            <w:tcW w:w="4949" w:type="dxa"/>
            <w:tcBorders>
              <w:top w:val="nil"/>
              <w:left w:val="nil"/>
            </w:tcBorders>
          </w:tcPr>
          <w:p w14:paraId="43D28395" w14:textId="77777777" w:rsidR="00AD747F" w:rsidRDefault="00AD4AD4">
            <w:pPr>
              <w:widowControl w:val="0"/>
              <w:autoSpaceDE w:val="0"/>
              <w:autoSpaceDN w:val="0"/>
              <w:adjustRightInd w:val="0"/>
              <w:rPr>
                <w:rFonts w:ascii="Times New Roman" w:eastAsiaTheme="minorEastAsia" w:hAnsi="Times New Roman" w:cs="Times New Roman"/>
                <w:lang w:eastAsia="en-US"/>
              </w:rPr>
            </w:pPr>
            <w:r>
              <w:rPr>
                <w:rFonts w:ascii="Times New Roman" w:eastAsiaTheme="minorEastAsia" w:hAnsi="Times New Roman" w:cs="Times New Roman"/>
                <w:lang w:eastAsia="en-US"/>
              </w:rPr>
              <w:t xml:space="preserve">Supplier Address:  </w:t>
            </w:r>
          </w:p>
          <w:p w14:paraId="20C780B0" w14:textId="7C2ACC33" w:rsidR="00D23A77" w:rsidRPr="003A610C" w:rsidRDefault="00D23A77" w:rsidP="00D23A77">
            <w:pPr>
              <w:widowControl w:val="0"/>
              <w:autoSpaceDE w:val="0"/>
              <w:autoSpaceDN w:val="0"/>
              <w:adjustRightInd w:val="0"/>
              <w:ind w:right="432"/>
              <w:rPr>
                <w:rFonts w:ascii="Times New Roman" w:hAnsi="Times New Roman" w:cs="Times New Roman"/>
                <w:color w:val="000000" w:themeColor="text1"/>
                <w:lang w:val="es-ES" w:eastAsia="es-ES_tradnl"/>
              </w:rPr>
            </w:pPr>
            <w:r w:rsidRPr="003A610C">
              <w:rPr>
                <w:rFonts w:ascii="Times New Roman" w:hAnsi="Times New Roman" w:cs="Times New Roman"/>
                <w:color w:val="000000" w:themeColor="text1"/>
                <w:lang w:eastAsia="es-ES_tradnl"/>
              </w:rPr>
              <w:fldChar w:fldCharType="begin"/>
            </w:r>
            <w:r w:rsidRPr="003A610C">
              <w:rPr>
                <w:rFonts w:ascii="Times New Roman" w:hAnsi="Times New Roman" w:cs="Times New Roman"/>
                <w:color w:val="000000" w:themeColor="text1"/>
                <w:lang w:val="es-ES" w:eastAsia="es-ES_tradnl"/>
              </w:rPr>
              <w:instrText xml:space="preserve"> DOCPROPERTY caSupplier.CorporateAddress.PostalAddress.Lines \* MERGEFORMAT </w:instrText>
            </w:r>
            <w:r w:rsidRPr="003A610C">
              <w:rPr>
                <w:rFonts w:ascii="Times New Roman" w:hAnsi="Times New Roman" w:cs="Times New Roman"/>
                <w:color w:val="000000" w:themeColor="text1"/>
                <w:lang w:eastAsia="es-ES_tradnl"/>
              </w:rPr>
              <w:fldChar w:fldCharType="separate"/>
            </w:r>
            <w:r w:rsidR="007712B9">
              <w:rPr>
                <w:rFonts w:ascii="Times New Roman" w:hAnsi="Times New Roman" w:cs="Times New Roman"/>
                <w:color w:val="000000" w:themeColor="text1"/>
                <w:lang w:val="es-ES" w:eastAsia="es-ES_tradnl"/>
              </w:rPr>
              <w:t xml:space="preserve"> </w:t>
            </w:r>
            <w:r w:rsidRPr="003A610C">
              <w:rPr>
                <w:rFonts w:ascii="Times New Roman" w:hAnsi="Times New Roman" w:cs="Times New Roman"/>
                <w:color w:val="000000" w:themeColor="text1"/>
                <w:lang w:eastAsia="es-ES_tradnl"/>
              </w:rPr>
              <w:fldChar w:fldCharType="end"/>
            </w:r>
            <w:r w:rsidRPr="003A610C">
              <w:rPr>
                <w:rFonts w:ascii="Times New Roman" w:hAnsi="Times New Roman" w:cs="Times New Roman"/>
                <w:color w:val="000000" w:themeColor="text1"/>
                <w:lang w:val="es-ES" w:eastAsia="es-ES_tradnl"/>
              </w:rPr>
              <w:t> </w:t>
            </w:r>
          </w:p>
          <w:p w14:paraId="20A0B548" w14:textId="4DE2E456" w:rsidR="00D23A77" w:rsidRPr="003A610C" w:rsidRDefault="00D23A77" w:rsidP="00D23A77">
            <w:pPr>
              <w:widowControl w:val="0"/>
              <w:autoSpaceDE w:val="0"/>
              <w:autoSpaceDN w:val="0"/>
              <w:adjustRightInd w:val="0"/>
              <w:ind w:right="432"/>
              <w:rPr>
                <w:rFonts w:ascii="Times New Roman" w:hAnsi="Times New Roman" w:cs="Times New Roman"/>
                <w:color w:val="000000" w:themeColor="text1"/>
                <w:lang w:val="es-ES" w:eastAsia="es-ES_tradnl"/>
              </w:rPr>
            </w:pPr>
            <w:r w:rsidRPr="003A610C">
              <w:rPr>
                <w:rFonts w:ascii="Times New Roman" w:hAnsi="Times New Roman" w:cs="Times New Roman"/>
                <w:color w:val="000000" w:themeColor="text1"/>
                <w:lang w:eastAsia="es-ES_tradnl"/>
              </w:rPr>
              <w:fldChar w:fldCharType="begin"/>
            </w:r>
            <w:r w:rsidRPr="003A610C">
              <w:rPr>
                <w:rFonts w:ascii="Times New Roman" w:hAnsi="Times New Roman" w:cs="Times New Roman"/>
                <w:color w:val="000000" w:themeColor="text1"/>
                <w:lang w:val="es-ES" w:eastAsia="es-ES_tradnl"/>
              </w:rPr>
              <w:instrText xml:space="preserve"> DOCPROPERTY caSupplier.CorporateAddress.PostalAddress.City  \* MERGEFORMAT </w:instrText>
            </w:r>
            <w:r w:rsidRPr="003A610C">
              <w:rPr>
                <w:rFonts w:ascii="Times New Roman" w:hAnsi="Times New Roman" w:cs="Times New Roman"/>
                <w:color w:val="000000" w:themeColor="text1"/>
                <w:lang w:eastAsia="es-ES_tradnl"/>
              </w:rPr>
              <w:fldChar w:fldCharType="separate"/>
            </w:r>
            <w:r w:rsidR="007712B9">
              <w:rPr>
                <w:rFonts w:ascii="Times New Roman" w:hAnsi="Times New Roman" w:cs="Times New Roman"/>
                <w:color w:val="000000" w:themeColor="text1"/>
                <w:lang w:val="es-ES" w:eastAsia="es-ES_tradnl"/>
              </w:rPr>
              <w:t xml:space="preserve"> </w:t>
            </w:r>
            <w:r w:rsidRPr="003A610C">
              <w:rPr>
                <w:rFonts w:ascii="Times New Roman" w:hAnsi="Times New Roman" w:cs="Times New Roman"/>
                <w:color w:val="000000" w:themeColor="text1"/>
                <w:lang w:eastAsia="es-ES_tradnl"/>
              </w:rPr>
              <w:fldChar w:fldCharType="end"/>
            </w:r>
          </w:p>
          <w:p w14:paraId="505760B9" w14:textId="0AD6C578" w:rsidR="00D23A77" w:rsidRPr="003A610C" w:rsidRDefault="00D23A77" w:rsidP="00D23A77">
            <w:pPr>
              <w:widowControl w:val="0"/>
              <w:autoSpaceDE w:val="0"/>
              <w:autoSpaceDN w:val="0"/>
              <w:adjustRightInd w:val="0"/>
              <w:ind w:right="432"/>
              <w:rPr>
                <w:rFonts w:ascii="Times New Roman" w:hAnsi="Times New Roman" w:cs="Times New Roman"/>
                <w:color w:val="000000" w:themeColor="text1"/>
                <w:lang w:val="es-ES" w:eastAsia="es-ES_tradnl"/>
              </w:rPr>
            </w:pPr>
            <w:r w:rsidRPr="003A610C">
              <w:rPr>
                <w:rFonts w:ascii="Times New Roman" w:hAnsi="Times New Roman" w:cs="Times New Roman"/>
                <w:color w:val="000000" w:themeColor="text1"/>
                <w:lang w:eastAsia="es-ES_tradnl"/>
              </w:rPr>
              <w:fldChar w:fldCharType="begin"/>
            </w:r>
            <w:r w:rsidRPr="003A610C">
              <w:rPr>
                <w:rFonts w:ascii="Times New Roman" w:hAnsi="Times New Roman" w:cs="Times New Roman"/>
                <w:color w:val="000000" w:themeColor="text1"/>
                <w:lang w:val="es-ES" w:eastAsia="es-ES_tradnl"/>
              </w:rPr>
              <w:instrText xml:space="preserve"> DOCPROPERTY caSupplier.CorporateAddress.PostalAddress.State \* MERGEFORMAT </w:instrText>
            </w:r>
            <w:r w:rsidRPr="003A610C">
              <w:rPr>
                <w:rFonts w:ascii="Times New Roman" w:hAnsi="Times New Roman" w:cs="Times New Roman"/>
                <w:color w:val="000000" w:themeColor="text1"/>
                <w:lang w:eastAsia="es-ES_tradnl"/>
              </w:rPr>
              <w:fldChar w:fldCharType="separate"/>
            </w:r>
            <w:r w:rsidR="007712B9">
              <w:rPr>
                <w:rFonts w:ascii="Times New Roman" w:hAnsi="Times New Roman" w:cs="Times New Roman"/>
                <w:color w:val="000000" w:themeColor="text1"/>
                <w:lang w:val="es-ES" w:eastAsia="es-ES_tradnl"/>
              </w:rPr>
              <w:t xml:space="preserve"> </w:t>
            </w:r>
            <w:r w:rsidRPr="003A610C">
              <w:rPr>
                <w:rFonts w:ascii="Times New Roman" w:hAnsi="Times New Roman" w:cs="Times New Roman"/>
                <w:color w:val="000000" w:themeColor="text1"/>
                <w:lang w:eastAsia="es-ES_tradnl"/>
              </w:rPr>
              <w:fldChar w:fldCharType="end"/>
            </w:r>
            <w:r w:rsidRPr="003A610C">
              <w:rPr>
                <w:rFonts w:ascii="Times New Roman" w:hAnsi="Times New Roman" w:cs="Times New Roman"/>
                <w:color w:val="000000" w:themeColor="text1"/>
                <w:lang w:val="es-ES" w:eastAsia="es-ES_tradnl"/>
              </w:rPr>
              <w:t> </w:t>
            </w:r>
          </w:p>
          <w:p w14:paraId="432683AE" w14:textId="0FFEA730" w:rsidR="00D23A77" w:rsidRPr="003A610C" w:rsidRDefault="00D23A77" w:rsidP="00D23A77">
            <w:pPr>
              <w:widowControl w:val="0"/>
              <w:autoSpaceDE w:val="0"/>
              <w:autoSpaceDN w:val="0"/>
              <w:adjustRightInd w:val="0"/>
              <w:ind w:right="432"/>
              <w:rPr>
                <w:rFonts w:ascii="Times New Roman" w:hAnsi="Times New Roman" w:cs="Times New Roman"/>
                <w:color w:val="000000" w:themeColor="text1"/>
                <w:lang w:val="es-ES" w:eastAsia="es-ES_tradnl"/>
              </w:rPr>
            </w:pPr>
            <w:r w:rsidRPr="003A610C">
              <w:rPr>
                <w:rFonts w:ascii="Times New Roman" w:hAnsi="Times New Roman" w:cs="Times New Roman"/>
                <w:color w:val="000000" w:themeColor="text1"/>
                <w:lang w:eastAsia="es-ES_tradnl"/>
              </w:rPr>
              <w:fldChar w:fldCharType="begin"/>
            </w:r>
            <w:r w:rsidRPr="003A610C">
              <w:rPr>
                <w:rFonts w:ascii="Times New Roman" w:hAnsi="Times New Roman" w:cs="Times New Roman"/>
                <w:color w:val="000000" w:themeColor="text1"/>
                <w:lang w:val="es-ES" w:eastAsia="es-ES_tradnl"/>
              </w:rPr>
              <w:instrText xml:space="preserve"> DOCPROPERTY caSupplier.CorporateAddress.PostalAddress.PostalCode \* MERGEFORMAT </w:instrText>
            </w:r>
            <w:r w:rsidRPr="003A610C">
              <w:rPr>
                <w:rFonts w:ascii="Times New Roman" w:hAnsi="Times New Roman" w:cs="Times New Roman"/>
                <w:color w:val="000000" w:themeColor="text1"/>
                <w:lang w:eastAsia="es-ES_tradnl"/>
              </w:rPr>
              <w:fldChar w:fldCharType="separate"/>
            </w:r>
            <w:r w:rsidR="007712B9">
              <w:rPr>
                <w:rFonts w:ascii="Times New Roman" w:hAnsi="Times New Roman" w:cs="Times New Roman"/>
                <w:color w:val="000000" w:themeColor="text1"/>
                <w:lang w:val="es-ES" w:eastAsia="es-ES_tradnl"/>
              </w:rPr>
              <w:t xml:space="preserve"> </w:t>
            </w:r>
            <w:r w:rsidRPr="003A610C">
              <w:rPr>
                <w:rFonts w:ascii="Times New Roman" w:hAnsi="Times New Roman" w:cs="Times New Roman"/>
                <w:color w:val="000000" w:themeColor="text1"/>
                <w:lang w:eastAsia="es-ES_tradnl"/>
              </w:rPr>
              <w:fldChar w:fldCharType="end"/>
            </w:r>
            <w:r w:rsidRPr="003A610C">
              <w:rPr>
                <w:rFonts w:ascii="Times New Roman" w:hAnsi="Times New Roman" w:cs="Times New Roman"/>
                <w:color w:val="000000" w:themeColor="text1"/>
                <w:lang w:val="es-ES" w:eastAsia="es-ES_tradnl"/>
              </w:rPr>
              <w:t> </w:t>
            </w:r>
          </w:p>
          <w:p w14:paraId="4F600B0D" w14:textId="11243729" w:rsidR="00AD747F" w:rsidRDefault="00D23A77">
            <w:pPr>
              <w:widowControl w:val="0"/>
              <w:autoSpaceDE w:val="0"/>
              <w:autoSpaceDN w:val="0"/>
              <w:adjustRightInd w:val="0"/>
              <w:rPr>
                <w:rFonts w:eastAsiaTheme="minorEastAsia" w:cstheme="minorBidi"/>
                <w:lang w:eastAsia="en-US"/>
              </w:rPr>
            </w:pPr>
            <w:r w:rsidRPr="003A610C">
              <w:rPr>
                <w:rFonts w:ascii="Times New Roman" w:hAnsi="Times New Roman" w:cs="Times New Roman"/>
                <w:color w:val="000000" w:themeColor="text1"/>
                <w:lang w:val="es-ES" w:eastAsia="es-ES_tradnl"/>
              </w:rPr>
              <w:fldChar w:fldCharType="begin"/>
            </w:r>
            <w:r w:rsidRPr="003A610C">
              <w:rPr>
                <w:rFonts w:ascii="Times New Roman" w:hAnsi="Times New Roman" w:cs="Times New Roman"/>
                <w:color w:val="000000" w:themeColor="text1"/>
                <w:lang w:val="es-ES" w:eastAsia="es-ES_tradnl"/>
              </w:rPr>
              <w:instrText xml:space="preserve"> DOCPROPERTY caSupplier.CorporateAddress.PostalAddress.Country.Name \* MERGEFORMAT </w:instrText>
            </w:r>
            <w:r w:rsidRPr="003A610C">
              <w:rPr>
                <w:rFonts w:ascii="Times New Roman" w:hAnsi="Times New Roman" w:cs="Times New Roman"/>
                <w:color w:val="000000" w:themeColor="text1"/>
                <w:lang w:val="es-ES" w:eastAsia="es-ES_tradnl"/>
              </w:rPr>
              <w:fldChar w:fldCharType="separate"/>
            </w:r>
            <w:r w:rsidR="007712B9">
              <w:rPr>
                <w:rFonts w:ascii="Times New Roman" w:hAnsi="Times New Roman" w:cs="Times New Roman"/>
                <w:color w:val="000000" w:themeColor="text1"/>
                <w:lang w:val="es-ES" w:eastAsia="es-ES_tradnl"/>
              </w:rPr>
              <w:t xml:space="preserve"> </w:t>
            </w:r>
            <w:r w:rsidRPr="003A610C">
              <w:rPr>
                <w:rFonts w:ascii="Times New Roman" w:hAnsi="Times New Roman" w:cs="Times New Roman"/>
                <w:color w:val="000000" w:themeColor="text1"/>
                <w:lang w:val="es-ES" w:eastAsia="es-ES_tradnl"/>
              </w:rPr>
              <w:fldChar w:fldCharType="end"/>
            </w:r>
          </w:p>
        </w:tc>
      </w:tr>
    </w:tbl>
    <w:p w14:paraId="1323D009" w14:textId="77777777" w:rsidR="00AD4AD4" w:rsidRDefault="00AD4AD4">
      <w:pPr>
        <w:widowControl w:val="0"/>
        <w:autoSpaceDE w:val="0"/>
        <w:autoSpaceDN w:val="0"/>
        <w:adjustRightInd w:val="0"/>
        <w:ind w:left="432" w:right="432"/>
        <w:rPr>
          <w:rFonts w:ascii="Times New Roman" w:eastAsiaTheme="minorEastAsia" w:hAnsi="Times New Roman" w:cs="Times New Roman"/>
          <w:lang w:eastAsia="en-US"/>
        </w:rPr>
      </w:pPr>
    </w:p>
    <w:sectPr w:rsidR="00AD4AD4">
      <w:headerReference w:type="default" r:id="rId7"/>
      <w:footerReference w:type="default" r:id="rId8"/>
      <w:type w:val="continuous"/>
      <w:pgSz w:w="12240" w:h="15840"/>
      <w:pgMar w:top="1440" w:right="1080" w:bottom="1440" w:left="1080" w:header="360" w:footer="360" w:gutter="0"/>
      <w:cols w:space="720" w:equalWidth="0">
        <w:col w:w="1008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49A3F8F" w14:textId="77777777" w:rsidR="00641396" w:rsidRDefault="00641396">
      <w:r>
        <w:separator/>
      </w:r>
    </w:p>
  </w:endnote>
  <w:endnote w:type="continuationSeparator" w:id="0">
    <w:p w14:paraId="6C73D14B" w14:textId="77777777" w:rsidR="00641396" w:rsidRDefault="006413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ADB30AE" w14:textId="00545504" w:rsidR="00AD747F" w:rsidRDefault="00AD4AD4">
    <w:pPr>
      <w:pStyle w:val="Footer"/>
      <w:widowControl w:val="0"/>
      <w:autoSpaceDE w:val="0"/>
      <w:autoSpaceDN w:val="0"/>
      <w:adjustRightInd w:val="0"/>
      <w:rPr>
        <w:rFonts w:eastAsiaTheme="minorEastAsia" w:cstheme="minorBidi"/>
        <w:lang w:eastAsia="en-US"/>
      </w:rPr>
    </w:pPr>
    <w:r>
      <w:rPr>
        <w:rFonts w:ascii="Times New Roman" w:eastAsiaTheme="minorEastAsia" w:hAnsi="Times New Roman" w:cs="Times New Roman"/>
        <w:sz w:val="16"/>
        <w:szCs w:val="16"/>
        <w:lang w:eastAsia="en-US"/>
      </w:rPr>
      <w:t xml:space="preserve">Form Title: Participation Agreement IBM </w:t>
    </w:r>
    <w:r w:rsidR="006A561B">
      <w:rPr>
        <w:rFonts w:ascii="Times New Roman" w:eastAsiaTheme="minorEastAsia" w:hAnsi="Times New Roman" w:cs="Times New Roman"/>
        <w:sz w:val="16"/>
        <w:szCs w:val="16"/>
        <w:lang w:eastAsia="en-US"/>
      </w:rPr>
      <w:t>ME, Saudi Arabia Branch</w:t>
    </w:r>
    <w:r>
      <w:rPr>
        <w:rFonts w:eastAsiaTheme="minorEastAsia" w:cstheme="minorBidi"/>
        <w:lang w:eastAsia="en-US"/>
      </w:rPr>
      <w:tab/>
    </w:r>
    <w:r>
      <w:rPr>
        <w:rFonts w:ascii="Times New Roman" w:eastAsiaTheme="minorEastAsia" w:hAnsi="Times New Roman" w:cs="Times New Roman"/>
        <w:sz w:val="16"/>
        <w:szCs w:val="16"/>
        <w:lang w:eastAsia="en-US"/>
      </w:rPr>
      <w:fldChar w:fldCharType="begin"/>
    </w:r>
    <w:r>
      <w:rPr>
        <w:rFonts w:ascii="Times New Roman" w:eastAsiaTheme="minorEastAsia" w:hAnsi="Times New Roman" w:cs="Times New Roman"/>
        <w:sz w:val="16"/>
        <w:szCs w:val="16"/>
        <w:lang w:eastAsia="en-US"/>
      </w:rPr>
      <w:instrText xml:space="preserve">PAGE </w:instrText>
    </w:r>
    <w:r>
      <w:rPr>
        <w:rFonts w:ascii="Times New Roman" w:eastAsiaTheme="minorEastAsia" w:hAnsi="Times New Roman" w:cs="Times New Roman"/>
        <w:sz w:val="16"/>
        <w:szCs w:val="16"/>
        <w:lang w:eastAsia="en-US"/>
      </w:rPr>
      <w:fldChar w:fldCharType="separate"/>
    </w:r>
    <w:r w:rsidR="00D23A77">
      <w:rPr>
        <w:rFonts w:ascii="Times New Roman" w:eastAsiaTheme="minorEastAsia" w:hAnsi="Times New Roman" w:cs="Times New Roman"/>
        <w:noProof/>
        <w:sz w:val="16"/>
        <w:szCs w:val="16"/>
        <w:lang w:eastAsia="en-US"/>
      </w:rPr>
      <w:t>1</w:t>
    </w:r>
    <w:r>
      <w:rPr>
        <w:rFonts w:ascii="Times New Roman" w:eastAsiaTheme="minorEastAsia" w:hAnsi="Times New Roman" w:cs="Times New Roman"/>
        <w:sz w:val="16"/>
        <w:szCs w:val="16"/>
        <w:lang w:eastAsia="en-US"/>
      </w:rPr>
      <w:fldChar w:fldCharType="end"/>
    </w:r>
    <w:r>
      <w:rPr>
        <w:rFonts w:ascii="Times New Roman" w:eastAsiaTheme="minorEastAsia" w:hAnsi="Times New Roman" w:cs="Times New Roman"/>
        <w:sz w:val="16"/>
        <w:szCs w:val="16"/>
        <w:lang w:eastAsia="en-US"/>
      </w:rPr>
      <w:t> of  </w:t>
    </w:r>
    <w:r>
      <w:rPr>
        <w:rFonts w:ascii="Times New Roman" w:eastAsiaTheme="minorEastAsia" w:hAnsi="Times New Roman" w:cs="Times New Roman"/>
        <w:sz w:val="16"/>
        <w:szCs w:val="16"/>
        <w:lang w:eastAsia="en-US"/>
      </w:rPr>
      <w:fldChar w:fldCharType="begin"/>
    </w:r>
    <w:r>
      <w:rPr>
        <w:rFonts w:ascii="Times New Roman" w:eastAsiaTheme="minorEastAsia" w:hAnsi="Times New Roman" w:cs="Times New Roman"/>
        <w:sz w:val="16"/>
        <w:szCs w:val="16"/>
        <w:lang w:eastAsia="en-US"/>
      </w:rPr>
      <w:instrText xml:space="preserve">NUMPAGES </w:instrText>
    </w:r>
    <w:r>
      <w:rPr>
        <w:rFonts w:ascii="Times New Roman" w:eastAsiaTheme="minorEastAsia" w:hAnsi="Times New Roman" w:cs="Times New Roman"/>
        <w:sz w:val="16"/>
        <w:szCs w:val="16"/>
        <w:lang w:eastAsia="en-US"/>
      </w:rPr>
      <w:fldChar w:fldCharType="separate"/>
    </w:r>
    <w:r w:rsidR="00D23A77">
      <w:rPr>
        <w:rFonts w:ascii="Times New Roman" w:eastAsiaTheme="minorEastAsia" w:hAnsi="Times New Roman" w:cs="Times New Roman"/>
        <w:noProof/>
        <w:sz w:val="16"/>
        <w:szCs w:val="16"/>
        <w:lang w:eastAsia="en-US"/>
      </w:rPr>
      <w:t>4</w:t>
    </w:r>
    <w:r>
      <w:rPr>
        <w:rFonts w:ascii="Times New Roman" w:eastAsiaTheme="minorEastAsia" w:hAnsi="Times New Roman" w:cs="Times New Roman"/>
        <w:sz w:val="16"/>
        <w:szCs w:val="16"/>
        <w:lang w:eastAsia="en-US"/>
      </w:rPr>
      <w:fldChar w:fldCharType="end"/>
    </w:r>
    <w:r>
      <w:rPr>
        <w:rFonts w:eastAsiaTheme="minorEastAsia" w:cstheme="minorBidi"/>
        <w:lang w:eastAsia="en-US"/>
      </w:rPr>
      <w:tab/>
    </w:r>
    <w:r>
      <w:rPr>
        <w:rFonts w:ascii="Times New Roman" w:eastAsiaTheme="minorEastAsia" w:hAnsi="Times New Roman" w:cs="Times New Roman"/>
        <w:sz w:val="16"/>
        <w:szCs w:val="16"/>
        <w:lang w:eastAsia="en-US"/>
      </w:rPr>
      <w:t>Revision: 11/11</w:t>
    </w:r>
  </w:p>
  <w:p w14:paraId="45E78C2E" w14:textId="77777777" w:rsidR="00AD747F" w:rsidRDefault="00AD4AD4">
    <w:pPr>
      <w:pStyle w:val="Footer"/>
      <w:widowControl w:val="0"/>
      <w:autoSpaceDE w:val="0"/>
      <w:autoSpaceDN w:val="0"/>
      <w:adjustRightInd w:val="0"/>
      <w:rPr>
        <w:rFonts w:eastAsiaTheme="minorEastAsia" w:cstheme="minorBidi"/>
        <w:lang w:eastAsia="en-US"/>
      </w:rPr>
    </w:pPr>
    <w:r>
      <w:rPr>
        <w:rFonts w:ascii="Times New Roman" w:eastAsiaTheme="minorEastAsia" w:hAnsi="Times New Roman" w:cs="Times New Roman"/>
        <w:sz w:val="16"/>
        <w:szCs w:val="16"/>
        <w:lang w:eastAsia="en-US"/>
      </w:rPr>
      <w:t> </w:t>
    </w:r>
    <w:r>
      <w:rPr>
        <w:rFonts w:eastAsiaTheme="minorEastAsia" w:cstheme="minorBidi"/>
        <w:lang w:eastAsia="en-US"/>
      </w:rPr>
      <w:tab/>
    </w:r>
    <w:r>
      <w:rPr>
        <w:rFonts w:eastAsiaTheme="minorEastAsia" w:cstheme="minorBidi"/>
        <w:lang w:eastAsia="en-US"/>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FC53F00" w14:textId="77777777" w:rsidR="00641396" w:rsidRDefault="00641396">
      <w:r>
        <w:separator/>
      </w:r>
    </w:p>
  </w:footnote>
  <w:footnote w:type="continuationSeparator" w:id="0">
    <w:p w14:paraId="668C9703" w14:textId="77777777" w:rsidR="00641396" w:rsidRDefault="0064139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C094EB9" w14:textId="77777777" w:rsidR="00AD747F" w:rsidRDefault="00AD4AD4">
    <w:pPr>
      <w:pStyle w:val="Header"/>
      <w:widowControl w:val="0"/>
      <w:autoSpaceDE w:val="0"/>
      <w:autoSpaceDN w:val="0"/>
      <w:adjustRightInd w:val="0"/>
      <w:rPr>
        <w:rFonts w:eastAsiaTheme="minorEastAsia" w:cstheme="minorBidi"/>
        <w:lang w:eastAsia="en-US"/>
      </w:rPr>
    </w:pPr>
    <w:r>
      <w:rPr>
        <w:rFonts w:eastAsiaTheme="minorEastAsia" w:cstheme="minorBidi"/>
        <w:lang w:eastAsia="en-US"/>
      </w:rPr>
      <w:tab/>
    </w:r>
    <w:r>
      <w:rPr>
        <w:rFonts w:eastAsiaTheme="minorEastAsia" w:cstheme="minorBidi"/>
        <w:lang w:eastAsia="en-US"/>
      </w:rPr>
      <w:tab/>
    </w:r>
  </w:p>
  <w:p w14:paraId="2C1DC8AE" w14:textId="77777777" w:rsidR="00AD747F" w:rsidRDefault="00AD4AD4">
    <w:pPr>
      <w:pStyle w:val="Header"/>
      <w:widowControl w:val="0"/>
      <w:autoSpaceDE w:val="0"/>
      <w:autoSpaceDN w:val="0"/>
      <w:adjustRightInd w:val="0"/>
      <w:rPr>
        <w:rFonts w:eastAsiaTheme="minorEastAsia" w:cstheme="minorBidi"/>
        <w:lang w:eastAsia="en-US"/>
      </w:rPr>
    </w:pPr>
    <w:r>
      <w:rPr>
        <w:rFonts w:eastAsiaTheme="minorEastAsia" w:cstheme="minorBidi"/>
        <w:lang w:eastAsia="en-US"/>
      </w:rPr>
      <w:tab/>
    </w:r>
    <w:r>
      <w:rPr>
        <w:rFonts w:ascii="Times New Roman" w:eastAsiaTheme="minorEastAsia" w:hAnsi="Times New Roman" w:cs="Times New Roman"/>
        <w:lang w:eastAsia="en-US"/>
      </w:rPr>
      <w:t>Participation Agreement</w:t>
    </w:r>
    <w:r>
      <w:rPr>
        <w:rFonts w:eastAsiaTheme="minorEastAsia" w:cstheme="minorBidi"/>
        <w:lang w:eastAsia="en-US"/>
      </w:rPr>
      <w:tab/>
    </w:r>
  </w:p>
  <w:p w14:paraId="0DA87AE7" w14:textId="5585928F" w:rsidR="00AD747F" w:rsidRDefault="00AD4AD4">
    <w:pPr>
      <w:pStyle w:val="Header"/>
      <w:widowControl w:val="0"/>
      <w:autoSpaceDE w:val="0"/>
      <w:autoSpaceDN w:val="0"/>
      <w:adjustRightInd w:val="0"/>
      <w:rPr>
        <w:rFonts w:eastAsiaTheme="minorEastAsia" w:cstheme="minorBidi"/>
        <w:lang w:eastAsia="en-US"/>
      </w:rPr>
    </w:pPr>
    <w:r>
      <w:rPr>
        <w:rFonts w:eastAsiaTheme="minorEastAsia" w:cstheme="minorBidi"/>
        <w:lang w:eastAsia="en-US"/>
      </w:rPr>
      <w:tab/>
    </w:r>
    <w:r>
      <w:rPr>
        <w:rFonts w:ascii="Times New Roman" w:eastAsiaTheme="minorEastAsia" w:hAnsi="Times New Roman" w:cs="Times New Roman"/>
        <w:lang w:eastAsia="en-US"/>
      </w:rPr>
      <w:t> IBM</w:t>
    </w:r>
    <w:r w:rsidR="006A561B">
      <w:rPr>
        <w:rFonts w:ascii="Times New Roman" w:eastAsiaTheme="minorEastAsia" w:hAnsi="Times New Roman" w:cs="Times New Roman"/>
        <w:lang w:eastAsia="en-US"/>
      </w:rPr>
      <w:t xml:space="preserve"> ME,</w:t>
    </w:r>
    <w:r>
      <w:rPr>
        <w:rFonts w:ascii="Times New Roman" w:eastAsiaTheme="minorEastAsia" w:hAnsi="Times New Roman" w:cs="Times New Roman"/>
        <w:lang w:eastAsia="en-US"/>
      </w:rPr>
      <w:t xml:space="preserve"> </w:t>
    </w:r>
    <w:r w:rsidR="006A561B">
      <w:rPr>
        <w:rFonts w:ascii="Times New Roman" w:eastAsiaTheme="minorEastAsia" w:hAnsi="Times New Roman" w:cs="Times New Roman"/>
        <w:lang w:eastAsia="en-US"/>
      </w:rPr>
      <w:t>Saudi Arabia Branch</w:t>
    </w:r>
    <w:r>
      <w:rPr>
        <w:rFonts w:eastAsiaTheme="minorEastAsia" w:cstheme="minorBidi"/>
        <w:lang w:eastAsia="en-US"/>
      </w:rPr>
      <w:tab/>
    </w:r>
  </w:p>
  <w:p w14:paraId="137FB288" w14:textId="77777777" w:rsidR="00AD747F" w:rsidRDefault="00AD4AD4">
    <w:pPr>
      <w:pStyle w:val="Header"/>
      <w:widowControl w:val="0"/>
      <w:autoSpaceDE w:val="0"/>
      <w:autoSpaceDN w:val="0"/>
      <w:adjustRightInd w:val="0"/>
      <w:rPr>
        <w:rFonts w:eastAsiaTheme="minorEastAsia" w:cstheme="minorBidi"/>
        <w:lang w:eastAsia="en-US"/>
      </w:rPr>
    </w:pPr>
    <w:r>
      <w:rPr>
        <w:rFonts w:eastAsiaTheme="minorEastAsia" w:cstheme="minorBidi"/>
        <w:lang w:eastAsia="en-US"/>
      </w:rPr>
      <w:tab/>
    </w:r>
    <w:r>
      <w:rPr>
        <w:rFonts w:eastAsiaTheme="minorEastAsia" w:cstheme="minorBidi"/>
        <w:lang w:eastAsia="en-US"/>
      </w:rPr>
      <w:tab/>
    </w:r>
  </w:p>
  <w:p w14:paraId="24F0D13E" w14:textId="7BB6CB05" w:rsidR="00AD747F" w:rsidRDefault="00AD4AD4">
    <w:pPr>
      <w:pStyle w:val="Header"/>
      <w:widowControl w:val="0"/>
      <w:autoSpaceDE w:val="0"/>
      <w:autoSpaceDN w:val="0"/>
      <w:adjustRightInd w:val="0"/>
      <w:rPr>
        <w:rFonts w:eastAsiaTheme="minorEastAsia" w:cstheme="minorBidi"/>
        <w:lang w:eastAsia="en-US"/>
      </w:rPr>
    </w:pPr>
    <w:r>
      <w:rPr>
        <w:rFonts w:eastAsiaTheme="minorEastAsia" w:cstheme="minorBidi"/>
        <w:lang w:eastAsia="en-US"/>
      </w:rPr>
      <w:tab/>
    </w:r>
    <w:r>
      <w:rPr>
        <w:rFonts w:eastAsiaTheme="minorEastAsia" w:cstheme="minorBidi"/>
        <w:lang w:eastAsia="en-US"/>
      </w:rPr>
      <w:tab/>
    </w:r>
    <w:r>
      <w:rPr>
        <w:rFonts w:ascii="Times New Roman" w:eastAsiaTheme="minorEastAsia" w:hAnsi="Times New Roman" w:cs="Times New Roman"/>
        <w:sz w:val="20"/>
        <w:szCs w:val="20"/>
        <w:lang w:eastAsia="en-US"/>
      </w:rPr>
      <w:t>Agreement #  </w:t>
    </w:r>
    <w:r w:rsidR="00D23A77" w:rsidRPr="00D47C45">
      <w:rPr>
        <w:rFonts w:ascii="Times New Roman" w:eastAsiaTheme="minorEastAsia" w:hAnsi="Times New Roman" w:cs="Times New Roman"/>
        <w:b/>
        <w:bCs/>
        <w:sz w:val="20"/>
        <w:szCs w:val="20"/>
        <w:lang w:eastAsia="en-US"/>
      </w:rPr>
      <w:fldChar w:fldCharType="begin"/>
    </w:r>
    <w:r w:rsidR="00D23A77" w:rsidRPr="00D47C45">
      <w:rPr>
        <w:rFonts w:ascii="Times New Roman" w:eastAsiaTheme="minorEastAsia" w:hAnsi="Times New Roman" w:cs="Times New Roman"/>
        <w:b/>
        <w:bCs/>
        <w:sz w:val="20"/>
        <w:szCs w:val="20"/>
        <w:lang w:eastAsia="en-US"/>
      </w:rPr>
      <w:instrText xml:space="preserve"> DOCPROPERTY  cacus_ParentCW  \* MERGEFORMAT </w:instrText>
    </w:r>
    <w:r w:rsidR="00D23A77" w:rsidRPr="00D47C45">
      <w:rPr>
        <w:rFonts w:ascii="Times New Roman" w:eastAsiaTheme="minorEastAsia" w:hAnsi="Times New Roman" w:cs="Times New Roman"/>
        <w:b/>
        <w:bCs/>
        <w:sz w:val="20"/>
        <w:szCs w:val="20"/>
        <w:lang w:eastAsia="en-US"/>
      </w:rPr>
      <w:fldChar w:fldCharType="separate"/>
    </w:r>
    <w:r w:rsidR="007712B9">
      <w:rPr>
        <w:rFonts w:ascii="Times New Roman" w:eastAsiaTheme="minorEastAsia" w:hAnsi="Times New Roman" w:cs="Times New Roman"/>
        <w:b/>
        <w:bCs/>
        <w:sz w:val="20"/>
        <w:szCs w:val="20"/>
        <w:lang w:eastAsia="en-US"/>
      </w:rPr>
      <w:t xml:space="preserve"> </w:t>
    </w:r>
    <w:r w:rsidR="00D23A77" w:rsidRPr="00D47C45">
      <w:rPr>
        <w:rFonts w:ascii="Times New Roman" w:eastAsiaTheme="minorEastAsia" w:hAnsi="Times New Roman" w:cs="Times New Roman"/>
        <w:b/>
        <w:bCs/>
        <w:sz w:val="20"/>
        <w:szCs w:val="20"/>
        <w:lang w:eastAsia="en-US"/>
      </w:rPr>
      <w:fldChar w:fldCharType="end"/>
    </w:r>
    <w:r>
      <w:rPr>
        <w:rFonts w:ascii="Times New Roman" w:eastAsiaTheme="minorEastAsia" w:hAnsi="Times New Roman" w:cs="Times New Roman"/>
        <w:sz w:val="20"/>
        <w:szCs w:val="20"/>
        <w:lang w:eastAsia="en-US"/>
      </w:rPr>
      <w:t> </w:t>
    </w:r>
  </w:p>
  <w:p w14:paraId="4597F617" w14:textId="04C2B6A3" w:rsidR="00AD747F" w:rsidRDefault="00AD4AD4">
    <w:pPr>
      <w:pStyle w:val="Header"/>
      <w:widowControl w:val="0"/>
      <w:autoSpaceDE w:val="0"/>
      <w:autoSpaceDN w:val="0"/>
      <w:adjustRightInd w:val="0"/>
      <w:rPr>
        <w:rFonts w:eastAsiaTheme="minorEastAsia" w:cstheme="minorBidi"/>
        <w:lang w:eastAsia="en-US"/>
      </w:rPr>
    </w:pPr>
    <w:r>
      <w:rPr>
        <w:rFonts w:eastAsiaTheme="minorEastAsia" w:cstheme="minorBidi"/>
        <w:lang w:eastAsia="en-US"/>
      </w:rPr>
      <w:tab/>
    </w:r>
    <w:r>
      <w:rPr>
        <w:rFonts w:eastAsiaTheme="minorEastAsia" w:cstheme="minorBidi"/>
        <w:lang w:eastAsia="en-US"/>
      </w:rPr>
      <w:tab/>
    </w:r>
    <w:r>
      <w:rPr>
        <w:rFonts w:ascii="Times New Roman" w:eastAsiaTheme="minorEastAsia" w:hAnsi="Times New Roman" w:cs="Times New Roman"/>
        <w:sz w:val="20"/>
        <w:szCs w:val="20"/>
        <w:lang w:eastAsia="en-US"/>
      </w:rPr>
      <w:t>PA#  </w:t>
    </w:r>
    <w:r w:rsidR="00D23A77" w:rsidRPr="00D47C45">
      <w:rPr>
        <w:rFonts w:ascii="Times New Roman" w:eastAsiaTheme="minorEastAsia" w:hAnsi="Times New Roman" w:cs="Times New Roman"/>
        <w:b/>
        <w:bCs/>
        <w:sz w:val="20"/>
        <w:szCs w:val="20"/>
        <w:lang w:eastAsia="en-US"/>
      </w:rPr>
      <w:fldChar w:fldCharType="begin"/>
    </w:r>
    <w:r w:rsidR="00D23A77" w:rsidRPr="00D47C45">
      <w:rPr>
        <w:rFonts w:ascii="Times New Roman" w:eastAsiaTheme="minorEastAsia" w:hAnsi="Times New Roman" w:cs="Times New Roman"/>
        <w:b/>
        <w:bCs/>
        <w:sz w:val="20"/>
        <w:szCs w:val="20"/>
        <w:lang w:eastAsia="en-US"/>
      </w:rPr>
      <w:instrText xml:space="preserve"> DOCPROPERTY  caContractId  \* MERGEFORMAT </w:instrText>
    </w:r>
    <w:r w:rsidR="00D23A77" w:rsidRPr="00D47C45">
      <w:rPr>
        <w:rFonts w:ascii="Times New Roman" w:eastAsiaTheme="minorEastAsia" w:hAnsi="Times New Roman" w:cs="Times New Roman"/>
        <w:b/>
        <w:bCs/>
        <w:sz w:val="20"/>
        <w:szCs w:val="20"/>
        <w:lang w:eastAsia="en-US"/>
      </w:rPr>
      <w:fldChar w:fldCharType="separate"/>
    </w:r>
    <w:r w:rsidR="007712B9">
      <w:rPr>
        <w:rFonts w:ascii="Times New Roman" w:eastAsiaTheme="minorEastAsia" w:hAnsi="Times New Roman" w:cs="Times New Roman"/>
        <w:b/>
        <w:bCs/>
        <w:sz w:val="20"/>
        <w:szCs w:val="20"/>
        <w:lang w:eastAsia="en-US"/>
      </w:rPr>
      <w:t xml:space="preserve"> </w:t>
    </w:r>
    <w:r w:rsidR="00D23A77" w:rsidRPr="00D47C45">
      <w:rPr>
        <w:rFonts w:ascii="Times New Roman" w:eastAsiaTheme="minorEastAsia" w:hAnsi="Times New Roman" w:cs="Times New Roman"/>
        <w:b/>
        <w:bCs/>
        <w:sz w:val="20"/>
        <w:szCs w:val="20"/>
        <w:lang w:eastAsia="en-US"/>
      </w:rPr>
      <w:fldChar w:fldCharType="end"/>
    </w:r>
  </w:p>
  <w:p w14:paraId="71C89D87" w14:textId="77777777" w:rsidR="00AD747F" w:rsidRDefault="00AD4AD4">
    <w:pPr>
      <w:pStyle w:val="Header"/>
      <w:widowControl w:val="0"/>
      <w:autoSpaceDE w:val="0"/>
      <w:autoSpaceDN w:val="0"/>
      <w:adjustRightInd w:val="0"/>
      <w:rPr>
        <w:rFonts w:eastAsiaTheme="minorEastAsia" w:cstheme="minorBidi"/>
        <w:lang w:eastAsia="en-US"/>
      </w:rPr>
    </w:pPr>
    <w:r>
      <w:rPr>
        <w:rFonts w:eastAsiaTheme="minorEastAsia" w:cstheme="minorBidi"/>
        <w:lang w:eastAsia="en-US"/>
      </w:rPr>
      <w:tab/>
    </w:r>
    <w:r>
      <w:rPr>
        <w:rFonts w:eastAsiaTheme="minorEastAsia" w:cstheme="minorBidi"/>
        <w:lang w:eastAsia="en-US"/>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71"/>
    <w:multiLevelType w:val="multilevel"/>
    <w:tmpl w:val="000004D5"/>
    <w:lvl w:ilvl="0">
      <w:start w:val="1"/>
      <w:numFmt w:val="none"/>
      <w:suff w:val="space"/>
      <w:lvlText w:val="   "/>
      <w:lvlJc w:val="left"/>
      <w:pPr>
        <w:tabs>
          <w:tab w:val="num" w:pos="360"/>
        </w:tabs>
        <w:ind w:left="360" w:hanging="360"/>
      </w:pPr>
      <w:rPr>
        <w:rFonts w:hint="default"/>
      </w:rPr>
    </w:lvl>
    <w:lvl w:ilvl="1">
      <w:start w:val="1"/>
      <w:numFmt w:val="none"/>
      <w:suff w:val="space"/>
      <w:lvlText w:val="   "/>
      <w:lvlJc w:val="left"/>
      <w:pPr>
        <w:tabs>
          <w:tab w:val="num" w:pos="720"/>
        </w:tabs>
        <w:ind w:left="720" w:hanging="360"/>
      </w:pPr>
      <w:rPr>
        <w:rFonts w:hint="default"/>
      </w:rPr>
    </w:lvl>
    <w:lvl w:ilvl="2">
      <w:start w:val="1"/>
      <w:numFmt w:val="none"/>
      <w:suff w:val="space"/>
      <w:lvlText w:val="   "/>
      <w:lvlJc w:val="left"/>
      <w:pPr>
        <w:tabs>
          <w:tab w:val="num" w:pos="1080"/>
        </w:tabs>
        <w:ind w:left="1080" w:hanging="360"/>
      </w:pPr>
      <w:rPr>
        <w:rFonts w:hint="default"/>
      </w:rPr>
    </w:lvl>
    <w:lvl w:ilvl="3">
      <w:start w:val="1"/>
      <w:numFmt w:val="none"/>
      <w:suff w:val="space"/>
      <w:lvlText w:val="   "/>
      <w:lvlJc w:val="left"/>
      <w:pPr>
        <w:tabs>
          <w:tab w:val="num" w:pos="1440"/>
        </w:tabs>
        <w:ind w:left="1440" w:hanging="360"/>
      </w:pPr>
      <w:rPr>
        <w:rFonts w:hint="default"/>
      </w:rPr>
    </w:lvl>
    <w:lvl w:ilvl="4">
      <w:start w:val="1"/>
      <w:numFmt w:val="none"/>
      <w:suff w:val="space"/>
      <w:lvlText w:val="   "/>
      <w:lvlJc w:val="left"/>
      <w:pPr>
        <w:tabs>
          <w:tab w:val="num" w:pos="1800"/>
        </w:tabs>
        <w:ind w:left="1800" w:hanging="360"/>
      </w:pPr>
      <w:rPr>
        <w:rFonts w:hint="default"/>
      </w:rPr>
    </w:lvl>
    <w:lvl w:ilvl="5">
      <w:start w:val="1"/>
      <w:numFmt w:val="none"/>
      <w:suff w:val="space"/>
      <w:lvlText w:val="   "/>
      <w:lvlJc w:val="left"/>
      <w:pPr>
        <w:tabs>
          <w:tab w:val="num" w:pos="2160"/>
        </w:tabs>
        <w:ind w:left="2160" w:hanging="360"/>
      </w:pPr>
      <w:rPr>
        <w:rFonts w:hint="default"/>
      </w:rPr>
    </w:lvl>
    <w:lvl w:ilvl="6">
      <w:start w:val="1"/>
      <w:numFmt w:val="none"/>
      <w:suff w:val="space"/>
      <w:lvlText w:val="   "/>
      <w:lvlJc w:val="left"/>
      <w:pPr>
        <w:tabs>
          <w:tab w:val="num" w:pos="2520"/>
        </w:tabs>
        <w:ind w:left="2520" w:hanging="360"/>
      </w:pPr>
      <w:rPr>
        <w:rFonts w:hint="default"/>
      </w:rPr>
    </w:lvl>
    <w:lvl w:ilvl="7">
      <w:start w:val="1"/>
      <w:numFmt w:val="none"/>
      <w:suff w:val="space"/>
      <w:lvlText w:val="   "/>
      <w:lvlJc w:val="left"/>
      <w:pPr>
        <w:tabs>
          <w:tab w:val="num" w:pos="2880"/>
        </w:tabs>
        <w:ind w:left="2880" w:hanging="360"/>
      </w:pPr>
      <w:rPr>
        <w:rFonts w:hint="default"/>
      </w:rPr>
    </w:lvl>
    <w:lvl w:ilvl="8">
      <w:start w:val="1"/>
      <w:numFmt w:val="none"/>
      <w:suff w:val="space"/>
      <w:lvlText w:val="   "/>
      <w:lvlJc w:val="left"/>
      <w:pPr>
        <w:tabs>
          <w:tab w:val="num" w:pos="3240"/>
        </w:tabs>
        <w:ind w:left="3240" w:hanging="360"/>
      </w:pPr>
      <w:rPr>
        <w:rFonts w:hint="default"/>
      </w:rPr>
    </w:lvl>
  </w:abstractNum>
  <w:abstractNum w:abstractNumId="1" w15:restartNumberingAfterBreak="0">
    <w:nsid w:val="000000E2"/>
    <w:multiLevelType w:val="multilevel"/>
    <w:tmpl w:val="000009AA"/>
    <w:lvl w:ilvl="0">
      <w:start w:val="1"/>
      <w:numFmt w:val="bullet"/>
      <w:suff w:val="space"/>
      <w:lvlText w:val=""/>
      <w:lvlJc w:val="left"/>
      <w:pPr>
        <w:tabs>
          <w:tab w:val="num" w:pos="360"/>
        </w:tabs>
        <w:ind w:left="360" w:hanging="360"/>
      </w:pPr>
      <w:rPr>
        <w:rFonts w:ascii="Symbol" w:hAnsi="Symbol" w:cs="Symbol" w:hint="default"/>
      </w:rPr>
    </w:lvl>
    <w:lvl w:ilvl="1">
      <w:start w:val="1"/>
      <w:numFmt w:val="bullet"/>
      <w:suff w:val="space"/>
      <w:lvlText w:val="o"/>
      <w:lvlJc w:val="left"/>
      <w:pPr>
        <w:tabs>
          <w:tab w:val="num" w:pos="720"/>
        </w:tabs>
        <w:ind w:left="720" w:hanging="360"/>
      </w:pPr>
      <w:rPr>
        <w:rFonts w:ascii="Symbol" w:hAnsi="Symbol" w:cs="Symbol" w:hint="default"/>
      </w:rPr>
    </w:lvl>
    <w:lvl w:ilvl="2">
      <w:start w:val="1"/>
      <w:numFmt w:val="bullet"/>
      <w:suff w:val="space"/>
      <w:lvlText w:val=""/>
      <w:lvlJc w:val="left"/>
      <w:pPr>
        <w:tabs>
          <w:tab w:val="num" w:pos="1080"/>
        </w:tabs>
        <w:ind w:left="1080" w:hanging="360"/>
      </w:pPr>
      <w:rPr>
        <w:rFonts w:ascii="Symbol" w:hAnsi="Symbol" w:cs="Symbol" w:hint="default"/>
      </w:rPr>
    </w:lvl>
    <w:lvl w:ilvl="3">
      <w:start w:val="1"/>
      <w:numFmt w:val="bullet"/>
      <w:suff w:val="space"/>
      <w:lvlText w:val=""/>
      <w:lvlJc w:val="left"/>
      <w:pPr>
        <w:tabs>
          <w:tab w:val="num" w:pos="1440"/>
        </w:tabs>
        <w:ind w:left="1440" w:hanging="360"/>
      </w:pPr>
      <w:rPr>
        <w:rFonts w:ascii="Symbol" w:hAnsi="Symbol" w:cs="Symbol" w:hint="default"/>
      </w:rPr>
    </w:lvl>
    <w:lvl w:ilvl="4">
      <w:start w:val="1"/>
      <w:numFmt w:val="bullet"/>
      <w:suff w:val="space"/>
      <w:lvlText w:val=""/>
      <w:lvlJc w:val="left"/>
      <w:pPr>
        <w:tabs>
          <w:tab w:val="num" w:pos="1800"/>
        </w:tabs>
        <w:ind w:left="1800" w:hanging="360"/>
      </w:pPr>
      <w:rPr>
        <w:rFonts w:ascii="Symbol" w:hAnsi="Symbol" w:cs="Symbol" w:hint="default"/>
      </w:rPr>
    </w:lvl>
    <w:lvl w:ilvl="5">
      <w:start w:val="1"/>
      <w:numFmt w:val="bullet"/>
      <w:suff w:val="space"/>
      <w:lvlText w:val=""/>
      <w:lvlJc w:val="left"/>
      <w:pPr>
        <w:tabs>
          <w:tab w:val="num" w:pos="2160"/>
        </w:tabs>
        <w:ind w:left="2160" w:hanging="360"/>
      </w:pPr>
      <w:rPr>
        <w:rFonts w:ascii="Symbol" w:hAnsi="Symbol" w:cs="Symbol" w:hint="default"/>
      </w:rPr>
    </w:lvl>
    <w:lvl w:ilvl="6">
      <w:start w:val="1"/>
      <w:numFmt w:val="bullet"/>
      <w:suff w:val="space"/>
      <w:lvlText w:val=""/>
      <w:lvlJc w:val="left"/>
      <w:pPr>
        <w:tabs>
          <w:tab w:val="num" w:pos="2520"/>
        </w:tabs>
        <w:ind w:left="2520" w:hanging="360"/>
      </w:pPr>
      <w:rPr>
        <w:rFonts w:ascii="Symbol" w:hAnsi="Symbol" w:cs="Symbol" w:hint="default"/>
      </w:rPr>
    </w:lvl>
    <w:lvl w:ilvl="7">
      <w:start w:val="1"/>
      <w:numFmt w:val="bullet"/>
      <w:suff w:val="space"/>
      <w:lvlText w:val=""/>
      <w:lvlJc w:val="left"/>
      <w:pPr>
        <w:tabs>
          <w:tab w:val="num" w:pos="2880"/>
        </w:tabs>
        <w:ind w:left="2880" w:hanging="360"/>
      </w:pPr>
      <w:rPr>
        <w:rFonts w:ascii="Symbol" w:hAnsi="Symbol" w:cs="Symbol" w:hint="default"/>
      </w:rPr>
    </w:lvl>
    <w:lvl w:ilvl="8">
      <w:start w:val="1"/>
      <w:numFmt w:val="bullet"/>
      <w:suff w:val="space"/>
      <w:lvlText w:val=""/>
      <w:lvlJc w:val="left"/>
      <w:pPr>
        <w:tabs>
          <w:tab w:val="num" w:pos="3240"/>
        </w:tabs>
        <w:ind w:left="3240" w:hanging="360"/>
      </w:pPr>
      <w:rPr>
        <w:rFonts w:ascii="Symbol" w:hAnsi="Symbol" w:cs="Symbol" w:hint="default"/>
      </w:rPr>
    </w:lvl>
  </w:abstractNum>
  <w:abstractNum w:abstractNumId="2" w15:restartNumberingAfterBreak="0">
    <w:nsid w:val="000001C4"/>
    <w:multiLevelType w:val="multilevel"/>
    <w:tmpl w:val="00001354"/>
    <w:lvl w:ilvl="0">
      <w:start w:val="1"/>
      <w:numFmt w:val="decimal"/>
      <w:lvlText w:val="%1.0"/>
      <w:lvlJc w:val="left"/>
      <w:pPr>
        <w:tabs>
          <w:tab w:val="num" w:pos="360"/>
        </w:tabs>
        <w:ind w:left="360" w:hanging="360"/>
      </w:pPr>
      <w:rPr>
        <w:rFonts w:ascii="Times New Roman" w:hAnsi="Times New Roman" w:cs="Times New Roman" w:hint="default"/>
        <w:b/>
        <w:bCs/>
        <w:color w:val="auto"/>
        <w:sz w:val="20"/>
        <w:szCs w:val="20"/>
      </w:rPr>
    </w:lvl>
    <w:lvl w:ilvl="1">
      <w:start w:val="1"/>
      <w:numFmt w:val="decimal"/>
      <w:isLgl/>
      <w:lvlText w:val="%1.%2"/>
      <w:lvlJc w:val="left"/>
      <w:pPr>
        <w:tabs>
          <w:tab w:val="num" w:pos="720"/>
        </w:tabs>
        <w:ind w:left="720" w:hanging="360"/>
      </w:pPr>
      <w:rPr>
        <w:rFonts w:hint="default"/>
      </w:rPr>
    </w:lvl>
    <w:lvl w:ilvl="2">
      <w:start w:val="1"/>
      <w:numFmt w:val="lowerLetter"/>
      <w:lvlText w:val="(%3)"/>
      <w:lvlJc w:val="left"/>
      <w:pPr>
        <w:tabs>
          <w:tab w:val="num" w:pos="1080"/>
        </w:tabs>
        <w:ind w:left="1080" w:hanging="360"/>
      </w:pPr>
      <w:rPr>
        <w:rFonts w:hint="default"/>
      </w:rPr>
    </w:lvl>
    <w:lvl w:ilvl="3">
      <w:start w:val="1"/>
      <w:numFmt w:val="lowerRoman"/>
      <w:lvlText w:val="(%4)"/>
      <w:lvlJc w:val="left"/>
      <w:pPr>
        <w:tabs>
          <w:tab w:val="num" w:pos="1440"/>
        </w:tabs>
        <w:ind w:left="1440" w:hanging="360"/>
      </w:pPr>
      <w:rPr>
        <w:rFonts w:hint="default"/>
      </w:rPr>
    </w:lvl>
    <w:lvl w:ilvl="4">
      <w:start w:val="1"/>
      <w:numFmt w:val="decimal"/>
      <w:lvlText w:val="[%5]"/>
      <w:lvlJc w:val="left"/>
      <w:pPr>
        <w:tabs>
          <w:tab w:val="num" w:pos="1800"/>
        </w:tabs>
        <w:ind w:left="1800" w:hanging="360"/>
      </w:pPr>
      <w:rPr>
        <w:rFonts w:hint="default"/>
      </w:rPr>
    </w:lvl>
    <w:lvl w:ilvl="5">
      <w:start w:val="1"/>
      <w:numFmt w:val="upperLetter"/>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num w:numId="1">
    <w:abstractNumId w:val="0"/>
  </w:num>
  <w:num w:numId="2">
    <w:abstractNumId w:val="1"/>
  </w:num>
  <w:num w:numId="3">
    <w:abstractNumId w:val="0"/>
  </w:num>
  <w:num w:numId="4">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Mariana Lomeli Martinez">
    <w15:presenceInfo w15:providerId="AD" w15:userId="S::Mariana.Lomeli.Martinez@ibm.com::823e69be-7fd9-4991-8949-9562ec848bf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bordersDoNotSurroundHeader/>
  <w:bordersDoNotSurroundFooter/>
  <w:proofState w:spelling="clean" w:grammar="clean"/>
  <w:trackRevisions/>
  <w:defaultTabStop w:val="720"/>
  <w:hyphenationZone w:val="425"/>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updateFields w:val="tru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7CBA"/>
    <w:rsid w:val="0020055E"/>
    <w:rsid w:val="00225976"/>
    <w:rsid w:val="004D7CBA"/>
    <w:rsid w:val="00641396"/>
    <w:rsid w:val="006A561B"/>
    <w:rsid w:val="007712B9"/>
    <w:rsid w:val="007965CC"/>
    <w:rsid w:val="008579FB"/>
    <w:rsid w:val="0093050E"/>
    <w:rsid w:val="0099125E"/>
    <w:rsid w:val="00A34336"/>
    <w:rsid w:val="00AD4AD4"/>
    <w:rsid w:val="00AD747F"/>
    <w:rsid w:val="00B3069B"/>
    <w:rsid w:val="00D23A77"/>
    <w:rsid w:val="00D455EB"/>
    <w:rsid w:val="00FA4F8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1F8AC68"/>
  <w14:defaultImageDpi w14:val="0"/>
  <w15:docId w15:val="{124247A7-1026-684E-95C0-B66B65E5E1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7">
    <w:lsdException w:name="Normal" w:uiPriority="0"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lsdException w:name="footer" w:semiHidden="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3" w:semiHidden="1" w:unhideWhenUsed="1"/>
    <w:lsdException w:name="Balloon Text"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sdException w:name="Smart Link Error" w:semiHidden="1" w:unhideWhenUsed="1"/>
  </w:latentStyles>
  <w:style w:type="paragraph" w:default="1" w:styleId="Normal">
    <w:name w:val="Normal"/>
    <w:qFormat/>
    <w:rPr>
      <w:rFonts w:ascii="Helvetica" w:eastAsia="Times New Roman" w:hAnsi="Helvetica" w:cs="Helvetica"/>
      <w:lang w:eastAsia="ja-JP"/>
    </w:rPr>
  </w:style>
  <w:style w:type="paragraph" w:styleId="Heading1">
    <w:name w:val="heading 1"/>
    <w:basedOn w:val="Normal"/>
    <w:next w:val="Normal"/>
    <w:link w:val="Heading1Char"/>
    <w:uiPriority w:val="99"/>
    <w:qFormat/>
    <w:pPr>
      <w:widowControl w:val="0"/>
      <w:autoSpaceDE w:val="0"/>
      <w:autoSpaceDN w:val="0"/>
      <w:adjustRightInd w:val="0"/>
      <w:outlineLvl w:val="0"/>
    </w:pPr>
    <w:rPr>
      <w:rFonts w:eastAsiaTheme="minorEastAsia" w:cstheme="minorBidi"/>
      <w:lang w:eastAsia="en-US"/>
    </w:rPr>
  </w:style>
  <w:style w:type="paragraph" w:styleId="Heading2">
    <w:name w:val="heading 2"/>
    <w:basedOn w:val="Normal"/>
    <w:next w:val="Normal"/>
    <w:link w:val="Heading2Char"/>
    <w:uiPriority w:val="99"/>
    <w:qFormat/>
    <w:pPr>
      <w:widowControl w:val="0"/>
      <w:autoSpaceDE w:val="0"/>
      <w:autoSpaceDN w:val="0"/>
      <w:adjustRightInd w:val="0"/>
      <w:outlineLvl w:val="1"/>
    </w:pPr>
    <w:rPr>
      <w:rFonts w:eastAsiaTheme="minorEastAsia" w:cstheme="minorBidi"/>
      <w:lang w:eastAsia="en-US"/>
    </w:rPr>
  </w:style>
  <w:style w:type="paragraph" w:styleId="Heading3">
    <w:name w:val="heading 3"/>
    <w:basedOn w:val="Normal"/>
    <w:next w:val="Normal"/>
    <w:link w:val="Heading3Char"/>
    <w:uiPriority w:val="99"/>
    <w:qFormat/>
    <w:pPr>
      <w:widowControl w:val="0"/>
      <w:autoSpaceDE w:val="0"/>
      <w:autoSpaceDN w:val="0"/>
      <w:adjustRightInd w:val="0"/>
      <w:outlineLvl w:val="2"/>
    </w:pPr>
    <w:rPr>
      <w:rFonts w:eastAsiaTheme="minorEastAsia" w:cstheme="minorBidi"/>
      <w:lang w:eastAsia="en-US"/>
    </w:rPr>
  </w:style>
  <w:style w:type="paragraph" w:styleId="Heading4">
    <w:name w:val="heading 4"/>
    <w:basedOn w:val="Normal"/>
    <w:next w:val="Normal"/>
    <w:link w:val="Heading4Char"/>
    <w:uiPriority w:val="99"/>
    <w:qFormat/>
    <w:pPr>
      <w:widowControl w:val="0"/>
      <w:autoSpaceDE w:val="0"/>
      <w:autoSpaceDN w:val="0"/>
      <w:adjustRightInd w:val="0"/>
      <w:outlineLvl w:val="3"/>
    </w:pPr>
    <w:rPr>
      <w:rFonts w:eastAsiaTheme="minorEastAsia" w:cstheme="minorBidi"/>
      <w:lang w:eastAsia="en-US"/>
    </w:rPr>
  </w:style>
  <w:style w:type="paragraph" w:styleId="Heading5">
    <w:name w:val="heading 5"/>
    <w:basedOn w:val="Normal"/>
    <w:next w:val="Normal"/>
    <w:link w:val="Heading5Char"/>
    <w:uiPriority w:val="99"/>
    <w:qFormat/>
    <w:pPr>
      <w:widowControl w:val="0"/>
      <w:autoSpaceDE w:val="0"/>
      <w:autoSpaceDN w:val="0"/>
      <w:adjustRightInd w:val="0"/>
      <w:outlineLvl w:val="4"/>
    </w:pPr>
    <w:rPr>
      <w:rFonts w:eastAsiaTheme="minorEastAsia" w:cstheme="minorBidi"/>
      <w:lang w:eastAsia="en-US"/>
    </w:rPr>
  </w:style>
  <w:style w:type="paragraph" w:styleId="Heading6">
    <w:name w:val="heading 6"/>
    <w:basedOn w:val="Normal"/>
    <w:next w:val="Normal"/>
    <w:link w:val="Heading6Char"/>
    <w:uiPriority w:val="99"/>
    <w:qFormat/>
    <w:pPr>
      <w:widowControl w:val="0"/>
      <w:autoSpaceDE w:val="0"/>
      <w:autoSpaceDN w:val="0"/>
      <w:adjustRightInd w:val="0"/>
      <w:outlineLvl w:val="5"/>
    </w:pPr>
    <w:rPr>
      <w:rFonts w:eastAsiaTheme="minorEastAsia" w:cstheme="minorBidi"/>
      <w:lang w:eastAsia="en-US"/>
    </w:rPr>
  </w:style>
  <w:style w:type="paragraph" w:styleId="Heading7">
    <w:name w:val="heading 7"/>
    <w:basedOn w:val="Normal"/>
    <w:next w:val="Normal"/>
    <w:link w:val="Heading7Char"/>
    <w:uiPriority w:val="99"/>
    <w:qFormat/>
    <w:pPr>
      <w:widowControl w:val="0"/>
      <w:autoSpaceDE w:val="0"/>
      <w:autoSpaceDN w:val="0"/>
      <w:adjustRightInd w:val="0"/>
      <w:outlineLvl w:val="6"/>
    </w:pPr>
    <w:rPr>
      <w:rFonts w:eastAsiaTheme="minorEastAsia" w:cstheme="minorBidi"/>
      <w:lang w:eastAsia="en-US"/>
    </w:rPr>
  </w:style>
  <w:style w:type="paragraph" w:styleId="Heading8">
    <w:name w:val="heading 8"/>
    <w:basedOn w:val="Normal"/>
    <w:next w:val="Normal"/>
    <w:link w:val="Heading8Char"/>
    <w:uiPriority w:val="99"/>
    <w:qFormat/>
    <w:pPr>
      <w:widowControl w:val="0"/>
      <w:autoSpaceDE w:val="0"/>
      <w:autoSpaceDN w:val="0"/>
      <w:adjustRightInd w:val="0"/>
      <w:outlineLvl w:val="7"/>
    </w:pPr>
    <w:rPr>
      <w:rFonts w:eastAsiaTheme="minorEastAsia" w:cstheme="minorBidi"/>
      <w:lang w:eastAsia="en-US"/>
    </w:rPr>
  </w:style>
  <w:style w:type="paragraph" w:styleId="Heading9">
    <w:name w:val="heading 9"/>
    <w:basedOn w:val="Normal"/>
    <w:next w:val="Normal"/>
    <w:link w:val="Heading9Char"/>
    <w:uiPriority w:val="99"/>
    <w:qFormat/>
    <w:pPr>
      <w:widowControl w:val="0"/>
      <w:autoSpaceDE w:val="0"/>
      <w:autoSpaceDN w:val="0"/>
      <w:adjustRightInd w:val="0"/>
      <w:outlineLvl w:val="8"/>
    </w:pPr>
    <w:rPr>
      <w:rFonts w:eastAsiaTheme="minorEastAsia" w:cstheme="minorBidi"/>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b/>
      <w:bCs/>
      <w:kern w:val="32"/>
      <w:sz w:val="32"/>
      <w:szCs w:val="32"/>
      <w:lang w:eastAsia="ja-JP"/>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b/>
      <w:bCs/>
      <w:i/>
      <w:iCs/>
      <w:sz w:val="28"/>
      <w:szCs w:val="28"/>
      <w:lang w:eastAsia="ja-JP"/>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b/>
      <w:bCs/>
      <w:sz w:val="26"/>
      <w:szCs w:val="26"/>
      <w:lang w:eastAsia="ja-JP"/>
    </w:rPr>
  </w:style>
  <w:style w:type="character" w:customStyle="1" w:styleId="Heading4Char">
    <w:name w:val="Heading 4 Char"/>
    <w:basedOn w:val="DefaultParagraphFont"/>
    <w:link w:val="Heading4"/>
    <w:uiPriority w:val="9"/>
    <w:semiHidden/>
    <w:rPr>
      <w:b/>
      <w:bCs/>
      <w:sz w:val="28"/>
      <w:szCs w:val="28"/>
      <w:lang w:eastAsia="ja-JP"/>
    </w:rPr>
  </w:style>
  <w:style w:type="character" w:customStyle="1" w:styleId="Heading5Char">
    <w:name w:val="Heading 5 Char"/>
    <w:basedOn w:val="DefaultParagraphFont"/>
    <w:link w:val="Heading5"/>
    <w:uiPriority w:val="9"/>
    <w:semiHidden/>
    <w:rPr>
      <w:b/>
      <w:bCs/>
      <w:i/>
      <w:iCs/>
      <w:sz w:val="26"/>
      <w:szCs w:val="26"/>
      <w:lang w:eastAsia="ja-JP"/>
    </w:rPr>
  </w:style>
  <w:style w:type="character" w:customStyle="1" w:styleId="Heading6Char">
    <w:name w:val="Heading 6 Char"/>
    <w:basedOn w:val="DefaultParagraphFont"/>
    <w:link w:val="Heading6"/>
    <w:uiPriority w:val="9"/>
    <w:semiHidden/>
    <w:rPr>
      <w:b/>
      <w:bCs/>
      <w:sz w:val="22"/>
      <w:szCs w:val="22"/>
      <w:lang w:eastAsia="ja-JP"/>
    </w:rPr>
  </w:style>
  <w:style w:type="character" w:customStyle="1" w:styleId="Heading7Char">
    <w:name w:val="Heading 7 Char"/>
    <w:basedOn w:val="DefaultParagraphFont"/>
    <w:link w:val="Heading7"/>
    <w:uiPriority w:val="9"/>
    <w:semiHidden/>
    <w:rPr>
      <w:lang w:eastAsia="ja-JP"/>
    </w:rPr>
  </w:style>
  <w:style w:type="character" w:customStyle="1" w:styleId="Heading8Char">
    <w:name w:val="Heading 8 Char"/>
    <w:basedOn w:val="DefaultParagraphFont"/>
    <w:link w:val="Heading8"/>
    <w:uiPriority w:val="9"/>
    <w:semiHidden/>
    <w:rPr>
      <w:i/>
      <w:iCs/>
      <w:lang w:eastAsia="ja-JP"/>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sz w:val="22"/>
      <w:szCs w:val="22"/>
      <w:lang w:eastAsia="ja-JP"/>
    </w:rPr>
  </w:style>
  <w:style w:type="paragraph" w:styleId="Header">
    <w:name w:val="header"/>
    <w:basedOn w:val="Normal"/>
    <w:link w:val="HeaderChar"/>
    <w:uiPriority w:val="99"/>
    <w:rsid w:val="00DF3A88"/>
    <w:pPr>
      <w:tabs>
        <w:tab w:val="center" w:pos="5040"/>
        <w:tab w:val="right" w:pos="10080"/>
      </w:tabs>
    </w:pPr>
  </w:style>
  <w:style w:type="character" w:customStyle="1" w:styleId="HeaderChar">
    <w:name w:val="Header Char"/>
    <w:basedOn w:val="DefaultParagraphFont"/>
    <w:link w:val="Header"/>
    <w:uiPriority w:val="99"/>
    <w:semiHidden/>
    <w:rPr>
      <w:rFonts w:ascii="Helvetica" w:eastAsia="Times New Roman" w:hAnsi="Helvetica" w:cs="Helvetica"/>
      <w:lang w:eastAsia="ja-JP"/>
    </w:rPr>
  </w:style>
  <w:style w:type="paragraph" w:styleId="Footer">
    <w:name w:val="footer"/>
    <w:basedOn w:val="Normal"/>
    <w:link w:val="FooterChar"/>
    <w:uiPriority w:val="99"/>
    <w:rsid w:val="00DF3A88"/>
    <w:pPr>
      <w:tabs>
        <w:tab w:val="center" w:pos="5040"/>
        <w:tab w:val="right" w:pos="10080"/>
      </w:tabs>
    </w:pPr>
  </w:style>
  <w:style w:type="character" w:customStyle="1" w:styleId="FooterChar">
    <w:name w:val="Footer Char"/>
    <w:basedOn w:val="DefaultParagraphFont"/>
    <w:link w:val="Footer"/>
    <w:uiPriority w:val="99"/>
    <w:semiHidden/>
    <w:rPr>
      <w:rFonts w:ascii="Helvetica" w:eastAsia="Times New Roman" w:hAnsi="Helvetica" w:cs="Helvetica"/>
      <w:lang w:eastAsia="ja-JP"/>
    </w:rPr>
  </w:style>
  <w:style w:type="table" w:styleId="TableGrid">
    <w:name w:val="Table Grid"/>
    <w:basedOn w:val="TableNormal"/>
    <w:uiPriority w:val="99"/>
    <w:rsid w:val="001811DC"/>
    <w:rPr>
      <w:rFonts w:ascii="Helvetica" w:eastAsia="Times New Roman" w:hAnsi="Helvetica" w:cs="Helvetica"/>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rsid w:val="000B064F"/>
  </w:style>
  <w:style w:type="paragraph" w:customStyle="1" w:styleId="nexdataversion1111">
    <w:name w:val="nexdata version=11.11"/>
    <w:basedOn w:val="Normal"/>
    <w:uiPriority w:val="99"/>
    <w:pPr>
      <w:widowControl w:val="0"/>
      <w:autoSpaceDE w:val="0"/>
      <w:autoSpaceDN w:val="0"/>
      <w:adjustRightInd w:val="0"/>
    </w:pPr>
    <w:rPr>
      <w:rFonts w:eastAsiaTheme="minorEastAsia" w:cstheme="minorBidi"/>
      <w:lang w:eastAsia="en-US"/>
    </w:rPr>
  </w:style>
  <w:style w:type="paragraph" w:customStyle="1" w:styleId="nexdatadocId18976">
    <w:name w:val="nexdata docId=18976"/>
    <w:basedOn w:val="Normal"/>
    <w:uiPriority w:val="99"/>
    <w:pPr>
      <w:widowControl w:val="0"/>
      <w:autoSpaceDE w:val="0"/>
      <w:autoSpaceDN w:val="0"/>
      <w:adjustRightInd w:val="0"/>
    </w:pPr>
    <w:rPr>
      <w:rFonts w:eastAsiaTheme="minorEastAsia" w:cstheme="minorBidi"/>
      <w:lang w:eastAsia="en-US"/>
    </w:rPr>
  </w:style>
  <w:style w:type="paragraph" w:styleId="BalloonText">
    <w:name w:val="Balloon Text"/>
    <w:basedOn w:val="Normal"/>
    <w:link w:val="BalloonTextChar"/>
    <w:uiPriority w:val="99"/>
    <w:semiHidden/>
    <w:unhideWhenUsed/>
    <w:rsid w:val="008579FB"/>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8579FB"/>
    <w:rPr>
      <w:rFonts w:ascii="Times New Roman" w:eastAsia="Times New Roman" w:hAnsi="Times New Roman" w:cs="Times New Roman"/>
      <w:sz w:val="18"/>
      <w:szCs w:val="18"/>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
<Relationship Id="rId1" Target="numbering.xml" Type="http://schemas.openxmlformats.org/officeDocument/2006/relationships/numbering"/>
<Relationship Id="rId10" Target="people.xml" Type="http://schemas.microsoft.com/office/2011/relationships/people"/>
<Relationship Id="rId11" Target="theme/theme1.xml" Type="http://schemas.openxmlformats.org/officeDocument/2006/relationships/theme"/>
<Relationship Id="rId2" Target="styles.xml" Type="http://schemas.openxmlformats.org/officeDocument/2006/relationships/styles"/>
<Relationship Id="rId3" Target="settings.xml" Type="http://schemas.openxmlformats.org/officeDocument/2006/relationships/settings"/>
<Relationship Id="rId4" Target="webSettings.xml" Type="http://schemas.openxmlformats.org/officeDocument/2006/relationships/webSettings"/>
<Relationship Id="rId5" Target="footnotes.xml" Type="http://schemas.openxmlformats.org/officeDocument/2006/relationships/footnotes"/>
<Relationship Id="rId6" Target="endnotes.xml" Type="http://schemas.openxmlformats.org/officeDocument/2006/relationships/endnotes"/>
<Relationship Id="rId7" Target="header1.xml" Type="http://schemas.openxmlformats.org/officeDocument/2006/relationships/header"/>
<Relationship Id="rId8" Target="footer1.xml" Type="http://schemas.openxmlformats.org/officeDocument/2006/relationships/footer"/>
<Relationship Id="rId9" Target="fontTable.xml" Type="http://schemas.openxmlformats.org/officeDocument/2006/relationships/fontTable"/>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1570</Words>
  <Characters>8640</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2020-04-23T22:41:00Z</dcterms:created>
  <dc:creator>ALBENA ILIEVA</dc:creator>
  <cp:lastModifiedBy>Mariana Lomeli Martinez</cp:lastModifiedBy>
  <dcterms:modified xsi:type="dcterms:W3CDTF">2020-04-23T22:41:00Z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aContractId">
    <vt:lpwstr>CW3171981</vt:lpwstr>
  </property>
  <property fmtid="{D5CDD505-2E9C-101B-9397-08002B2CF9AE}" pid="3" name="caSupplier">
    <vt:lpwstr>GEORGE P JOHNSON EVENT MARKETING</vt:lpwstr>
  </property>
  <property fmtid="{D5CDD505-2E9C-101B-9397-08002B2CF9AE}" pid="4" name="caSupplier.CorporateAddress.PostalAddress.Lines">
    <vt:lpwstr>401 3RD FL PRESTIGE TUDOR COURT 40</vt:lpwstr>
  </property>
  <property fmtid="{D5CDD505-2E9C-101B-9397-08002B2CF9AE}" pid="5" name="caSupplier.CorporateAddress.PostalAddress.City">
    <vt:lpwstr>BANGALORE</vt:lpwstr>
  </property>
  <property fmtid="{D5CDD505-2E9C-101B-9397-08002B2CF9AE}" pid="6" name="caSupplier.CorporateAddress.PostalAddress.State">
    <vt:lpwstr>KA</vt:lpwstr>
  </property>
  <property fmtid="{D5CDD505-2E9C-101B-9397-08002B2CF9AE}" pid="7" name="caSupplier.CorporateAddress.PostalAddress.PostalCode">
    <vt:lpwstr>560001</vt:lpwstr>
  </property>
  <property fmtid="{D5CDD505-2E9C-101B-9397-08002B2CF9AE}" pid="8" name="caSupplier.CorporateAddress.PostalAddress.Country.Name">
    <vt:lpwstr>India</vt:lpwstr>
  </property>
  <property fmtid="{D5CDD505-2E9C-101B-9397-08002B2CF9AE}" pid="9" name="cacus_ParentCW">
    <vt:lpwstr>4910016239</vt:lpwstr>
  </property>
  <property fmtid="{D5CDD505-2E9C-101B-9397-08002B2CF9AE}" pid="10" name="cacus_IBMLegalCompanyName">
    <vt:lpwstr>IBM Middle East FZ-LLC Saudi Arabia Branch</vt:lpwstr>
  </property>
  <property fmtid="{D5CDD505-2E9C-101B-9397-08002B2CF9AE}" pid="11" name="cacus_IBMLegalCompanyAddress">
    <vt:lpwstr>23rd Floor, Kingdom Tower, Olaya Street, PO Box 50705, Riyadh 11533, Riyadh, 01, SA, 11533</vt:lpwstr>
  </property>
  <property fmtid="{D5CDD505-2E9C-101B-9397-08002B2CF9AE}" pid="12" name="cacus_ProjectOwnerName">
    <vt:lpwstr>Izabella Pallagi-Sarány</vt:lpwstr>
  </property>
</Properties>
</file>