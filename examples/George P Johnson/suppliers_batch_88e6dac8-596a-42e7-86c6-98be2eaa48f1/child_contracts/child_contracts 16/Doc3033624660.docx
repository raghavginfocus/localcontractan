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558E"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7BE6FC94" w14:textId="77777777" w:rsidR="00AD747F" w:rsidRDefault="00AD4AD4">
      <w:pPr>
        <w:widowControl w:val="0"/>
        <w:autoSpaceDE w:val="0"/>
        <w:autoSpaceDN w:val="0"/>
        <w:adjustRightInd w:val="0"/>
        <w:divId w:val="3033624661"/>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Supplier.  Language that is either optional or where text must be inserted will be </w:t>
      </w:r>
      <w:r>
        <w:rPr>
          <w:rFonts w:ascii="Times New Roman" w:eastAsiaTheme="minorEastAsia" w:hAnsi="Times New Roman" w:cs="Times New Roman"/>
          <w:i/>
          <w:iCs/>
          <w:sz w:val="20"/>
          <w:szCs w:val="20"/>
          <w:u w:val="single"/>
          <w:lang w:eastAsia="en-US"/>
        </w:rPr>
        <w:t xml:space="preserve">underlined </w:t>
      </w:r>
      <w:r>
        <w:rPr>
          <w:rFonts w:ascii="Times New Roman" w:eastAsiaTheme="minorEastAsia" w:hAnsi="Times New Roman" w:cs="Times New Roman"/>
          <w:i/>
          <w:iCs/>
          <w:sz w:val="20"/>
          <w:szCs w:val="20"/>
          <w:lang w:eastAsia="en-US"/>
        </w:rPr>
        <w:t>throughout the document (delete language or options that are not applicable).</w:t>
      </w:r>
    </w:p>
    <w:p w14:paraId="6774AB5B"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i/>
          <w:iCs/>
          <w:lang w:eastAsia="en-US"/>
        </w:rPr>
      </w:pPr>
    </w:p>
    <w:p w14:paraId="01DEA9FD" w14:textId="77777777" w:rsidR="00AD747F" w:rsidRDefault="00AD4AD4">
      <w:pPr>
        <w:widowControl w:val="0"/>
        <w:autoSpaceDE w:val="0"/>
        <w:autoSpaceDN w:val="0"/>
        <w:adjustRightInd w:val="0"/>
        <w:divId w:val="3033624662"/>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14:paraId="562BFFEA" w14:textId="77777777" w:rsidR="00AD747F" w:rsidRDefault="00AD4AD4">
      <w:pPr>
        <w:widowControl w:val="0"/>
        <w:autoSpaceDE w:val="0"/>
        <w:autoSpaceDN w:val="0"/>
        <w:adjustRightInd w:val="0"/>
        <w:divId w:val="3033624663"/>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the Master SOW, please indicate below.  Otherwise, delete the reference to the SOW and the Master SOW</w:t>
      </w:r>
      <w:r>
        <w:rPr>
          <w:rFonts w:ascii="Times New Roman" w:eastAsiaTheme="minorEastAsia" w:hAnsi="Times New Roman" w:cs="Times New Roman"/>
          <w:sz w:val="20"/>
          <w:szCs w:val="20"/>
          <w:lang w:eastAsia="en-US"/>
        </w:rPr>
        <w:t>.</w:t>
      </w:r>
    </w:p>
    <w:p w14:paraId="710585E7"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b/>
          <w:bCs/>
          <w:sz w:val="20"/>
          <w:szCs w:val="20"/>
          <w:lang w:eastAsia="en-US"/>
        </w:rPr>
      </w:pPr>
    </w:p>
    <w:p w14:paraId="7BEEF436" w14:textId="21225A29" w:rsidR="00AD747F" w:rsidRDefault="00AD4AD4">
      <w:pPr>
        <w:widowControl w:val="0"/>
        <w:autoSpaceDE w:val="0"/>
        <w:autoSpaceDN w:val="0"/>
        <w:adjustRightInd w:val="0"/>
        <w:divId w:val="303362466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D23A77" w:rsidRPr="00BE6AE5">
        <w:rPr>
          <w:rFonts w:ascii="Times New Roman" w:eastAsiaTheme="minorEastAsia" w:hAnsi="Times New Roman" w:cs="Times New Roman"/>
          <w:sz w:val="20"/>
          <w:szCs w:val="20"/>
          <w:lang w:val="es-ES"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cacus_IBMLegalCompanyName \* MERGEFORMAT </w:instrText>
      </w:r>
      <w:r w:rsidR="00D23A77" w:rsidRPr="00BE6AE5">
        <w:rPr>
          <w:rFonts w:ascii="Times New Roman" w:eastAsiaTheme="minorEastAsia" w:hAnsi="Times New Roman" w:cs="Times New Roman"/>
          <w:sz w:val="20"/>
          <w:szCs w:val="20"/>
          <w:lang w:val="es-ES"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(Buyer) and </w:t>
      </w:r>
      <w:bookmarkStart w:id="0" w:name="TRMed970e9f70f140e4ae6ec0d8d62d71d1_0"/>
      <w:r w:rsidR="00D23A77" w:rsidRPr="00BE6AE5">
        <w:rPr>
          <w:rFonts w:ascii="Times New Roman" w:eastAsiaTheme="minorEastAsia" w:hAnsi="Times New Roman" w:cs="Times New Roman"/>
          <w:sz w:val="20"/>
          <w:szCs w:val="20"/>
          <w:lang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caSupplier  \* MERGEFORMAT </w:instrText>
      </w:r>
      <w:r w:rsidR="00D23A77" w:rsidRPr="00BE6AE5">
        <w:rPr>
          <w:rFonts w:ascii="Times New Roman" w:eastAsiaTheme="minorEastAsia" w:hAnsi="Times New Roman" w:cs="Times New Roman"/>
          <w:sz w:val="20"/>
          <w:szCs w:val="20"/>
          <w:lang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(Supplier) adopts and incorporates by reference all of the terms and conditions of the Base Agreement # </w:t>
      </w:r>
      <w:bookmarkStart w:id="1" w:name="TRMc86691ffe664428094d22b593d58af6d_0"/>
      <w:r w:rsidR="00D23A77" w:rsidRPr="000962D7">
        <w:rPr>
          <w:rFonts w:ascii="Times New Roman" w:eastAsiaTheme="minorEastAsia" w:hAnsi="Times New Roman" w:cs="Times New Roman"/>
          <w:bCs/>
          <w:sz w:val="20"/>
          <w:szCs w:val="20"/>
          <w:lang w:eastAsia="en-US"/>
        </w:rPr>
        <w:fldChar w:fldCharType="begin"/>
      </w:r>
      <w:r w:rsidR="00D23A77" w:rsidRPr="000962D7">
        <w:rPr>
          <w:rFonts w:ascii="Times New Roman" w:eastAsiaTheme="minorEastAsia" w:hAnsi="Times New Roman" w:cs="Times New Roman"/>
          <w:bCs/>
          <w:sz w:val="20"/>
          <w:szCs w:val="20"/>
          <w:lang w:eastAsia="en-US"/>
        </w:rPr>
        <w:instrText xml:space="preserve"> DOCPROPERTY  cacus_ParentCW  \* MERGEFORMAT </w:instrText>
      </w:r>
      <w:r w:rsidR="00D23A77" w:rsidRPr="000962D7">
        <w:rPr>
          <w:rFonts w:ascii="Times New Roman" w:eastAsiaTheme="minorEastAsia" w:hAnsi="Times New Roman" w:cs="Times New Roman"/>
          <w:bCs/>
          <w:sz w:val="20"/>
          <w:szCs w:val="20"/>
          <w:lang w:eastAsia="en-US"/>
        </w:rPr>
        <w:fldChar w:fldCharType="separate"/>
      </w:r>
      <w:r w:rsidR="007712B9">
        <w:rPr>
          <w:rFonts w:ascii="Times New Roman" w:eastAsiaTheme="minorEastAsia" w:hAnsi="Times New Roman" w:cs="Times New Roman"/>
          <w:bCs/>
          <w:sz w:val="20"/>
          <w:szCs w:val="20"/>
          <w:lang w:eastAsia="en-US"/>
        </w:rPr>
        <w:t xml:space="preserve"> </w:t>
      </w:r>
      <w:r w:rsidR="00D23A77" w:rsidRPr="000962D7">
        <w:rPr>
          <w:rFonts w:ascii="Times New Roman" w:eastAsiaTheme="minorEastAsia" w:hAnsi="Times New Roman" w:cs="Times New Roman"/>
          <w:bCs/>
          <w:sz w:val="20"/>
          <w:szCs w:val="20"/>
          <w:lang w:eastAsia="en-US"/>
        </w:rPr>
        <w:fldChar w:fldCharType="end"/>
      </w:r>
      <w:bookmarkEnd w:id="1"/>
      <w:r>
        <w:rPr>
          <w:rFonts w:ascii="Times New Roman" w:eastAsiaTheme="minorEastAsia" w:hAnsi="Times New Roman" w:cs="Times New Roman"/>
          <w:sz w:val="20"/>
          <w:szCs w:val="20"/>
          <w:lang w:eastAsia="en-US"/>
        </w:rPr>
        <w:t xml:space="preserve">  in effect as of the date hereof (Base Agreement) </w:t>
      </w:r>
      <w:r>
        <w:rPr>
          <w:rFonts w:ascii="Times New Roman" w:eastAsiaTheme="minorEastAsia" w:hAnsi="Times New Roman" w:cs="Times New Roman"/>
          <w:sz w:val="20"/>
          <w:szCs w:val="20"/>
          <w:u w:val="single"/>
          <w:lang w:eastAsia="en-US"/>
        </w:rPr>
        <w:t>and Statement of Work  /Master Statement of Work in effect as of the date hereof</w:t>
      </w:r>
      <w:r w:rsidR="00B3069B">
        <w:rPr>
          <w:rFonts w:ascii="Times New Roman" w:eastAsiaTheme="minorEastAsia" w:hAnsi="Times New Roman" w:cs="Times New Roman"/>
          <w:sz w:val="20"/>
          <w:szCs w:val="20"/>
          <w:u w:val="single"/>
          <w:lang w:eastAsia="en-US"/>
        </w:rPr>
        <w:t xml:space="preserve"> </w:t>
      </w:r>
      <w:r>
        <w:rPr>
          <w:rFonts w:ascii="Times New Roman" w:eastAsiaTheme="minorEastAsia" w:hAnsi="Times New Roman" w:cs="Times New Roman"/>
          <w:sz w:val="20"/>
          <w:szCs w:val="20"/>
          <w:u w:val="single"/>
          <w:lang w:eastAsia="en-US"/>
        </w:rPr>
        <w:t>(SOW / Master SOW</w:t>
      </w:r>
      <w:r>
        <w:rPr>
          <w:rFonts w:ascii="Times New Roman" w:eastAsiaTheme="minorEastAsia" w:hAnsi="Times New Roman" w:cs="Times New Roman"/>
          <w:b/>
          <w:bCs/>
          <w:sz w:val="20"/>
          <w:szCs w:val="20"/>
          <w:lang w:eastAsia="en-US"/>
        </w:rPr>
        <w:t xml:space="preserve">). </w:t>
      </w:r>
      <w:r>
        <w:rPr>
          <w:rFonts w:ascii="Times New Roman" w:eastAsiaTheme="minorEastAsia" w:hAnsi="Times New Roman" w:cs="Times New Roman"/>
          <w:sz w:val="20"/>
          <w:szCs w:val="20"/>
          <w:lang w:eastAsia="en-US"/>
        </w:rPr>
        <w:t xml:space="preserve">This PA automatically incorporates any future amendments to the Base Agreement referenced in this PA </w:t>
      </w:r>
      <w:r>
        <w:rPr>
          <w:rFonts w:ascii="Times New Roman" w:eastAsiaTheme="minorEastAsia" w:hAnsi="Times New Roman" w:cs="Times New Roman"/>
          <w:sz w:val="20"/>
          <w:szCs w:val="20"/>
          <w:u w:val="single"/>
          <w:lang w:eastAsia="en-US"/>
        </w:rPr>
        <w:t>and any future amendments to the SOW/Master SOW*, if referenced in this PA</w:t>
      </w:r>
      <w:r>
        <w:rPr>
          <w:rFonts w:ascii="Times New Roman" w:eastAsiaTheme="minorEastAsia" w:hAnsi="Times New Roman" w:cs="Times New Roman"/>
          <w:b/>
          <w:bCs/>
          <w:sz w:val="20"/>
          <w:szCs w:val="20"/>
          <w:u w:val="single"/>
          <w:lang w:eastAsia="en-US"/>
        </w:rPr>
        <w:t>,</w:t>
      </w:r>
      <w:r>
        <w:rPr>
          <w:rFonts w:ascii="Times New Roman" w:eastAsiaTheme="minorEastAsia" w:hAnsi="Times New Roman" w:cs="Times New Roman"/>
          <w:sz w:val="20"/>
          <w:szCs w:val="20"/>
          <w:lang w:eastAsia="en-US"/>
        </w:rPr>
        <w:t xml:space="preserve"> and will be made a part of this PA to the extent that the amendments do not conflict with the terms of this PA unless otherwise agreed to in writing by the parties to this PA.</w:t>
      </w:r>
    </w:p>
    <w:p w14:paraId="191BC13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D02FB9" w14:textId="77777777" w:rsidR="00AD747F" w:rsidRDefault="00AD4AD4">
      <w:pPr>
        <w:widowControl w:val="0"/>
        <w:autoSpaceDE w:val="0"/>
        <w:autoSpaceDN w:val="0"/>
        <w:adjustRightInd w:val="0"/>
        <w:divId w:val="3033624665"/>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you are adopting related SOWs/Master SOW, add the following clause</w:t>
      </w:r>
      <w:r>
        <w:rPr>
          <w:rFonts w:ascii="Times New Roman" w:eastAsiaTheme="minorEastAsia" w:hAnsi="Times New Roman" w:cs="Times New Roman"/>
          <w:sz w:val="20"/>
          <w:szCs w:val="20"/>
          <w:lang w:eastAsia="en-US"/>
        </w:rPr>
        <w:t>:</w:t>
      </w:r>
    </w:p>
    <w:p w14:paraId="45C3B6C1" w14:textId="77777777" w:rsidR="00AD747F" w:rsidRDefault="00AD4AD4">
      <w:pPr>
        <w:widowControl w:val="0"/>
        <w:autoSpaceDE w:val="0"/>
        <w:autoSpaceDN w:val="0"/>
        <w:adjustRightInd w:val="0"/>
        <w:divId w:val="303362466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u w:val="single"/>
          <w:lang w:eastAsia="en-US"/>
        </w:rPr>
        <w:t xml:space="preserve">However, any future amendments to the SOW/Master SOW referenced in this PA which affect price and part numbers for Deliverables are automatically incorporated and made a part of this PA. </w:t>
      </w:r>
    </w:p>
    <w:p w14:paraId="0046EF3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3C5305EA" w14:textId="77777777" w:rsidR="00AD747F" w:rsidRDefault="00AD4AD4">
      <w:pPr>
        <w:widowControl w:val="0"/>
        <w:autoSpaceDE w:val="0"/>
        <w:autoSpaceDN w:val="0"/>
        <w:adjustRightInd w:val="0"/>
        <w:divId w:val="3033624667"/>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EITHER THE SOW OR THE Master SOW, PLEASE INDICATE ABOVE.</w:t>
      </w:r>
    </w:p>
    <w:p w14:paraId="5816B70D" w14:textId="77777777" w:rsidR="00AD747F" w:rsidRDefault="00AD4AD4">
      <w:pPr>
        <w:widowControl w:val="0"/>
        <w:autoSpaceDE w:val="0"/>
        <w:autoSpaceDN w:val="0"/>
        <w:adjustRightInd w:val="0"/>
        <w:divId w:val="3033624668"/>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OTHERWISE, DELETE THE REFERENCE TO THE SOW AND THE Master SOW.</w:t>
      </w:r>
    </w:p>
    <w:p w14:paraId="7A795C2A" w14:textId="77777777" w:rsidR="00AD747F" w:rsidRDefault="00AD4AD4">
      <w:pPr>
        <w:widowControl w:val="0"/>
        <w:autoSpaceDE w:val="0"/>
        <w:autoSpaceDN w:val="0"/>
        <w:adjustRightInd w:val="0"/>
        <w:divId w:val="303362466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p>
    <w:p w14:paraId="1CD1AD6C" w14:textId="77777777" w:rsidR="00AD747F" w:rsidRDefault="00AD4AD4">
      <w:pPr>
        <w:widowControl w:val="0"/>
        <w:autoSpaceDE w:val="0"/>
        <w:autoSpaceDN w:val="0"/>
        <w:adjustRightInd w:val="0"/>
        <w:divId w:val="303362467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2F6CCF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121290B" w14:textId="77777777" w:rsidR="00AD747F" w:rsidRDefault="00AD4AD4">
      <w:pPr>
        <w:widowControl w:val="0"/>
        <w:autoSpaceDE w:val="0"/>
        <w:autoSpaceDN w:val="0"/>
        <w:adjustRightInd w:val="0"/>
        <w:divId w:val="3033624671"/>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30306FA0"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3724CA"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578B4727" w14:textId="77777777" w:rsidR="00AD747F" w:rsidRDefault="00AD4AD4">
      <w:pPr>
        <w:pStyle w:val="Heading1"/>
        <w:numPr>
          <w:ilvl w:val="0"/>
          <w:numId w:val="4"/>
        </w:numPr>
        <w:tabs>
          <w:tab w:val="clear" w:pos="360"/>
          <w:tab w:val="num" w:pos="432"/>
        </w:tabs>
        <w:ind w:left="0" w:right="6" w:firstLine="0"/>
        <w:divId w:val="3033624672"/>
        <w:rPr>
          <w:rFonts w:ascii="Times New Roman" w:hAnsi="Times New Roman" w:cs="Times New Roman"/>
        </w:rPr>
      </w:pPr>
      <w:r>
        <w:rPr>
          <w:rFonts w:ascii="Times New Roman" w:hAnsi="Times New Roman" w:cs="Times New Roman"/>
          <w:b/>
          <w:bCs/>
          <w:sz w:val="20"/>
          <w:szCs w:val="20"/>
        </w:rPr>
        <w:t>Prior Communications and Order of Precedence</w:t>
      </w:r>
      <w:r>
        <w:rPr>
          <w:rFonts w:ascii="Times New Roman" w:hAnsi="Times New Roman" w:cs="Times New Roman"/>
        </w:rPr>
        <w:t> </w:t>
      </w:r>
    </w:p>
    <w:p w14:paraId="153580FB" w14:textId="77777777" w:rsidR="00AD747F" w:rsidRDefault="00AD4AD4">
      <w:pPr>
        <w:widowControl w:val="0"/>
        <w:autoSpaceDE w:val="0"/>
        <w:autoSpaceDN w:val="0"/>
        <w:adjustRightInd w:val="0"/>
        <w:ind w:right="6"/>
        <w:divId w:val="303365057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14:paraId="40A1E08B" w14:textId="77777777" w:rsidR="00AD747F" w:rsidRDefault="00AD747F">
      <w:pPr>
        <w:widowControl w:val="0"/>
        <w:autoSpaceDE w:val="0"/>
        <w:autoSpaceDN w:val="0"/>
        <w:adjustRightInd w:val="0"/>
        <w:ind w:right="6"/>
        <w:rPr>
          <w:rFonts w:ascii="Times New Roman" w:eastAsiaTheme="minorEastAsia" w:hAnsi="Times New Roman" w:cs="Times New Roman"/>
          <w:lang w:eastAsia="en-US"/>
        </w:rPr>
      </w:pPr>
    </w:p>
    <w:p w14:paraId="1D3019A7" w14:textId="77777777" w:rsidR="00AD747F" w:rsidRDefault="00AD4AD4">
      <w:pPr>
        <w:pStyle w:val="Heading1"/>
        <w:numPr>
          <w:ilvl w:val="0"/>
          <w:numId w:val="4"/>
        </w:numPr>
        <w:tabs>
          <w:tab w:val="clear" w:pos="360"/>
          <w:tab w:val="num" w:pos="432"/>
        </w:tabs>
        <w:ind w:left="0" w:firstLine="0"/>
        <w:divId w:val="3033650574"/>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5954D762" w14:textId="74E7F5D0" w:rsidR="00AD747F" w:rsidRDefault="00AD4AD4">
      <w:pPr>
        <w:widowControl w:val="0"/>
        <w:autoSpaceDE w:val="0"/>
        <w:autoSpaceDN w:val="0"/>
        <w:adjustRightInd w:val="0"/>
        <w:divId w:val="303365057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replaces the Subsection titled </w:t>
      </w:r>
      <w:r>
        <w:rPr>
          <w:rFonts w:ascii="Times New Roman" w:eastAsiaTheme="minorEastAsia" w:hAnsi="Times New Roman" w:cs="Times New Roman"/>
          <w:b/>
          <w:bCs/>
          <w:i/>
          <w:iCs/>
          <w:sz w:val="20"/>
          <w:szCs w:val="20"/>
          <w:lang w:eastAsia="en-US"/>
        </w:rPr>
        <w:t>Choice of Law and Forum; Waiver of Jury Trial; Limitation of Action</w:t>
      </w:r>
      <w:r>
        <w:rPr>
          <w:rFonts w:ascii="Times New Roman" w:eastAsiaTheme="minorEastAsia" w:hAnsi="Times New Roman" w:cs="Times New Roman"/>
          <w:sz w:val="20"/>
          <w:szCs w:val="20"/>
          <w:lang w:eastAsia="en-US"/>
        </w:rPr>
        <w:t xml:space="preserve"> of the referenced Base Agreement: This Agreement and the performance of transactions under this Agreement will be governed by the laws of </w:t>
      </w:r>
      <w:r w:rsidR="006A561B">
        <w:rPr>
          <w:rFonts w:ascii="Times New Roman" w:eastAsiaTheme="minorEastAsia" w:hAnsi="Times New Roman" w:cs="Times New Roman"/>
          <w:sz w:val="20"/>
          <w:szCs w:val="20"/>
          <w:lang w:eastAsia="en-US"/>
        </w:rPr>
        <w:t>Saudi Arabia</w:t>
      </w:r>
      <w:r>
        <w:rPr>
          <w:rFonts w:ascii="Times New Roman" w:eastAsiaTheme="minorEastAsia" w:hAnsi="Times New Roman" w:cs="Times New Roman"/>
          <w:sz w:val="20"/>
          <w:szCs w:val="20"/>
          <w:lang w:eastAsia="en-US"/>
        </w:rPr>
        <w:t>.</w:t>
      </w:r>
    </w:p>
    <w:p w14:paraId="26D7C1E4" w14:textId="77777777" w:rsidR="00AD747F" w:rsidRDefault="00AD4AD4">
      <w:pPr>
        <w:widowControl w:val="0"/>
        <w:autoSpaceDE w:val="0"/>
        <w:autoSpaceDN w:val="0"/>
        <w:adjustRightInd w:val="0"/>
        <w:divId w:val="303365057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3E3601E6" w14:textId="77777777" w:rsidR="00AD747F" w:rsidRDefault="00AD4AD4">
      <w:pPr>
        <w:widowControl w:val="0"/>
        <w:autoSpaceDE w:val="0"/>
        <w:autoSpaceDN w:val="0"/>
        <w:adjustRightInd w:val="0"/>
        <w:divId w:val="303365057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application of the above referenced laws is without regard to applicable conflict of laws principles. The United Nations Convention on Contracts for the International Sale of Goods does not apply. The parties expressly waive any right to a jury trial regarding disputes related to this Agreement. Unless otherwise provided by applicable law without the possibility of contractual waiver or limitation, any legal or other action related to a breach of this Agreement must be commenced no later than two (2) years from the date on which the cause of action arose.</w:t>
      </w:r>
    </w:p>
    <w:p w14:paraId="38F3A5A1"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7625D97E" w14:textId="77777777" w:rsidR="00AD747F" w:rsidRDefault="00AD4AD4">
      <w:pPr>
        <w:pStyle w:val="Heading1"/>
        <w:numPr>
          <w:ilvl w:val="0"/>
          <w:numId w:val="4"/>
        </w:numPr>
        <w:tabs>
          <w:tab w:val="clear" w:pos="360"/>
          <w:tab w:val="num" w:pos="432"/>
        </w:tabs>
        <w:ind w:left="0" w:right="6" w:firstLine="0"/>
        <w:divId w:val="3033650578"/>
        <w:rPr>
          <w:rFonts w:ascii="Times New Roman" w:hAnsi="Times New Roman" w:cs="Times New Roman"/>
        </w:rPr>
      </w:pPr>
      <w:r>
        <w:br w:type="page"/>
      </w:r>
      <w:r>
        <w:rPr>
          <w:rFonts w:ascii="Times New Roman" w:hAnsi="Times New Roman" w:cs="Times New Roman"/>
          <w:b/>
          <w:bCs/>
          <w:sz w:val="20"/>
          <w:szCs w:val="20"/>
        </w:rPr>
        <w:lastRenderedPageBreak/>
        <w:t>Data Privacy</w:t>
      </w:r>
      <w:r>
        <w:rPr>
          <w:rFonts w:ascii="Times New Roman" w:hAnsi="Times New Roman" w:cs="Times New Roman"/>
          <w:sz w:val="20"/>
          <w:szCs w:val="20"/>
        </w:rPr>
        <w:t> </w:t>
      </w:r>
    </w:p>
    <w:p w14:paraId="2515A5F8" w14:textId="77777777" w:rsidR="00AD747F" w:rsidRDefault="00AD4AD4">
      <w:pPr>
        <w:widowControl w:val="0"/>
        <w:autoSpaceDE w:val="0"/>
        <w:autoSpaceDN w:val="0"/>
        <w:adjustRightInd w:val="0"/>
        <w:ind w:right="6"/>
        <w:divId w:val="303365057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In addition to the parties obligations under the "Exchange of Information" Subsection of the referenced Base Agreement or any disclosure/nondisclosure agreements, where under this PA Buyer discloses information relating to an identified or identifiable individual, partnership, corporation or other legal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in order for Supplier to perform its obligations under this PA, or where Buyer consents to the transfer in writing. Buyer may, upon reasonable notice, audit and verify Supplier’s compliance with the provisions of this Section. On termination of this PA Supplier shall, at Buyer’s request, promptly return or erase all Personal Data stored in its internal systems.</w:t>
      </w:r>
    </w:p>
    <w:p w14:paraId="4A8CE3D9" w14:textId="77777777" w:rsidR="00AD747F" w:rsidRDefault="00AD747F">
      <w:pPr>
        <w:widowControl w:val="0"/>
        <w:autoSpaceDE w:val="0"/>
        <w:autoSpaceDN w:val="0"/>
        <w:adjustRightInd w:val="0"/>
        <w:ind w:right="6"/>
        <w:rPr>
          <w:rFonts w:ascii="Times New Roman" w:eastAsiaTheme="minorEastAsia" w:hAnsi="Times New Roman" w:cs="Times New Roman"/>
          <w:sz w:val="20"/>
          <w:szCs w:val="20"/>
          <w:lang w:eastAsia="en-US"/>
        </w:rPr>
      </w:pPr>
    </w:p>
    <w:p w14:paraId="1A0DE3FC" w14:textId="77777777" w:rsidR="00AD747F" w:rsidRDefault="00AD4AD4">
      <w:pPr>
        <w:pStyle w:val="Heading1"/>
        <w:numPr>
          <w:ilvl w:val="0"/>
          <w:numId w:val="4"/>
        </w:numPr>
        <w:tabs>
          <w:tab w:val="clear" w:pos="360"/>
          <w:tab w:val="num" w:pos="432"/>
        </w:tabs>
        <w:ind w:left="0" w:firstLine="0"/>
        <w:divId w:val="3033650580"/>
        <w:rPr>
          <w:rFonts w:ascii="Times New Roman" w:hAnsi="Times New Roman" w:cs="Times New Roman"/>
        </w:rPr>
      </w:pPr>
      <w:r>
        <w:rPr>
          <w:rFonts w:ascii="Times New Roman" w:hAnsi="Times New Roman" w:cs="Times New Roman"/>
          <w:b/>
          <w:bCs/>
          <w:sz w:val="20"/>
          <w:szCs w:val="20"/>
        </w:rPr>
        <w:t>Ongoing Warranties</w:t>
      </w:r>
      <w:r>
        <w:rPr>
          <w:rFonts w:ascii="Times New Roman" w:hAnsi="Times New Roman" w:cs="Times New Roman"/>
          <w:sz w:val="20"/>
          <w:szCs w:val="20"/>
        </w:rPr>
        <w:t> </w:t>
      </w:r>
    </w:p>
    <w:p w14:paraId="21F00075" w14:textId="77777777" w:rsidR="00AD747F" w:rsidRDefault="00AD4AD4">
      <w:pPr>
        <w:widowControl w:val="0"/>
        <w:autoSpaceDE w:val="0"/>
        <w:autoSpaceDN w:val="0"/>
        <w:adjustRightInd w:val="0"/>
        <w:divId w:val="303365058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following sentence is added to this section: It is the Supplier's obligation to ensure to comply with any laws/regulations applicable in the country the end-user/customer is located.</w:t>
      </w:r>
    </w:p>
    <w:p w14:paraId="0F4E4E0A"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A149EB0" w14:textId="77777777" w:rsidR="00AD747F" w:rsidRDefault="00AD4AD4">
      <w:pPr>
        <w:pStyle w:val="Heading1"/>
        <w:numPr>
          <w:ilvl w:val="0"/>
          <w:numId w:val="4"/>
        </w:numPr>
        <w:tabs>
          <w:tab w:val="clear" w:pos="360"/>
          <w:tab w:val="num" w:pos="432"/>
        </w:tabs>
        <w:ind w:left="0" w:firstLine="0"/>
        <w:divId w:val="3033650582"/>
        <w:rPr>
          <w:rFonts w:ascii="Times New Roman" w:hAnsi="Times New Roman" w:cs="Times New Roman"/>
        </w:rPr>
      </w:pPr>
      <w:r>
        <w:rPr>
          <w:rFonts w:ascii="Times New Roman" w:hAnsi="Times New Roman" w:cs="Times New Roman"/>
          <w:b/>
          <w:bCs/>
          <w:sz w:val="20"/>
          <w:szCs w:val="20"/>
        </w:rPr>
        <w:t>Supplier and Supplier Personnel</w:t>
      </w:r>
      <w:r>
        <w:rPr>
          <w:rFonts w:ascii="Times New Roman" w:hAnsi="Times New Roman" w:cs="Times New Roman"/>
          <w:sz w:val="20"/>
          <w:szCs w:val="20"/>
        </w:rPr>
        <w:t> </w:t>
      </w:r>
    </w:p>
    <w:p w14:paraId="1418A39A" w14:textId="77777777" w:rsidR="00AD747F" w:rsidRDefault="00AD4AD4">
      <w:pPr>
        <w:widowControl w:val="0"/>
        <w:autoSpaceDE w:val="0"/>
        <w:autoSpaceDN w:val="0"/>
        <w:adjustRightInd w:val="0"/>
        <w:divId w:val="303365058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The following sentence is added to this section: Supplier will comply with the provisions of the applicable laws on Employment of Foreigners and Buyer has the right to request evidence with regard to that compliance. </w:t>
      </w:r>
    </w:p>
    <w:p w14:paraId="1049005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BA0038B" w14:textId="77777777" w:rsidR="00AD747F" w:rsidRDefault="00AD4AD4">
      <w:pPr>
        <w:pStyle w:val="Heading1"/>
        <w:numPr>
          <w:ilvl w:val="0"/>
          <w:numId w:val="4"/>
        </w:numPr>
        <w:tabs>
          <w:tab w:val="clear" w:pos="360"/>
          <w:tab w:val="num" w:pos="432"/>
        </w:tabs>
        <w:ind w:left="0" w:firstLine="0"/>
        <w:divId w:val="3033650584"/>
        <w:rPr>
          <w:rFonts w:ascii="Times New Roman" w:hAnsi="Times New Roman" w:cs="Times New Roman"/>
        </w:rPr>
      </w:pPr>
      <w:r>
        <w:rPr>
          <w:rFonts w:ascii="Times New Roman" w:hAnsi="Times New Roman" w:cs="Times New Roman"/>
          <w:b/>
          <w:bCs/>
          <w:sz w:val="20"/>
          <w:szCs w:val="20"/>
        </w:rPr>
        <w:t>Business Ethics/FCPA</w:t>
      </w:r>
      <w:r>
        <w:rPr>
          <w:rFonts w:ascii="Times New Roman" w:hAnsi="Times New Roman" w:cs="Times New Roman"/>
          <w:sz w:val="20"/>
          <w:szCs w:val="20"/>
        </w:rPr>
        <w:t> </w:t>
      </w:r>
    </w:p>
    <w:p w14:paraId="24B4CCD4" w14:textId="77777777" w:rsidR="00AD747F" w:rsidRDefault="00AD4AD4">
      <w:pPr>
        <w:widowControl w:val="0"/>
        <w:autoSpaceDE w:val="0"/>
        <w:autoSpaceDN w:val="0"/>
        <w:adjustRightInd w:val="0"/>
        <w:divId w:val="303365058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Supplier agrees to comply with the highest ethical principles in performing under this Agreement. Supplier will not offer or make payments or gifts (monetary or otherwise) to anyone for the purpose of wrongfully influencing decisions in favor of Buyer directly or indirectly. Buyer may terminate this Agreement immediately in case 1) a breach of this clause or 2) when Buyer reasonably believes such a breach has occurred or is likely to occur.</w:t>
      </w:r>
    </w:p>
    <w:p w14:paraId="4722B8FB"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A1F5877" w14:textId="77777777" w:rsidR="00AD747F" w:rsidRDefault="00AD4AD4">
      <w:pPr>
        <w:pStyle w:val="Heading1"/>
        <w:numPr>
          <w:ilvl w:val="0"/>
          <w:numId w:val="4"/>
        </w:numPr>
        <w:tabs>
          <w:tab w:val="clear" w:pos="360"/>
          <w:tab w:val="num" w:pos="432"/>
        </w:tabs>
        <w:ind w:left="0" w:firstLine="0"/>
        <w:divId w:val="3033650586"/>
        <w:rPr>
          <w:rFonts w:ascii="Times New Roman" w:hAnsi="Times New Roman" w:cs="Times New Roman"/>
        </w:rPr>
      </w:pPr>
      <w:r>
        <w:rPr>
          <w:rFonts w:ascii="Times New Roman" w:hAnsi="Times New Roman" w:cs="Times New Roman"/>
          <w:b/>
          <w:bCs/>
          <w:sz w:val="20"/>
          <w:szCs w:val="20"/>
        </w:rPr>
        <w:t>Assignment</w:t>
      </w:r>
      <w:r>
        <w:rPr>
          <w:rFonts w:ascii="Times New Roman" w:hAnsi="Times New Roman" w:cs="Times New Roman"/>
          <w:sz w:val="20"/>
          <w:szCs w:val="20"/>
        </w:rPr>
        <w:t> </w:t>
      </w:r>
    </w:p>
    <w:p w14:paraId="3F919A8F" w14:textId="77777777" w:rsidR="00AD747F" w:rsidRDefault="00AD4AD4">
      <w:pPr>
        <w:widowControl w:val="0"/>
        <w:autoSpaceDE w:val="0"/>
        <w:autoSpaceDN w:val="0"/>
        <w:adjustRightInd w:val="0"/>
        <w:divId w:val="303365058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Buyer reserves the right to assign its rights, delegate or subcontract its duties under this Agreement in whole or in part to third parties or Buyer’s Affiliates without notice or the prior written consent of Supplier.</w:t>
      </w:r>
    </w:p>
    <w:p w14:paraId="4FE324C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07F044" w14:textId="77777777" w:rsidR="00AD747F" w:rsidRDefault="00AD4AD4">
      <w:pPr>
        <w:pStyle w:val="Heading1"/>
        <w:numPr>
          <w:ilvl w:val="0"/>
          <w:numId w:val="4"/>
        </w:numPr>
        <w:tabs>
          <w:tab w:val="clear" w:pos="360"/>
          <w:tab w:val="num" w:pos="432"/>
        </w:tabs>
        <w:ind w:left="0" w:firstLine="0"/>
        <w:divId w:val="3033650588"/>
        <w:rPr>
          <w:rFonts w:ascii="Times New Roman" w:hAnsi="Times New Roman" w:cs="Times New Roman"/>
        </w:rPr>
      </w:pPr>
      <w:r>
        <w:rPr>
          <w:rFonts w:ascii="Times New Roman" w:hAnsi="Times New Roman" w:cs="Times New Roman"/>
          <w:b/>
          <w:bCs/>
          <w:sz w:val="20"/>
          <w:szCs w:val="20"/>
        </w:rPr>
        <w:t>Survival</w:t>
      </w:r>
    </w:p>
    <w:p w14:paraId="43993D17" w14:textId="77777777" w:rsidR="00AD747F" w:rsidRDefault="00AD4AD4">
      <w:pPr>
        <w:widowControl w:val="0"/>
        <w:autoSpaceDE w:val="0"/>
        <w:autoSpaceDN w:val="0"/>
        <w:adjustRightInd w:val="0"/>
        <w:divId w:val="303365058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68C973C5"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36B334C" w14:textId="77777777" w:rsidR="00AD747F" w:rsidRDefault="00AD4AD4">
      <w:pPr>
        <w:pStyle w:val="Heading1"/>
        <w:numPr>
          <w:ilvl w:val="0"/>
          <w:numId w:val="4"/>
        </w:numPr>
        <w:tabs>
          <w:tab w:val="clear" w:pos="360"/>
          <w:tab w:val="num" w:pos="432"/>
        </w:tabs>
        <w:ind w:left="0" w:firstLine="0"/>
        <w:divId w:val="3033650590"/>
        <w:rPr>
          <w:rFonts w:ascii="Times New Roman" w:hAnsi="Times New Roman" w:cs="Times New Roman"/>
        </w:rPr>
      </w:pPr>
      <w:r>
        <w:rPr>
          <w:rFonts w:ascii="Times New Roman" w:hAnsi="Times New Roman" w:cs="Times New Roman"/>
          <w:b/>
          <w:bCs/>
          <w:sz w:val="20"/>
          <w:szCs w:val="20"/>
        </w:rPr>
        <w:t>Access to Premises</w:t>
      </w:r>
      <w:r>
        <w:rPr>
          <w:rFonts w:ascii="Times New Roman" w:hAnsi="Times New Roman" w:cs="Times New Roman"/>
          <w:sz w:val="20"/>
          <w:szCs w:val="20"/>
        </w:rPr>
        <w:t> </w:t>
      </w:r>
    </w:p>
    <w:p w14:paraId="129B9F36" w14:textId="5A7910E7" w:rsidR="00AD747F" w:rsidRDefault="00AD4AD4">
      <w:pPr>
        <w:widowControl w:val="0"/>
        <w:autoSpaceDE w:val="0"/>
        <w:autoSpaceDN w:val="0"/>
        <w:adjustRightInd w:val="0"/>
        <w:divId w:val="303365059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sections are to be deleted from the Subsection titled </w:t>
      </w:r>
      <w:r>
        <w:rPr>
          <w:rFonts w:ascii="Times New Roman" w:eastAsiaTheme="minorEastAsia" w:hAnsi="Times New Roman" w:cs="Times New Roman"/>
          <w:b/>
          <w:bCs/>
          <w:i/>
          <w:iCs/>
          <w:sz w:val="20"/>
          <w:szCs w:val="20"/>
          <w:lang w:eastAsia="en-US"/>
        </w:rPr>
        <w:t xml:space="preserve">Access to Premises </w:t>
      </w:r>
      <w:r>
        <w:rPr>
          <w:rFonts w:ascii="Times New Roman" w:eastAsiaTheme="minorEastAsia" w:hAnsi="Times New Roman" w:cs="Times New Roman"/>
          <w:sz w:val="20"/>
          <w:szCs w:val="20"/>
          <w:lang w:eastAsia="en-US"/>
        </w:rPr>
        <w:t xml:space="preserve">of the referenced Base Agreement: </w:t>
      </w:r>
    </w:p>
    <w:p w14:paraId="7737A1B9" w14:textId="77777777" w:rsidR="00AD747F" w:rsidRDefault="00AD4AD4">
      <w:pPr>
        <w:widowControl w:val="0"/>
        <w:autoSpaceDE w:val="0"/>
        <w:autoSpaceDN w:val="0"/>
        <w:adjustRightInd w:val="0"/>
        <w:divId w:val="303365059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2C441E82" w14:textId="77777777" w:rsidR="00AD747F" w:rsidRDefault="00AD4AD4">
      <w:pPr>
        <w:widowControl w:val="0"/>
        <w:autoSpaceDE w:val="0"/>
        <w:autoSpaceDN w:val="0"/>
        <w:adjustRightInd w:val="0"/>
        <w:divId w:val="303365059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will: </w:t>
      </w:r>
    </w:p>
    <w:p w14:paraId="4C533512" w14:textId="77777777" w:rsidR="00AD747F" w:rsidRDefault="00AD4AD4">
      <w:pPr>
        <w:widowControl w:val="0"/>
        <w:autoSpaceDE w:val="0"/>
        <w:autoSpaceDN w:val="0"/>
        <w:adjustRightInd w:val="0"/>
        <w:divId w:val="303365059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1. to the extent permitted by local law, ensure that Supplier Personnel assigned to work on Buyer’s premises will participate in a pre-employment criminal background check covering the counties in which the person was employed or resided for the past seven years (or longer as required by State legislation), and inform Buyer of any negative findings; </w:t>
      </w:r>
    </w:p>
    <w:p w14:paraId="2F27D732" w14:textId="77777777" w:rsidR="00AD747F" w:rsidRDefault="00AD4AD4">
      <w:pPr>
        <w:widowControl w:val="0"/>
        <w:autoSpaceDE w:val="0"/>
        <w:autoSpaceDN w:val="0"/>
        <w:adjustRightInd w:val="0"/>
        <w:divId w:val="303365059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2. inform Buyer if a former employee of Buyer will be assigned work under this Agreement, such assignment subject to Buyer approval;</w:t>
      </w:r>
    </w:p>
    <w:p w14:paraId="267762F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1C9AB6" w14:textId="77777777" w:rsidR="00AD747F" w:rsidRDefault="00AD4AD4">
      <w:pPr>
        <w:widowControl w:val="0"/>
        <w:autoSpaceDE w:val="0"/>
        <w:autoSpaceDN w:val="0"/>
        <w:adjustRightInd w:val="0"/>
        <w:ind w:left="432" w:right="432"/>
        <w:rPr>
          <w:rFonts w:ascii="Times New Roman" w:eastAsiaTheme="minorEastAsia" w:hAnsi="Times New Roman" w:cs="Times New Roman"/>
          <w:lang w:eastAsia="en-US"/>
        </w:rPr>
      </w:pPr>
      <w:r>
        <w:rPr>
          <w:rFonts w:eastAsiaTheme="minorEastAsia" w:cstheme="minorBidi"/>
          <w:lang w:eastAsia="en-US"/>
        </w:rPr>
        <w:lastRenderedPageBreak/>
        <w:br w:type="page"/>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58"/>
        <w:gridCol w:w="265"/>
        <w:gridCol w:w="4317"/>
      </w:tblGrid>
      <w:tr w:rsidR="00AD747F" w14:paraId="18983B08" w14:textId="77777777">
        <w:tc>
          <w:tcPr>
            <w:tcW w:w="4949" w:type="dxa"/>
            <w:tcBorders>
              <w:bottom w:val="nil"/>
              <w:right w:val="nil"/>
            </w:tcBorders>
          </w:tcPr>
          <w:p w14:paraId="5D68110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lastRenderedPageBreak/>
              <w:t>ACCEPTED AND AGREED TO:</w:t>
            </w:r>
          </w:p>
        </w:tc>
        <w:tc>
          <w:tcPr>
            <w:tcW w:w="719" w:type="dxa"/>
            <w:tcBorders>
              <w:left w:val="nil"/>
              <w:bottom w:val="nil"/>
              <w:right w:val="nil"/>
            </w:tcBorders>
          </w:tcPr>
          <w:p w14:paraId="7C63373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 </w:t>
            </w:r>
          </w:p>
        </w:tc>
        <w:tc>
          <w:tcPr>
            <w:tcW w:w="4949" w:type="dxa"/>
            <w:tcBorders>
              <w:left w:val="nil"/>
              <w:bottom w:val="nil"/>
            </w:tcBorders>
          </w:tcPr>
          <w:p w14:paraId="054A908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r>
      <w:tr w:rsidR="00AD747F" w14:paraId="5A68FDCB" w14:textId="77777777">
        <w:tc>
          <w:tcPr>
            <w:tcW w:w="4949" w:type="dxa"/>
            <w:tcBorders>
              <w:top w:val="nil"/>
              <w:bottom w:val="nil"/>
              <w:right w:val="nil"/>
            </w:tcBorders>
          </w:tcPr>
          <w:p w14:paraId="231D522A" w14:textId="44A4A237"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val="es-ES" w:eastAsia="en-US"/>
              </w:rPr>
              <w:fldChar w:fldCharType="begin"/>
            </w:r>
            <w:r w:rsidRPr="00EC0316">
              <w:rPr>
                <w:rFonts w:ascii="Times New Roman" w:eastAsiaTheme="minorEastAsia" w:hAnsi="Times New Roman" w:cs="Times New Roman"/>
                <w:b/>
                <w:bCs/>
                <w:lang w:val="es-ES" w:eastAsia="en-US"/>
              </w:rPr>
              <w:instrText xml:space="preserve"> DOCPROPERTY cacus_IBMLegalCompanyName \* MERGEFORMAT </w:instrText>
            </w:r>
            <w:r w:rsidRPr="00EC0316">
              <w:rPr>
                <w:rFonts w:ascii="Times New Roman" w:eastAsiaTheme="minorEastAsia" w:hAnsi="Times New Roman" w:cs="Times New Roman"/>
                <w:b/>
                <w:bCs/>
                <w:lang w:val="es-ES"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p>
        </w:tc>
        <w:tc>
          <w:tcPr>
            <w:tcW w:w="719" w:type="dxa"/>
            <w:tcBorders>
              <w:top w:val="nil"/>
              <w:left w:val="nil"/>
              <w:bottom w:val="nil"/>
              <w:right w:val="nil"/>
            </w:tcBorders>
          </w:tcPr>
          <w:p w14:paraId="36E5C7D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28302786" w14:textId="6455FD5A"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eastAsia="en-US"/>
              </w:rPr>
              <w:fldChar w:fldCharType="begin"/>
            </w:r>
            <w:r w:rsidRPr="00EC0316">
              <w:rPr>
                <w:rFonts w:ascii="Times New Roman" w:eastAsiaTheme="minorEastAsia" w:hAnsi="Times New Roman" w:cs="Times New Roman"/>
                <w:b/>
                <w:bCs/>
                <w:lang w:val="es-ES" w:eastAsia="en-US"/>
              </w:rPr>
              <w:instrText xml:space="preserve"> DOCPROPERTY caSupplier  \* MERGEFORMAT </w:instrText>
            </w:r>
            <w:r w:rsidRPr="00EC0316">
              <w:rPr>
                <w:rFonts w:ascii="Times New Roman" w:eastAsiaTheme="minorEastAsia" w:hAnsi="Times New Roman" w:cs="Times New Roman"/>
                <w:b/>
                <w:bCs/>
                <w:lang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r w:rsidR="00AD4AD4">
              <w:rPr>
                <w:rFonts w:ascii="Times New Roman" w:eastAsiaTheme="minorEastAsia" w:hAnsi="Times New Roman" w:cs="Times New Roman"/>
                <w:lang w:eastAsia="en-US"/>
              </w:rPr>
              <w:t>  </w:t>
            </w:r>
          </w:p>
        </w:tc>
      </w:tr>
      <w:tr w:rsidR="00AD747F" w14:paraId="3EEDDD16" w14:textId="77777777">
        <w:tc>
          <w:tcPr>
            <w:tcW w:w="4949" w:type="dxa"/>
            <w:tcBorders>
              <w:top w:val="nil"/>
              <w:bottom w:val="nil"/>
              <w:right w:val="nil"/>
            </w:tcBorders>
          </w:tcPr>
          <w:p w14:paraId="08DD44D8" w14:textId="53DE762B"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r w:rsidR="006A561B">
              <w:rPr>
                <w:rFonts w:ascii="Times New Roman" w:eastAsiaTheme="minorEastAsia" w:hAnsi="Times New Roman" w:cs="Times New Roman"/>
                <w:lang w:eastAsia="en-US"/>
              </w:rPr>
              <w:t xml:space="preserve"> </w:t>
            </w:r>
          </w:p>
          <w:p w14:paraId="2BA6BBC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367DB8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00F60C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14:paraId="38FF8DC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46B95D1D" w14:textId="77777777">
        <w:tc>
          <w:tcPr>
            <w:tcW w:w="4949" w:type="dxa"/>
            <w:tcBorders>
              <w:top w:val="nil"/>
              <w:bottom w:val="nil"/>
              <w:right w:val="nil"/>
            </w:tcBorders>
          </w:tcPr>
          <w:p w14:paraId="464762C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Buyer Signature                          Date</w:t>
            </w:r>
          </w:p>
        </w:tc>
        <w:tc>
          <w:tcPr>
            <w:tcW w:w="719" w:type="dxa"/>
            <w:tcBorders>
              <w:top w:val="nil"/>
              <w:left w:val="nil"/>
              <w:bottom w:val="nil"/>
              <w:right w:val="nil"/>
            </w:tcBorders>
          </w:tcPr>
          <w:p w14:paraId="3BA4E7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40603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Supplier Signature                       Date</w:t>
            </w:r>
          </w:p>
        </w:tc>
      </w:tr>
      <w:tr w:rsidR="00AD747F" w14:paraId="2B7C3216" w14:textId="77777777">
        <w:tc>
          <w:tcPr>
            <w:tcW w:w="4949" w:type="dxa"/>
            <w:tcBorders>
              <w:top w:val="nil"/>
              <w:bottom w:val="nil"/>
              <w:right w:val="nil"/>
            </w:tcBorders>
          </w:tcPr>
          <w:p w14:paraId="4457E842" w14:textId="51E55B1B"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lang w:eastAsia="en-US"/>
              </w:rPr>
              <w:fldChar w:fldCharType="begin"/>
            </w:r>
            <w:r w:rsidRPr="00EC0316">
              <w:rPr>
                <w:rFonts w:ascii="Times New Roman" w:eastAsiaTheme="minorEastAsia" w:hAnsi="Times New Roman" w:cs="Times New Roman"/>
                <w:lang w:eastAsia="en-US"/>
              </w:rPr>
              <w:instrText xml:space="preserve"> DOCPROPERTY cacus_ProjectOwnerName \* MERGEFORMAT </w:instrText>
            </w:r>
            <w:r w:rsidRPr="00EC0316">
              <w:rPr>
                <w:rFonts w:ascii="Times New Roman" w:eastAsiaTheme="minorEastAsia" w:hAnsi="Times New Roman" w:cs="Times New Roman"/>
                <w:lang w:eastAsia="en-US"/>
              </w:rPr>
              <w:fldChar w:fldCharType="separate"/>
            </w:r>
            <w:ins w:id="2" w:author="Mariana Lomeli Martinez" w:date="2020-04-23T17:37:00Z">
              <w:r w:rsidR="007712B9">
                <w:rPr>
                  <w:rFonts w:ascii="Times New Roman" w:eastAsiaTheme="minorEastAsia" w:hAnsi="Times New Roman" w:cs="Times New Roman"/>
                  <w:lang w:eastAsia="en-US"/>
                </w:rPr>
                <w:t>JONATHAN FELIX SICILIA MORA</w:t>
              </w:r>
            </w:ins>
            <w:del w:id="3" w:author="Mariana Lomeli Martinez" w:date="2020-04-23T17:37:00Z">
              <w:r w:rsidDel="007712B9">
                <w:rPr>
                  <w:rFonts w:ascii="Times New Roman" w:eastAsiaTheme="minorEastAsia" w:hAnsi="Times New Roman" w:cs="Times New Roman"/>
                  <w:lang w:eastAsia="en-US"/>
                </w:rPr>
                <w:delText xml:space="preserve"> </w:delText>
              </w:r>
            </w:del>
            <w:r w:rsidRPr="00EC0316">
              <w:rPr>
                <w:rFonts w:ascii="Times New Roman" w:eastAsiaTheme="minorEastAsia" w:hAnsi="Times New Roman" w:cs="Times New Roman"/>
                <w:lang w:eastAsia="en-US"/>
              </w:rPr>
              <w:fldChar w:fldCharType="end"/>
            </w:r>
            <w:r w:rsidR="00AD4AD4">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7B7612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BA43F41"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671BAB0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780BB522" w14:textId="77777777">
        <w:tc>
          <w:tcPr>
            <w:tcW w:w="4949" w:type="dxa"/>
            <w:tcBorders>
              <w:top w:val="nil"/>
              <w:bottom w:val="nil"/>
              <w:right w:val="nil"/>
            </w:tcBorders>
          </w:tcPr>
          <w:p w14:paraId="569A3EF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c>
          <w:tcPr>
            <w:tcW w:w="719" w:type="dxa"/>
            <w:tcBorders>
              <w:top w:val="nil"/>
              <w:left w:val="nil"/>
              <w:bottom w:val="nil"/>
              <w:right w:val="nil"/>
            </w:tcBorders>
          </w:tcPr>
          <w:p w14:paraId="766EAD2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0EF56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r>
      <w:tr w:rsidR="00AD747F" w14:paraId="5E240FBA" w14:textId="77777777">
        <w:tc>
          <w:tcPr>
            <w:tcW w:w="4949" w:type="dxa"/>
            <w:tcBorders>
              <w:top w:val="nil"/>
              <w:bottom w:val="nil"/>
              <w:right w:val="nil"/>
            </w:tcBorders>
          </w:tcPr>
          <w:p w14:paraId="7430E49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w:t>
            </w:r>
            <w:proofErr w:type="spellStart"/>
            <w:proofErr w:type="gramStart"/>
            <w:r>
              <w:rPr>
                <w:rFonts w:ascii="Times New Roman" w:eastAsiaTheme="minorEastAsia" w:hAnsi="Times New Roman" w:cs="Times New Roman"/>
                <w:lang w:eastAsia="en-US"/>
              </w:rPr>
              <w:t>variable:Buyer</w:t>
            </w:r>
            <w:proofErr w:type="spellEnd"/>
            <w:proofErr w:type="gramEnd"/>
            <w:r>
              <w:rPr>
                <w:rFonts w:ascii="Times New Roman" w:eastAsiaTheme="minorEastAsia" w:hAnsi="Times New Roman" w:cs="Times New Roman"/>
                <w:lang w:eastAsia="en-US"/>
              </w:rPr>
              <w:t xml:space="preserve"> (Signatory) Title}  - {</w:t>
            </w:r>
            <w:proofErr w:type="spellStart"/>
            <w:r>
              <w:rPr>
                <w:rFonts w:ascii="Times New Roman" w:eastAsiaTheme="minorEastAsia" w:hAnsi="Times New Roman" w:cs="Times New Roman"/>
                <w:lang w:eastAsia="en-US"/>
              </w:rPr>
              <w:t>variable:Buyer</w:t>
            </w:r>
            <w:proofErr w:type="spellEnd"/>
            <w:r>
              <w:rPr>
                <w:rFonts w:ascii="Times New Roman" w:eastAsiaTheme="minorEastAsia" w:hAnsi="Times New Roman" w:cs="Times New Roman"/>
                <w:lang w:eastAsia="en-US"/>
              </w:rPr>
              <w:t xml:space="preserve"> (Signatory) Organization}  </w:t>
            </w:r>
          </w:p>
          <w:p w14:paraId="12BD7B6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A33C11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E842CD4"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B8C32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265F98C9" w14:textId="77777777">
        <w:tc>
          <w:tcPr>
            <w:tcW w:w="4949" w:type="dxa"/>
            <w:tcBorders>
              <w:top w:val="nil"/>
              <w:bottom w:val="nil"/>
              <w:right w:val="nil"/>
            </w:tcBorders>
          </w:tcPr>
          <w:p w14:paraId="287C3A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c>
          <w:tcPr>
            <w:tcW w:w="719" w:type="dxa"/>
            <w:tcBorders>
              <w:top w:val="nil"/>
              <w:left w:val="nil"/>
              <w:bottom w:val="nil"/>
              <w:right w:val="nil"/>
            </w:tcBorders>
          </w:tcPr>
          <w:p w14:paraId="40EB50D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E89C53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r>
      <w:tr w:rsidR="00AD747F" w14:paraId="2AA3577C" w14:textId="77777777">
        <w:tc>
          <w:tcPr>
            <w:tcW w:w="4949" w:type="dxa"/>
            <w:tcBorders>
              <w:top w:val="nil"/>
              <w:bottom w:val="nil"/>
              <w:right w:val="nil"/>
            </w:tcBorders>
          </w:tcPr>
          <w:p w14:paraId="3C752DA3"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  </w:t>
            </w:r>
          </w:p>
          <w:p w14:paraId="76649F2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D3A8C5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A259755"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2B492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3294D7B4" w14:textId="77777777">
        <w:tc>
          <w:tcPr>
            <w:tcW w:w="4949" w:type="dxa"/>
            <w:tcBorders>
              <w:top w:val="nil"/>
              <w:right w:val="nil"/>
            </w:tcBorders>
          </w:tcPr>
          <w:p w14:paraId="575FE77E"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Buyer Address: </w:t>
            </w:r>
          </w:p>
          <w:p w14:paraId="06793816" w14:textId="77777777"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Kingdom Tower, 23rd floor. </w:t>
            </w:r>
          </w:p>
          <w:p w14:paraId="03CA43F8" w14:textId="77777777" w:rsidR="006A561B" w:rsidRDefault="006A561B">
            <w:pPr>
              <w:widowControl w:val="0"/>
              <w:autoSpaceDE w:val="0"/>
              <w:autoSpaceDN w:val="0"/>
              <w:adjustRightInd w:val="0"/>
              <w:rPr>
                <w:rFonts w:ascii="Times New Roman" w:hAnsi="Times New Roman" w:cs="Times New Roman"/>
              </w:rPr>
            </w:pPr>
            <w:proofErr w:type="spellStart"/>
            <w:r w:rsidRPr="006A561B">
              <w:rPr>
                <w:rFonts w:ascii="Times New Roman" w:hAnsi="Times New Roman" w:cs="Times New Roman"/>
              </w:rPr>
              <w:t>P.</w:t>
            </w:r>
            <w:proofErr w:type="gramStart"/>
            <w:r w:rsidRPr="006A561B">
              <w:rPr>
                <w:rFonts w:ascii="Times New Roman" w:hAnsi="Times New Roman" w:cs="Times New Roman"/>
              </w:rPr>
              <w:t>O.Box</w:t>
            </w:r>
            <w:proofErr w:type="spellEnd"/>
            <w:proofErr w:type="gramEnd"/>
            <w:r w:rsidRPr="006A561B">
              <w:rPr>
                <w:rFonts w:ascii="Times New Roman" w:hAnsi="Times New Roman" w:cs="Times New Roman"/>
              </w:rPr>
              <w:t xml:space="preserve"> 50705 </w:t>
            </w:r>
          </w:p>
          <w:p w14:paraId="2DF0E9E0" w14:textId="4BE74EE3"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Riyadh 11533  </w:t>
            </w:r>
          </w:p>
          <w:p w14:paraId="6C187AB7" w14:textId="77777777" w:rsidR="00AD747F" w:rsidRDefault="006A561B">
            <w:pPr>
              <w:widowControl w:val="0"/>
              <w:autoSpaceDE w:val="0"/>
              <w:autoSpaceDN w:val="0"/>
              <w:adjustRightInd w:val="0"/>
              <w:rPr>
                <w:ins w:id="4" w:author="Mariana Lomeli Martinez" w:date="2020-04-23T17:39:00Z"/>
                <w:rFonts w:ascii="Times New Roman" w:hAnsi="Times New Roman" w:cs="Times New Roman"/>
              </w:rPr>
            </w:pPr>
            <w:r w:rsidRPr="006A561B">
              <w:rPr>
                <w:rFonts w:ascii="Times New Roman" w:hAnsi="Times New Roman" w:cs="Times New Roman"/>
              </w:rPr>
              <w:t>K</w:t>
            </w:r>
            <w:r>
              <w:rPr>
                <w:rFonts w:ascii="Times New Roman" w:hAnsi="Times New Roman" w:cs="Times New Roman"/>
              </w:rPr>
              <w:t xml:space="preserve">ingdom of </w:t>
            </w:r>
            <w:r w:rsidRPr="006A561B">
              <w:rPr>
                <w:rFonts w:ascii="Times New Roman" w:hAnsi="Times New Roman" w:cs="Times New Roman"/>
              </w:rPr>
              <w:t>S</w:t>
            </w:r>
            <w:r>
              <w:rPr>
                <w:rFonts w:ascii="Times New Roman" w:hAnsi="Times New Roman" w:cs="Times New Roman"/>
              </w:rPr>
              <w:t xml:space="preserve">audi </w:t>
            </w:r>
            <w:r w:rsidRPr="006A561B">
              <w:rPr>
                <w:rFonts w:ascii="Times New Roman" w:hAnsi="Times New Roman" w:cs="Times New Roman"/>
              </w:rPr>
              <w:t>A</w:t>
            </w:r>
            <w:r>
              <w:rPr>
                <w:rFonts w:ascii="Times New Roman" w:hAnsi="Times New Roman" w:cs="Times New Roman"/>
              </w:rPr>
              <w:t>rabia</w:t>
            </w:r>
          </w:p>
          <w:p w14:paraId="50D5B86A" w14:textId="77FABE97" w:rsidR="007712B9" w:rsidRDefault="007712B9">
            <w:pPr>
              <w:widowControl w:val="0"/>
              <w:autoSpaceDE w:val="0"/>
              <w:autoSpaceDN w:val="0"/>
              <w:adjustRightInd w:val="0"/>
              <w:rPr>
                <w:rFonts w:eastAsiaTheme="minorEastAsia" w:cstheme="minorBidi"/>
                <w:lang w:eastAsia="en-US"/>
              </w:rPr>
            </w:pPr>
            <w:ins w:id="5" w:author="Mariana Lomeli Martinez" w:date="2020-04-23T17:40:00Z">
              <w:r>
                <w:rPr>
                  <w:rFonts w:ascii="Times New Roman" w:hAnsi="Times New Roman" w:cs="Times New Roman"/>
                </w:rPr>
                <w:fldChar w:fldCharType="begin"/>
              </w:r>
              <w:r>
                <w:rPr>
                  <w:rFonts w:ascii="Times New Roman" w:hAnsi="Times New Roman" w:cs="Times New Roman"/>
                </w:rPr>
                <w:instrText xml:space="preserve"> DOCPROPERTY  cacus_IBMLegalCompanyAddress  \* MERGEFORMAT </w:instrText>
              </w:r>
            </w:ins>
            <w:r>
              <w:rPr>
                <w:rFonts w:ascii="Times New Roman" w:hAnsi="Times New Roman" w:cs="Times New Roman"/>
              </w:rPr>
              <w:fldChar w:fldCharType="separate"/>
            </w:r>
            <w:ins w:id="6" w:author="Mariana Lomeli Martinez" w:date="2020-04-23T17:40:00Z">
              <w:r>
                <w:rPr>
                  <w:rFonts w:ascii="Times New Roman" w:hAnsi="Times New Roman" w:cs="Times New Roman"/>
                </w:rPr>
                <w:t xml:space="preserve"> </w:t>
              </w:r>
              <w:r>
                <w:rPr>
                  <w:rFonts w:ascii="Times New Roman" w:hAnsi="Times New Roman" w:cs="Times New Roman"/>
                </w:rPr>
                <w:fldChar w:fldCharType="end"/>
              </w:r>
            </w:ins>
            <w:bookmarkStart w:id="7" w:name="_GoBack"/>
            <w:bookmarkEnd w:id="7"/>
          </w:p>
        </w:tc>
        <w:tc>
          <w:tcPr>
            <w:tcW w:w="719" w:type="dxa"/>
            <w:tcBorders>
              <w:top w:val="nil"/>
              <w:left w:val="nil"/>
              <w:right w:val="nil"/>
            </w:tcBorders>
          </w:tcPr>
          <w:p w14:paraId="3210A68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tcBorders>
          </w:tcPr>
          <w:p w14:paraId="43D28395"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Supplier Address:  </w:t>
            </w:r>
          </w:p>
          <w:p w14:paraId="20C780B0" w14:textId="7C2ACC33"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caSupplier.CorporateAddress.PostalAddress.Lines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20A0B548" w14:textId="4DE2E456"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caSupplier.CorporateAddress.PostalAddress.City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p>
          <w:p w14:paraId="505760B9" w14:textId="0AD6C578"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caSupplier.CorporateAddress.PostalAddress.State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32683AE" w14:textId="0FFEA730"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F600B0D" w14:textId="11243729" w:rsidR="00AD747F" w:rsidRDefault="00D23A77">
            <w:pPr>
              <w:widowControl w:val="0"/>
              <w:autoSpaceDE w:val="0"/>
              <w:autoSpaceDN w:val="0"/>
              <w:adjustRightInd w:val="0"/>
              <w:rPr>
                <w:rFonts w:eastAsiaTheme="minorEastAsia" w:cstheme="minorBidi"/>
                <w:lang w:eastAsia="en-US"/>
              </w:rPr>
            </w:pPr>
            <w:r w:rsidRPr="003A610C">
              <w:rPr>
                <w:rFonts w:ascii="Times New Roman" w:hAnsi="Times New Roman" w:cs="Times New Roman"/>
                <w:color w:val="000000" w:themeColor="text1"/>
                <w:lang w:val="es-ES"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caSupplier.CorporateAddress.PostalAddress.Country.Name \* MERGEFORMAT </w:instrText>
            </w:r>
            <w:r w:rsidRPr="003A610C">
              <w:rPr>
                <w:rFonts w:ascii="Times New Roman" w:hAnsi="Times New Roman" w:cs="Times New Roman"/>
                <w:color w:val="000000" w:themeColor="text1"/>
                <w:lang w:val="es-ES"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val="es-ES" w:eastAsia="es-ES_tradnl"/>
              </w:rPr>
              <w:fldChar w:fldCharType="end"/>
            </w:r>
          </w:p>
        </w:tc>
      </w:tr>
    </w:tbl>
    <w:p w14:paraId="1323D009" w14:textId="77777777" w:rsidR="00AD4AD4" w:rsidRDefault="00AD4AD4">
      <w:pPr>
        <w:widowControl w:val="0"/>
        <w:autoSpaceDE w:val="0"/>
        <w:autoSpaceDN w:val="0"/>
        <w:adjustRightInd w:val="0"/>
        <w:ind w:left="432" w:right="432"/>
        <w:rPr>
          <w:rFonts w:ascii="Times New Roman" w:eastAsiaTheme="minorEastAsia" w:hAnsi="Times New Roman" w:cs="Times New Roman"/>
          <w:lang w:eastAsia="en-US"/>
        </w:rPr>
      </w:pPr>
    </w:p>
    <w:sectPr w:rsidR="00AD4AD4">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A3F8F" w14:textId="77777777" w:rsidR="00641396" w:rsidRDefault="00641396">
      <w:r>
        <w:separator/>
      </w:r>
    </w:p>
  </w:endnote>
  <w:endnote w:type="continuationSeparator" w:id="0">
    <w:p w14:paraId="6C73D14B" w14:textId="77777777" w:rsidR="00641396" w:rsidRDefault="00641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B30AE" w14:textId="00545504"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xml:space="preserve">Form Title: Participation Agreement IBM </w:t>
    </w:r>
    <w:r w:rsidR="006A561B">
      <w:rPr>
        <w:rFonts w:ascii="Times New Roman" w:eastAsiaTheme="minorEastAsia" w:hAnsi="Times New Roman" w:cs="Times New Roman"/>
        <w:sz w:val="16"/>
        <w:szCs w:val="16"/>
        <w:lang w:eastAsia="en-US"/>
      </w:rPr>
      <w:t>ME, Saudi Arabia Branch</w:t>
    </w:r>
    <w:r>
      <w:rPr>
        <w:rFonts w:eastAsiaTheme="minorEastAsia" w:cstheme="minorBidi"/>
        <w:lang w:eastAsia="en-US"/>
      </w:rPr>
      <w:tab/>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4</w:t>
    </w:r>
    <w:r>
      <w:rPr>
        <w:rFonts w:ascii="Times New Roman" w:eastAsiaTheme="minorEastAsia" w:hAnsi="Times New Roman" w:cs="Times New Roman"/>
        <w:sz w:val="16"/>
        <w:szCs w:val="16"/>
        <w:lang w:eastAsia="en-US"/>
      </w:rPr>
      <w:fldChar w:fldCharType="end"/>
    </w:r>
    <w:r>
      <w:rPr>
        <w:rFonts w:eastAsiaTheme="minorEastAsia" w:cstheme="minorBidi"/>
        <w:lang w:eastAsia="en-US"/>
      </w:rPr>
      <w:tab/>
    </w:r>
    <w:r>
      <w:rPr>
        <w:rFonts w:ascii="Times New Roman" w:eastAsiaTheme="minorEastAsia" w:hAnsi="Times New Roman" w:cs="Times New Roman"/>
        <w:sz w:val="16"/>
        <w:szCs w:val="16"/>
        <w:lang w:eastAsia="en-US"/>
      </w:rPr>
      <w:t>Revision: 11/11</w:t>
    </w:r>
  </w:p>
  <w:p w14:paraId="45E78C2E" w14:textId="77777777"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w:t>
    </w:r>
    <w:r>
      <w:rPr>
        <w:rFonts w:eastAsiaTheme="minorEastAsia" w:cstheme="minorBidi"/>
        <w:lang w:eastAsia="en-US"/>
      </w:rPr>
      <w:tab/>
    </w:r>
    <w:r>
      <w:rPr>
        <w:rFonts w:eastAsiaTheme="minorEastAsia" w:cstheme="minorBidi"/>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53F00" w14:textId="77777777" w:rsidR="00641396" w:rsidRDefault="00641396">
      <w:r>
        <w:separator/>
      </w:r>
    </w:p>
  </w:footnote>
  <w:footnote w:type="continuationSeparator" w:id="0">
    <w:p w14:paraId="668C9703" w14:textId="77777777" w:rsidR="00641396" w:rsidRDefault="00641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94EB9"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C1DC8AE"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Participation Agreement</w:t>
    </w:r>
    <w:r>
      <w:rPr>
        <w:rFonts w:eastAsiaTheme="minorEastAsia" w:cstheme="minorBidi"/>
        <w:lang w:eastAsia="en-US"/>
      </w:rPr>
      <w:tab/>
    </w:r>
  </w:p>
  <w:p w14:paraId="0DA87AE7" w14:textId="5585928F"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 IBM</w:t>
    </w:r>
    <w:r w:rsidR="006A561B">
      <w:rPr>
        <w:rFonts w:ascii="Times New Roman" w:eastAsiaTheme="minorEastAsia" w:hAnsi="Times New Roman" w:cs="Times New Roman"/>
        <w:lang w:eastAsia="en-US"/>
      </w:rPr>
      <w:t xml:space="preserve"> ME,</w:t>
    </w:r>
    <w:r>
      <w:rPr>
        <w:rFonts w:ascii="Times New Roman" w:eastAsiaTheme="minorEastAsia" w:hAnsi="Times New Roman" w:cs="Times New Roman"/>
        <w:lang w:eastAsia="en-US"/>
      </w:rPr>
      <w:t xml:space="preserve"> </w:t>
    </w:r>
    <w:r w:rsidR="006A561B">
      <w:rPr>
        <w:rFonts w:ascii="Times New Roman" w:eastAsiaTheme="minorEastAsia" w:hAnsi="Times New Roman" w:cs="Times New Roman"/>
        <w:lang w:eastAsia="en-US"/>
      </w:rPr>
      <w:t>Saudi Arabia Branch</w:t>
    </w:r>
    <w:r>
      <w:rPr>
        <w:rFonts w:eastAsiaTheme="minorEastAsia" w:cstheme="minorBidi"/>
        <w:lang w:eastAsia="en-US"/>
      </w:rPr>
      <w:tab/>
    </w:r>
  </w:p>
  <w:p w14:paraId="137FB288"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4F0D13E" w14:textId="7BB6CB05"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Agreement #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cacus_ParentCW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r>
      <w:rPr>
        <w:rFonts w:ascii="Times New Roman" w:eastAsiaTheme="minorEastAsia" w:hAnsi="Times New Roman" w:cs="Times New Roman"/>
        <w:sz w:val="20"/>
        <w:szCs w:val="20"/>
        <w:lang w:eastAsia="en-US"/>
      </w:rPr>
      <w:t> </w:t>
    </w:r>
  </w:p>
  <w:p w14:paraId="4597F617" w14:textId="04C2B6A3"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PA#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caContractId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p>
  <w:p w14:paraId="71C89D87"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15:restartNumberingAfterBreak="0">
    <w:nsid w:val="000001C4"/>
    <w:multiLevelType w:val="multilevel"/>
    <w:tmpl w:val="0000135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iana Lomeli Martinez">
    <w15:presenceInfo w15:providerId="AD" w15:userId="S::Mariana.Lomeli.Martinez@ibm.com::823e69be-7fd9-4991-8949-9562ec848b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BA"/>
    <w:rsid w:val="0020055E"/>
    <w:rsid w:val="00225976"/>
    <w:rsid w:val="004D7CBA"/>
    <w:rsid w:val="00641396"/>
    <w:rsid w:val="006A561B"/>
    <w:rsid w:val="007712B9"/>
    <w:rsid w:val="007965CC"/>
    <w:rsid w:val="008579FB"/>
    <w:rsid w:val="0093050E"/>
    <w:rsid w:val="0099125E"/>
    <w:rsid w:val="00A34336"/>
    <w:rsid w:val="00AD4AD4"/>
    <w:rsid w:val="00AD747F"/>
    <w:rsid w:val="00B3069B"/>
    <w:rsid w:val="00D23A77"/>
    <w:rsid w:val="00D455EB"/>
    <w:rsid w:val="00FA4F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F8AC68"/>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Pr>
      <w:rFonts w:ascii="Helvetica" w:eastAsia="Times New Roman" w:hAnsi="Helvetica" w:cs="Helvetica"/>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rFonts w:eastAsiaTheme="minorEastAsia" w:cstheme="minorBidi"/>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rFonts w:eastAsiaTheme="minorEastAsia" w:cstheme="minorBidi"/>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rFonts w:eastAsiaTheme="minorEastAsia" w:cstheme="minorBidi"/>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rFonts w:eastAsiaTheme="minorEastAsia" w:cstheme="minorBidi"/>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rFonts w:eastAsiaTheme="minorEastAsia" w:cstheme="minorBidi"/>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rFonts w:eastAsiaTheme="minorEastAsia" w:cstheme="minorBidi"/>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rFonts w:eastAsiaTheme="minorEastAsia" w:cstheme="minorBidi"/>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rFonts w:eastAsiaTheme="minorEastAsia" w:cstheme="minorBidi"/>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rFonts w:eastAsiaTheme="minorEastAsia"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ja-JP"/>
    </w:rPr>
  </w:style>
  <w:style w:type="character" w:customStyle="1" w:styleId="Heading4Char">
    <w:name w:val="Heading 4 Char"/>
    <w:basedOn w:val="DefaultParagraphFont"/>
    <w:link w:val="Heading4"/>
    <w:uiPriority w:val="9"/>
    <w:semiHidden/>
    <w:rPr>
      <w:b/>
      <w:bCs/>
      <w:sz w:val="28"/>
      <w:szCs w:val="28"/>
      <w:lang w:eastAsia="ja-JP"/>
    </w:rPr>
  </w:style>
  <w:style w:type="character" w:customStyle="1" w:styleId="Heading5Char">
    <w:name w:val="Heading 5 Char"/>
    <w:basedOn w:val="DefaultParagraphFont"/>
    <w:link w:val="Heading5"/>
    <w:uiPriority w:val="9"/>
    <w:semiHidden/>
    <w:rPr>
      <w:b/>
      <w:bCs/>
      <w:i/>
      <w:iCs/>
      <w:sz w:val="26"/>
      <w:szCs w:val="26"/>
      <w:lang w:eastAsia="ja-JP"/>
    </w:rPr>
  </w:style>
  <w:style w:type="character" w:customStyle="1" w:styleId="Heading6Char">
    <w:name w:val="Heading 6 Char"/>
    <w:basedOn w:val="DefaultParagraphFont"/>
    <w:link w:val="Heading6"/>
    <w:uiPriority w:val="9"/>
    <w:semiHidden/>
    <w:rPr>
      <w:b/>
      <w:bCs/>
      <w:sz w:val="22"/>
      <w:szCs w:val="22"/>
      <w:lang w:eastAsia="ja-JP"/>
    </w:rPr>
  </w:style>
  <w:style w:type="character" w:customStyle="1" w:styleId="Heading7Char">
    <w:name w:val="Heading 7 Char"/>
    <w:basedOn w:val="DefaultParagraphFont"/>
    <w:link w:val="Heading7"/>
    <w:uiPriority w:val="9"/>
    <w:semiHidden/>
    <w:rPr>
      <w:lang w:eastAsia="ja-JP"/>
    </w:rPr>
  </w:style>
  <w:style w:type="character" w:customStyle="1" w:styleId="Heading8Char">
    <w:name w:val="Heading 8 Char"/>
    <w:basedOn w:val="DefaultParagraphFont"/>
    <w:link w:val="Heading8"/>
    <w:uiPriority w:val="9"/>
    <w:semiHidden/>
    <w:rPr>
      <w:i/>
      <w:iCs/>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basedOn w:val="DefaultParagraphFont"/>
    <w:link w:val="Header"/>
    <w:uiPriority w:val="99"/>
    <w:semiHidden/>
    <w:rPr>
      <w:rFonts w:ascii="Helvetica" w:eastAsia="Times New Roman" w:hAnsi="Helvetica" w:cs="Helvetica"/>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basedOn w:val="DefaultParagraphFont"/>
    <w:link w:val="Footer"/>
    <w:uiPriority w:val="99"/>
    <w:semiHidden/>
    <w:rPr>
      <w:rFonts w:ascii="Helvetica" w:eastAsia="Times New Roman" w:hAnsi="Helvetica" w:cs="Helvetica"/>
      <w:lang w:eastAsia="ja-JP"/>
    </w:rPr>
  </w:style>
  <w:style w:type="table" w:styleId="TableGrid">
    <w:name w:val="Table Grid"/>
    <w:basedOn w:val="TableNormal"/>
    <w:uiPriority w:val="99"/>
    <w:rsid w:val="001811DC"/>
    <w:rPr>
      <w:rFonts w:ascii="Helvetica" w:eastAsia="Times New Roman" w:hAnsi="Helvetica" w:cs="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0B064F"/>
  </w:style>
  <w:style w:type="paragraph" w:customStyle="1" w:styleId="nexdataversion1111">
    <w:name w:val="nexdata version=11.11"/>
    <w:basedOn w:val="Normal"/>
    <w:uiPriority w:val="99"/>
    <w:pPr>
      <w:widowControl w:val="0"/>
      <w:autoSpaceDE w:val="0"/>
      <w:autoSpaceDN w:val="0"/>
      <w:adjustRightInd w:val="0"/>
    </w:pPr>
    <w:rPr>
      <w:rFonts w:eastAsiaTheme="minorEastAsia" w:cstheme="minorBidi"/>
      <w:lang w:eastAsia="en-US"/>
    </w:rPr>
  </w:style>
  <w:style w:type="paragraph" w:customStyle="1" w:styleId="nexdatadocId18976">
    <w:name w:val="nexdata docId=18976"/>
    <w:basedOn w:val="Normal"/>
    <w:uiPriority w:val="99"/>
    <w:pPr>
      <w:widowControl w:val="0"/>
      <w:autoSpaceDE w:val="0"/>
      <w:autoSpaceDN w:val="0"/>
      <w:adjustRightInd w:val="0"/>
    </w:pPr>
    <w:rPr>
      <w:rFonts w:eastAsiaTheme="minorEastAsia" w:cstheme="minorBidi"/>
      <w:lang w:eastAsia="en-US"/>
    </w:rPr>
  </w:style>
  <w:style w:type="paragraph" w:styleId="BalloonText">
    <w:name w:val="Balloon Text"/>
    <w:basedOn w:val="Normal"/>
    <w:link w:val="BalloonTextChar"/>
    <w:uiPriority w:val="99"/>
    <w:semiHidden/>
    <w:unhideWhenUsed/>
    <w:rsid w:val="008579F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79FB"/>
    <w:rPr>
      <w:rFonts w:ascii="Times New Roman" w:eastAsia="Times New Roman"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people.xml" Type="http://schemas.microsoft.com/office/2011/relationships/peop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1570</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2020-04-23T22:41:00Z</dcterms:created>
  <dc:creator>ALBENA ILIEVA</dc:creator>
  <cp:lastModifiedBy>Mariana Lomeli Martinez</cp:lastModifiedBy>
  <dcterms:modified xsi:type="dcterms:W3CDTF">2020-04-23T22:41:00Z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CW3171988</vt:lpwstr>
  </property>
  <property fmtid="{D5CDD505-2E9C-101B-9397-08002B2CF9AE}" pid="3" name="caSupplier">
    <vt:lpwstr>GEORGE P JOHNSON EVENT MARKETING</vt:lpwstr>
  </property>
  <property fmtid="{D5CDD505-2E9C-101B-9397-08002B2CF9AE}" pid="4" name="caSupplier.CorporateAddress.PostalAddress.Lines">
    <vt:lpwstr>401 3RD FL PRESTIGE TUDOR COURT 40</vt:lpwstr>
  </property>
  <property fmtid="{D5CDD505-2E9C-101B-9397-08002B2CF9AE}" pid="5" name="caSupplier.CorporateAddress.PostalAddress.City">
    <vt:lpwstr>BANGALORE</vt:lpwstr>
  </property>
  <property fmtid="{D5CDD505-2E9C-101B-9397-08002B2CF9AE}" pid="6" name="caSupplier.CorporateAddress.PostalAddress.State">
    <vt:lpwstr>KA</vt:lpwstr>
  </property>
  <property fmtid="{D5CDD505-2E9C-101B-9397-08002B2CF9AE}" pid="7" name="caSupplier.CorporateAddress.PostalAddress.PostalCode">
    <vt:lpwstr>560001</vt:lpwstr>
  </property>
  <property fmtid="{D5CDD505-2E9C-101B-9397-08002B2CF9AE}" pid="8" name="caSupplier.CorporateAddress.PostalAddress.Country.Name">
    <vt:lpwstr>India</vt:lpwstr>
  </property>
  <property fmtid="{D5CDD505-2E9C-101B-9397-08002B2CF9AE}" pid="9" name="cacus_ParentCW">
    <vt:lpwstr>4910016239</vt:lpwstr>
  </property>
  <property fmtid="{D5CDD505-2E9C-101B-9397-08002B2CF9AE}" pid="10" name="cacus_IBMLegalCompanyName">
    <vt:lpwstr>IBM Middle East FZ-LLC Saudi Arabia Branch</vt:lpwstr>
  </property>
  <property fmtid="{D5CDD505-2E9C-101B-9397-08002B2CF9AE}" pid="11" name="cacus_IBMLegalCompanyAddress">
    <vt:lpwstr>23rd Floor, Kingdom Tower, Olaya Street, PO Box 50705, Riyadh 11533, Riyadh, 01, SA, 11533</vt:lpwstr>
  </property>
  <property fmtid="{D5CDD505-2E9C-101B-9397-08002B2CF9AE}" pid="12" name="cacus_ProjectOwnerName">
    <vt:lpwstr>Izabella Pallagi-Sarány</vt:lpwstr>
  </property>
</Properties>
</file>