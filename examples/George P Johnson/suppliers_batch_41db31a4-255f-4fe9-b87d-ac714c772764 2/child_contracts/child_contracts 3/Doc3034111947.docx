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558E"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7BE6FC94" w14:textId="77777777" w:rsidR="00AD747F" w:rsidRDefault="00AD4AD4">
      <w:pPr>
        <w:widowControl w:val="0"/>
        <w:autoSpaceDE w:val="0"/>
        <w:autoSpaceDN w:val="0"/>
        <w:adjustRightInd w:val="0"/>
        <w:divId w:val="3034111948"/>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must be inserted will be </w:t>
      </w:r>
      <w:r>
        <w:rPr>
          <w:rFonts w:ascii="Times New Roman" w:eastAsiaTheme="minorEastAsia" w:hAnsi="Times New Roman" w:cs="Times New Roman"/>
          <w:i/>
          <w:iCs/>
          <w:sz w:val="20"/>
          <w:szCs w:val="20"/>
          <w:u w:val="single"/>
          <w:lang w:eastAsia="en-US"/>
        </w:rPr>
        <w:t xml:space="preserve">underlined </w:t>
      </w:r>
      <w:r>
        <w:rPr>
          <w:rFonts w:ascii="Times New Roman" w:eastAsiaTheme="minorEastAsia" w:hAnsi="Times New Roman" w:cs="Times New Roman"/>
          <w:i/>
          <w:iCs/>
          <w:sz w:val="20"/>
          <w:szCs w:val="20"/>
          <w:lang w:eastAsia="en-US"/>
        </w:rPr>
        <w:t>throughout the document (delete language or options that are not applicable).</w:t>
      </w:r>
    </w:p>
    <w:p w14:paraId="6774AB5B"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i/>
          <w:iCs/>
          <w:lang w:eastAsia="en-US"/>
        </w:rPr>
      </w:pPr>
    </w:p>
    <w:p w14:paraId="01DEA9FD" w14:textId="77777777" w:rsidR="00AD747F" w:rsidRDefault="00AD4AD4">
      <w:pPr>
        <w:widowControl w:val="0"/>
        <w:autoSpaceDE w:val="0"/>
        <w:autoSpaceDN w:val="0"/>
        <w:adjustRightInd w:val="0"/>
        <w:divId w:val="3034111949"/>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2BFFEA" w14:textId="77777777" w:rsidR="00AD747F" w:rsidRDefault="00AD4AD4">
      <w:pPr>
        <w:widowControl w:val="0"/>
        <w:autoSpaceDE w:val="0"/>
        <w:autoSpaceDN w:val="0"/>
        <w:adjustRightInd w:val="0"/>
        <w:divId w:val="3034111950"/>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the Master SOW, please indicate below.  Otherwise, delete the reference to the SOW and the Master SOW</w:t>
      </w:r>
      <w:r>
        <w:rPr>
          <w:rFonts w:ascii="Times New Roman" w:eastAsiaTheme="minorEastAsia" w:hAnsi="Times New Roman" w:cs="Times New Roman"/>
          <w:sz w:val="20"/>
          <w:szCs w:val="20"/>
          <w:lang w:eastAsia="en-US"/>
        </w:rPr>
        <w:t>.</w:t>
      </w:r>
    </w:p>
    <w:p w14:paraId="710585E7"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b/>
          <w:bCs/>
          <w:sz w:val="20"/>
          <w:szCs w:val="20"/>
          <w:lang w:eastAsia="en-US"/>
        </w:rPr>
      </w:pPr>
    </w:p>
    <w:p w14:paraId="7BEEF436" w14:textId="21225A29" w:rsidR="00AD747F" w:rsidRDefault="00AD4AD4">
      <w:pPr>
        <w:widowControl w:val="0"/>
        <w:autoSpaceDE w:val="0"/>
        <w:autoSpaceDN w:val="0"/>
        <w:adjustRightInd w:val="0"/>
        <w:divId w:val="303411195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23A77" w:rsidRPr="00BE6AE5">
        <w:rPr>
          <w:rFonts w:ascii="Times New Roman" w:eastAsiaTheme="minorEastAsia" w:hAnsi="Times New Roman" w:cs="Times New Roman"/>
          <w:sz w:val="20"/>
          <w:szCs w:val="20"/>
          <w:lang w:val="es-ES"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cacus_IBMLegalCompanyName \* MERGEFORMAT </w:instrText>
      </w:r>
      <w:r w:rsidR="00D23A77" w:rsidRPr="00BE6AE5">
        <w:rPr>
          <w:rFonts w:ascii="Times New Roman" w:eastAsiaTheme="minorEastAsia" w:hAnsi="Times New Roman" w:cs="Times New Roman"/>
          <w:sz w:val="20"/>
          <w:szCs w:val="20"/>
          <w:lang w:val="es-ES"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(Buyer) and </w:t>
      </w:r>
      <w:bookmarkStart w:id="0" w:name="TRMed970e9f70f140e4ae6ec0d8d62d71d1_0"/>
      <w:r w:rsidR="00D23A77" w:rsidRPr="00BE6AE5">
        <w:rPr>
          <w:rFonts w:ascii="Times New Roman" w:eastAsiaTheme="minorEastAsia" w:hAnsi="Times New Roman" w:cs="Times New Roman"/>
          <w:sz w:val="20"/>
          <w:szCs w:val="20"/>
          <w:lang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caSupplier  \* MERGEFORMAT </w:instrText>
      </w:r>
      <w:r w:rsidR="00D23A77" w:rsidRPr="00BE6AE5">
        <w:rPr>
          <w:rFonts w:ascii="Times New Roman" w:eastAsiaTheme="minorEastAsia" w:hAnsi="Times New Roman" w:cs="Times New Roman"/>
          <w:sz w:val="20"/>
          <w:szCs w:val="20"/>
          <w:lang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(Supplier) adopts and incorporates by reference all of the terms and conditions of the Base Agreement # </w:t>
      </w:r>
      <w:bookmarkStart w:id="1" w:name="TRMc86691ffe664428094d22b593d58af6d_0"/>
      <w:r w:rsidR="00D23A77" w:rsidRPr="000962D7">
        <w:rPr>
          <w:rFonts w:ascii="Times New Roman" w:eastAsiaTheme="minorEastAsia" w:hAnsi="Times New Roman" w:cs="Times New Roman"/>
          <w:bCs/>
          <w:sz w:val="20"/>
          <w:szCs w:val="20"/>
          <w:lang w:eastAsia="en-US"/>
        </w:rPr>
        <w:fldChar w:fldCharType="begin"/>
      </w:r>
      <w:r w:rsidR="00D23A77" w:rsidRPr="000962D7">
        <w:rPr>
          <w:rFonts w:ascii="Times New Roman" w:eastAsiaTheme="minorEastAsia" w:hAnsi="Times New Roman" w:cs="Times New Roman"/>
          <w:bCs/>
          <w:sz w:val="20"/>
          <w:szCs w:val="20"/>
          <w:lang w:eastAsia="en-US"/>
        </w:rPr>
        <w:instrText xml:space="preserve"> DOCPROPERTY  cacus_ParentCW  \* MERGEFORMAT </w:instrText>
      </w:r>
      <w:r w:rsidR="00D23A77" w:rsidRPr="000962D7">
        <w:rPr>
          <w:rFonts w:ascii="Times New Roman" w:eastAsiaTheme="minorEastAsia" w:hAnsi="Times New Roman" w:cs="Times New Roman"/>
          <w:bCs/>
          <w:sz w:val="20"/>
          <w:szCs w:val="20"/>
          <w:lang w:eastAsia="en-US"/>
        </w:rPr>
        <w:fldChar w:fldCharType="separate"/>
      </w:r>
      <w:r w:rsidR="007712B9">
        <w:rPr>
          <w:rFonts w:ascii="Times New Roman" w:eastAsiaTheme="minorEastAsia" w:hAnsi="Times New Roman" w:cs="Times New Roman"/>
          <w:bCs/>
          <w:sz w:val="20"/>
          <w:szCs w:val="20"/>
          <w:lang w:eastAsia="en-US"/>
        </w:rPr>
        <w:t xml:space="preserve"> </w:t>
      </w:r>
      <w:r w:rsidR="00D23A77" w:rsidRPr="000962D7">
        <w:rPr>
          <w:rFonts w:ascii="Times New Roman" w:eastAsiaTheme="minorEastAsia" w:hAnsi="Times New Roman" w:cs="Times New Roman"/>
          <w:bCs/>
          <w:sz w:val="20"/>
          <w:szCs w:val="20"/>
          <w:lang w:eastAsia="en-US"/>
        </w:rPr>
        <w:fldChar w:fldCharType="end"/>
      </w:r>
      <w:bookmarkEnd w:id="1"/>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  /Master Statement of Work in effect as of the date hereof</w:t>
      </w:r>
      <w:r w:rsidR="00B3069B">
        <w:rPr>
          <w:rFonts w:ascii="Times New Roman" w:eastAsiaTheme="minorEastAsia" w:hAnsi="Times New Roman" w:cs="Times New Roman"/>
          <w:sz w:val="20"/>
          <w:szCs w:val="20"/>
          <w:u w:val="single"/>
          <w:lang w:eastAsia="en-US"/>
        </w:rPr>
        <w:t xml:space="preserve"> </w:t>
      </w:r>
      <w:r>
        <w:rPr>
          <w:rFonts w:ascii="Times New Roman" w:eastAsiaTheme="minorEastAsia" w:hAnsi="Times New Roman" w:cs="Times New Roman"/>
          <w:sz w:val="20"/>
          <w:szCs w:val="20"/>
          <w:u w:val="single"/>
          <w:lang w:eastAsia="en-US"/>
        </w:rPr>
        <w:t>(SOW / Master SOW</w:t>
      </w:r>
      <w:r>
        <w:rPr>
          <w:rFonts w:ascii="Times New Roman" w:eastAsiaTheme="minorEastAsia" w:hAnsi="Times New Roman" w:cs="Times New Roman"/>
          <w:b/>
          <w:bCs/>
          <w:sz w:val="20"/>
          <w:szCs w:val="20"/>
          <w:lang w:eastAsia="en-US"/>
        </w:rPr>
        <w:t xml:space="preserve">). </w:t>
      </w:r>
      <w:r>
        <w:rPr>
          <w:rFonts w:ascii="Times New Roman" w:eastAsiaTheme="minorEastAsia" w:hAnsi="Times New Roman" w:cs="Times New Roman"/>
          <w:sz w:val="20"/>
          <w:szCs w:val="20"/>
          <w:lang w:eastAsia="en-US"/>
        </w:rPr>
        <w:t xml:space="preserve">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b/>
          <w:bCs/>
          <w:sz w:val="20"/>
          <w:szCs w:val="20"/>
          <w:u w:val="single"/>
          <w:lang w:eastAsia="en-US"/>
        </w:rPr>
        <w:t>,</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unless otherwise agreed to in writing by the parties to this PA.</w:t>
      </w:r>
    </w:p>
    <w:p w14:paraId="191BC13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D02FB9" w14:textId="77777777" w:rsidR="00AD747F" w:rsidRDefault="00AD4AD4">
      <w:pPr>
        <w:widowControl w:val="0"/>
        <w:autoSpaceDE w:val="0"/>
        <w:autoSpaceDN w:val="0"/>
        <w:adjustRightInd w:val="0"/>
        <w:divId w:val="3034111952"/>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sz w:val="20"/>
          <w:szCs w:val="20"/>
          <w:lang w:eastAsia="en-US"/>
        </w:rPr>
        <w:t>:</w:t>
      </w:r>
    </w:p>
    <w:p w14:paraId="45C3B6C1" w14:textId="77777777" w:rsidR="00AD747F" w:rsidRDefault="00AD4AD4">
      <w:pPr>
        <w:widowControl w:val="0"/>
        <w:autoSpaceDE w:val="0"/>
        <w:autoSpaceDN w:val="0"/>
        <w:adjustRightInd w:val="0"/>
        <w:divId w:val="303411195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14:paraId="0046EF3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3C5305EA" w14:textId="77777777" w:rsidR="00AD747F" w:rsidRDefault="00AD4AD4">
      <w:pPr>
        <w:widowControl w:val="0"/>
        <w:autoSpaceDE w:val="0"/>
        <w:autoSpaceDN w:val="0"/>
        <w:adjustRightInd w:val="0"/>
        <w:divId w:val="3034111954"/>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w:t>
      </w:r>
    </w:p>
    <w:p w14:paraId="5816B70D" w14:textId="77777777" w:rsidR="00AD747F" w:rsidRDefault="00AD4AD4">
      <w:pPr>
        <w:widowControl w:val="0"/>
        <w:autoSpaceDE w:val="0"/>
        <w:autoSpaceDN w:val="0"/>
        <w:adjustRightInd w:val="0"/>
        <w:divId w:val="3034111955"/>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OTHERWISE, DELETE THE REFERENCE TO THE SOW AND THE Master SOW.</w:t>
      </w:r>
    </w:p>
    <w:p w14:paraId="7A795C2A" w14:textId="77777777" w:rsidR="00AD747F" w:rsidRDefault="00AD4AD4">
      <w:pPr>
        <w:widowControl w:val="0"/>
        <w:autoSpaceDE w:val="0"/>
        <w:autoSpaceDN w:val="0"/>
        <w:adjustRightInd w:val="0"/>
        <w:divId w:val="303411195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
    <w:p w14:paraId="1CD1AD6C" w14:textId="77777777" w:rsidR="00AD747F" w:rsidRDefault="00AD4AD4">
      <w:pPr>
        <w:widowControl w:val="0"/>
        <w:autoSpaceDE w:val="0"/>
        <w:autoSpaceDN w:val="0"/>
        <w:adjustRightInd w:val="0"/>
        <w:divId w:val="303411195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2F6CCF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121290B" w14:textId="77777777" w:rsidR="00AD747F" w:rsidRDefault="00AD4AD4">
      <w:pPr>
        <w:widowControl w:val="0"/>
        <w:autoSpaceDE w:val="0"/>
        <w:autoSpaceDN w:val="0"/>
        <w:adjustRightInd w:val="0"/>
        <w:divId w:val="3034111958"/>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30306FA0"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3724CA"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578B4727" w14:textId="77777777" w:rsidR="00AD747F" w:rsidRDefault="00AD4AD4">
      <w:pPr>
        <w:pStyle w:val="Heading1"/>
        <w:numPr>
          <w:ilvl w:val="0"/>
          <w:numId w:val="4"/>
        </w:numPr>
        <w:tabs>
          <w:tab w:val="clear" w:pos="360"/>
          <w:tab w:val="num" w:pos="432"/>
        </w:tabs>
        <w:ind w:left="0" w:right="6" w:firstLine="0"/>
        <w:divId w:val="3034111959"/>
        <w:rPr>
          <w:rFonts w:ascii="Times New Roman" w:hAnsi="Times New Roman" w:cs="Times New Roman"/>
        </w:rPr>
      </w:pPr>
      <w:r>
        <w:rPr>
          <w:rFonts w:ascii="Times New Roman" w:hAnsi="Times New Roman" w:cs="Times New Roman"/>
          <w:b/>
          <w:bCs/>
          <w:sz w:val="20"/>
          <w:szCs w:val="20"/>
        </w:rPr>
        <w:t>Prior Communications and Order of Precedence</w:t>
      </w:r>
      <w:r>
        <w:rPr>
          <w:rFonts w:ascii="Times New Roman" w:hAnsi="Times New Roman" w:cs="Times New Roman"/>
        </w:rPr>
        <w:t> </w:t>
      </w:r>
    </w:p>
    <w:p w14:paraId="153580FB" w14:textId="77777777" w:rsidR="00AD747F" w:rsidRDefault="00AD4AD4">
      <w:pPr>
        <w:widowControl w:val="0"/>
        <w:autoSpaceDE w:val="0"/>
        <w:autoSpaceDN w:val="0"/>
        <w:adjustRightInd w:val="0"/>
        <w:ind w:right="6"/>
        <w:divId w:val="303411196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40A1E08B" w14:textId="77777777" w:rsidR="00AD747F" w:rsidRDefault="00AD747F">
      <w:pPr>
        <w:widowControl w:val="0"/>
        <w:autoSpaceDE w:val="0"/>
        <w:autoSpaceDN w:val="0"/>
        <w:adjustRightInd w:val="0"/>
        <w:ind w:right="6"/>
        <w:rPr>
          <w:rFonts w:ascii="Times New Roman" w:eastAsiaTheme="minorEastAsia" w:hAnsi="Times New Roman" w:cs="Times New Roman"/>
          <w:lang w:eastAsia="en-US"/>
        </w:rPr>
      </w:pPr>
    </w:p>
    <w:p w14:paraId="1D3019A7" w14:textId="77777777" w:rsidR="00AD747F" w:rsidRDefault="00AD4AD4">
      <w:pPr>
        <w:pStyle w:val="Heading1"/>
        <w:numPr>
          <w:ilvl w:val="0"/>
          <w:numId w:val="4"/>
        </w:numPr>
        <w:tabs>
          <w:tab w:val="clear" w:pos="360"/>
          <w:tab w:val="num" w:pos="432"/>
        </w:tabs>
        <w:ind w:left="0" w:firstLine="0"/>
        <w:divId w:val="3034111961"/>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5954D762" w14:textId="74E7F5D0" w:rsidR="00AD747F" w:rsidRDefault="00AD4AD4">
      <w:pPr>
        <w:widowControl w:val="0"/>
        <w:autoSpaceDE w:val="0"/>
        <w:autoSpaceDN w:val="0"/>
        <w:adjustRightInd w:val="0"/>
        <w:divId w:val="303411196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replaces the Subsection titled </w:t>
      </w:r>
      <w:r>
        <w:rPr>
          <w:rFonts w:ascii="Times New Roman" w:eastAsiaTheme="minorEastAsia" w:hAnsi="Times New Roman" w:cs="Times New Roman"/>
          <w:b/>
          <w:bCs/>
          <w:i/>
          <w:iCs/>
          <w:sz w:val="20"/>
          <w:szCs w:val="20"/>
          <w:lang w:eastAsia="en-US"/>
        </w:rPr>
        <w:t>Choice of Law and Forum; Waiver of Jury Trial; Limitation of Action</w:t>
      </w:r>
      <w:r>
        <w:rPr>
          <w:rFonts w:ascii="Times New Roman" w:eastAsiaTheme="minorEastAsia" w:hAnsi="Times New Roman" w:cs="Times New Roman"/>
          <w:sz w:val="20"/>
          <w:szCs w:val="20"/>
          <w:lang w:eastAsia="en-US"/>
        </w:rPr>
        <w:t xml:space="preserve"> of the referenced Base Agreement: This Agreement and the performance of transactions under this Agreement will be governed by the laws of </w:t>
      </w:r>
      <w:r w:rsidR="006A561B">
        <w:rPr>
          <w:rFonts w:ascii="Times New Roman" w:eastAsiaTheme="minorEastAsia" w:hAnsi="Times New Roman" w:cs="Times New Roman"/>
          <w:sz w:val="20"/>
          <w:szCs w:val="20"/>
          <w:lang w:eastAsia="en-US"/>
        </w:rPr>
        <w:t>Saudi Arabia</w:t>
      </w:r>
      <w:r>
        <w:rPr>
          <w:rFonts w:ascii="Times New Roman" w:eastAsiaTheme="minorEastAsia" w:hAnsi="Times New Roman" w:cs="Times New Roman"/>
          <w:sz w:val="20"/>
          <w:szCs w:val="20"/>
          <w:lang w:eastAsia="en-US"/>
        </w:rPr>
        <w:t>.</w:t>
      </w:r>
    </w:p>
    <w:p w14:paraId="26D7C1E4" w14:textId="77777777" w:rsidR="00AD747F" w:rsidRDefault="00AD4AD4">
      <w:pPr>
        <w:widowControl w:val="0"/>
        <w:autoSpaceDE w:val="0"/>
        <w:autoSpaceDN w:val="0"/>
        <w:adjustRightInd w:val="0"/>
        <w:divId w:val="303411196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E3601E6" w14:textId="77777777" w:rsidR="00AD747F" w:rsidRDefault="00AD4AD4">
      <w:pPr>
        <w:widowControl w:val="0"/>
        <w:autoSpaceDE w:val="0"/>
        <w:autoSpaceDN w:val="0"/>
        <w:adjustRightInd w:val="0"/>
        <w:divId w:val="303411196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F3A5A1"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7625D97E" w14:textId="77777777" w:rsidR="00AD747F" w:rsidRDefault="00AD4AD4">
      <w:pPr>
        <w:pStyle w:val="Heading1"/>
        <w:numPr>
          <w:ilvl w:val="0"/>
          <w:numId w:val="4"/>
        </w:numPr>
        <w:tabs>
          <w:tab w:val="clear" w:pos="360"/>
          <w:tab w:val="num" w:pos="432"/>
        </w:tabs>
        <w:ind w:left="0" w:right="6" w:firstLine="0"/>
        <w:divId w:val="3034111965"/>
        <w:rPr>
          <w:rFonts w:ascii="Times New Roman" w:hAnsi="Times New Roman" w:cs="Times New Roman"/>
        </w:rPr>
      </w:pPr>
      <w:r>
        <w:br w:type="page"/>
      </w:r>
      <w:r>
        <w:rPr>
          <w:rFonts w:ascii="Times New Roman" w:hAnsi="Times New Roman" w:cs="Times New Roman"/>
          <w:b/>
          <w:bCs/>
          <w:sz w:val="20"/>
          <w:szCs w:val="20"/>
        </w:rPr>
        <w:lastRenderedPageBreak/>
        <w:t>Data Privacy</w:t>
      </w:r>
      <w:r>
        <w:rPr>
          <w:rFonts w:ascii="Times New Roman" w:hAnsi="Times New Roman" w:cs="Times New Roman"/>
          <w:sz w:val="20"/>
          <w:szCs w:val="20"/>
        </w:rPr>
        <w:t> </w:t>
      </w:r>
    </w:p>
    <w:p w14:paraId="2515A5F8" w14:textId="77777777" w:rsidR="00AD747F" w:rsidRDefault="00AD4AD4">
      <w:pPr>
        <w:widowControl w:val="0"/>
        <w:autoSpaceDE w:val="0"/>
        <w:autoSpaceDN w:val="0"/>
        <w:adjustRightInd w:val="0"/>
        <w:ind w:right="6"/>
        <w:divId w:val="303411196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A8CE3D9" w14:textId="77777777" w:rsidR="00AD747F" w:rsidRDefault="00AD747F">
      <w:pPr>
        <w:widowControl w:val="0"/>
        <w:autoSpaceDE w:val="0"/>
        <w:autoSpaceDN w:val="0"/>
        <w:adjustRightInd w:val="0"/>
        <w:ind w:right="6"/>
        <w:rPr>
          <w:rFonts w:ascii="Times New Roman" w:eastAsiaTheme="minorEastAsia" w:hAnsi="Times New Roman" w:cs="Times New Roman"/>
          <w:sz w:val="20"/>
          <w:szCs w:val="20"/>
          <w:lang w:eastAsia="en-US"/>
        </w:rPr>
      </w:pPr>
    </w:p>
    <w:p w14:paraId="1A0DE3FC" w14:textId="77777777" w:rsidR="00AD747F" w:rsidRDefault="00AD4AD4">
      <w:pPr>
        <w:pStyle w:val="Heading1"/>
        <w:numPr>
          <w:ilvl w:val="0"/>
          <w:numId w:val="4"/>
        </w:numPr>
        <w:tabs>
          <w:tab w:val="clear" w:pos="360"/>
          <w:tab w:val="num" w:pos="432"/>
        </w:tabs>
        <w:ind w:left="0" w:firstLine="0"/>
        <w:divId w:val="3034111967"/>
        <w:rPr>
          <w:rFonts w:ascii="Times New Roman" w:hAnsi="Times New Roman" w:cs="Times New Roman"/>
        </w:rPr>
      </w:pPr>
      <w:r>
        <w:rPr>
          <w:rFonts w:ascii="Times New Roman" w:hAnsi="Times New Roman" w:cs="Times New Roman"/>
          <w:b/>
          <w:bCs/>
          <w:sz w:val="20"/>
          <w:szCs w:val="20"/>
        </w:rPr>
        <w:t>Ongoing Warranties</w:t>
      </w:r>
      <w:r>
        <w:rPr>
          <w:rFonts w:ascii="Times New Roman" w:hAnsi="Times New Roman" w:cs="Times New Roman"/>
          <w:sz w:val="20"/>
          <w:szCs w:val="20"/>
        </w:rPr>
        <w:t> </w:t>
      </w:r>
    </w:p>
    <w:p w14:paraId="21F00075" w14:textId="77777777" w:rsidR="00AD747F" w:rsidRDefault="00AD4AD4">
      <w:pPr>
        <w:widowControl w:val="0"/>
        <w:autoSpaceDE w:val="0"/>
        <w:autoSpaceDN w:val="0"/>
        <w:adjustRightInd w:val="0"/>
        <w:divId w:val="303411196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following sentence is added to this section: It is the Supplier's obligation to ensure to comply with any laws/regulations applicable in the country the end-user/customer is located.</w:t>
      </w:r>
    </w:p>
    <w:p w14:paraId="0F4E4E0A"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A149EB0" w14:textId="77777777" w:rsidR="00AD747F" w:rsidRDefault="00AD4AD4">
      <w:pPr>
        <w:pStyle w:val="Heading1"/>
        <w:numPr>
          <w:ilvl w:val="0"/>
          <w:numId w:val="4"/>
        </w:numPr>
        <w:tabs>
          <w:tab w:val="clear" w:pos="360"/>
          <w:tab w:val="num" w:pos="432"/>
        </w:tabs>
        <w:ind w:left="0" w:firstLine="0"/>
        <w:divId w:val="3034111969"/>
        <w:rPr>
          <w:rFonts w:ascii="Times New Roman" w:hAnsi="Times New Roman" w:cs="Times New Roman"/>
        </w:rPr>
      </w:pPr>
      <w:r>
        <w:rPr>
          <w:rFonts w:ascii="Times New Roman" w:hAnsi="Times New Roman" w:cs="Times New Roman"/>
          <w:b/>
          <w:bCs/>
          <w:sz w:val="20"/>
          <w:szCs w:val="20"/>
        </w:rPr>
        <w:t>Supplier and Supplier Personnel</w:t>
      </w:r>
      <w:r>
        <w:rPr>
          <w:rFonts w:ascii="Times New Roman" w:hAnsi="Times New Roman" w:cs="Times New Roman"/>
          <w:sz w:val="20"/>
          <w:szCs w:val="20"/>
        </w:rPr>
        <w:t> </w:t>
      </w:r>
    </w:p>
    <w:p w14:paraId="1418A39A" w14:textId="77777777" w:rsidR="00AD747F" w:rsidRDefault="00AD4AD4">
      <w:pPr>
        <w:widowControl w:val="0"/>
        <w:autoSpaceDE w:val="0"/>
        <w:autoSpaceDN w:val="0"/>
        <w:adjustRightInd w:val="0"/>
        <w:divId w:val="303411197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sentence is added to this section: Supplier will comply with the provisions of the applicable laws on Employment of Foreigners and Buyer has the right to request evidence with regard to that compliance. </w:t>
      </w:r>
    </w:p>
    <w:p w14:paraId="1049005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BA0038B" w14:textId="77777777" w:rsidR="00AD747F" w:rsidRDefault="00AD4AD4">
      <w:pPr>
        <w:pStyle w:val="Heading1"/>
        <w:numPr>
          <w:ilvl w:val="0"/>
          <w:numId w:val="4"/>
        </w:numPr>
        <w:tabs>
          <w:tab w:val="clear" w:pos="360"/>
          <w:tab w:val="num" w:pos="432"/>
        </w:tabs>
        <w:ind w:left="0" w:firstLine="0"/>
        <w:divId w:val="3034111971"/>
        <w:rPr>
          <w:rFonts w:ascii="Times New Roman" w:hAnsi="Times New Roman" w:cs="Times New Roman"/>
        </w:rPr>
      </w:pPr>
      <w:r>
        <w:rPr>
          <w:rFonts w:ascii="Times New Roman" w:hAnsi="Times New Roman" w:cs="Times New Roman"/>
          <w:b/>
          <w:bCs/>
          <w:sz w:val="20"/>
          <w:szCs w:val="20"/>
        </w:rPr>
        <w:t>Business Ethics/FCPA</w:t>
      </w:r>
      <w:r>
        <w:rPr>
          <w:rFonts w:ascii="Times New Roman" w:hAnsi="Times New Roman" w:cs="Times New Roman"/>
          <w:sz w:val="20"/>
          <w:szCs w:val="20"/>
        </w:rPr>
        <w:t> </w:t>
      </w:r>
    </w:p>
    <w:p w14:paraId="24B4CCD4" w14:textId="77777777" w:rsidR="00AD747F" w:rsidRDefault="00AD4AD4">
      <w:pPr>
        <w:widowControl w:val="0"/>
        <w:autoSpaceDE w:val="0"/>
        <w:autoSpaceDN w:val="0"/>
        <w:adjustRightInd w:val="0"/>
        <w:divId w:val="303411197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4722B8FB"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A1F5877" w14:textId="77777777" w:rsidR="00AD747F" w:rsidRDefault="00AD4AD4">
      <w:pPr>
        <w:pStyle w:val="Heading1"/>
        <w:numPr>
          <w:ilvl w:val="0"/>
          <w:numId w:val="4"/>
        </w:numPr>
        <w:tabs>
          <w:tab w:val="clear" w:pos="360"/>
          <w:tab w:val="num" w:pos="432"/>
        </w:tabs>
        <w:ind w:left="0" w:firstLine="0"/>
        <w:divId w:val="3034132073"/>
        <w:rPr>
          <w:rFonts w:ascii="Times New Roman" w:hAnsi="Times New Roman" w:cs="Times New Roman"/>
        </w:rPr>
      </w:pPr>
      <w:r>
        <w:rPr>
          <w:rFonts w:ascii="Times New Roman" w:hAnsi="Times New Roman" w:cs="Times New Roman"/>
          <w:b/>
          <w:bCs/>
          <w:sz w:val="20"/>
          <w:szCs w:val="20"/>
        </w:rPr>
        <w:t>Assignment</w:t>
      </w:r>
      <w:r>
        <w:rPr>
          <w:rFonts w:ascii="Times New Roman" w:hAnsi="Times New Roman" w:cs="Times New Roman"/>
          <w:sz w:val="20"/>
          <w:szCs w:val="20"/>
        </w:rPr>
        <w:t> </w:t>
      </w:r>
    </w:p>
    <w:p w14:paraId="3F919A8F" w14:textId="77777777" w:rsidR="00AD747F" w:rsidRDefault="00AD4AD4">
      <w:pPr>
        <w:widowControl w:val="0"/>
        <w:autoSpaceDE w:val="0"/>
        <w:autoSpaceDN w:val="0"/>
        <w:adjustRightInd w:val="0"/>
        <w:divId w:val="303413207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4FE324C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07F044" w14:textId="77777777" w:rsidR="00AD747F" w:rsidRDefault="00AD4AD4">
      <w:pPr>
        <w:pStyle w:val="Heading1"/>
        <w:numPr>
          <w:ilvl w:val="0"/>
          <w:numId w:val="4"/>
        </w:numPr>
        <w:tabs>
          <w:tab w:val="clear" w:pos="360"/>
          <w:tab w:val="num" w:pos="432"/>
        </w:tabs>
        <w:ind w:left="0" w:firstLine="0"/>
        <w:divId w:val="3034132075"/>
        <w:rPr>
          <w:rFonts w:ascii="Times New Roman" w:hAnsi="Times New Roman" w:cs="Times New Roman"/>
        </w:rPr>
      </w:pPr>
      <w:r>
        <w:rPr>
          <w:rFonts w:ascii="Times New Roman" w:hAnsi="Times New Roman" w:cs="Times New Roman"/>
          <w:b/>
          <w:bCs/>
          <w:sz w:val="20"/>
          <w:szCs w:val="20"/>
        </w:rPr>
        <w:t>Survival</w:t>
      </w:r>
    </w:p>
    <w:p w14:paraId="43993D17" w14:textId="77777777" w:rsidR="00AD747F" w:rsidRDefault="00AD4AD4">
      <w:pPr>
        <w:widowControl w:val="0"/>
        <w:autoSpaceDE w:val="0"/>
        <w:autoSpaceDN w:val="0"/>
        <w:adjustRightInd w:val="0"/>
        <w:divId w:val="303413207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8C973C5"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36B334C" w14:textId="77777777" w:rsidR="00AD747F" w:rsidRDefault="00AD4AD4">
      <w:pPr>
        <w:pStyle w:val="Heading1"/>
        <w:numPr>
          <w:ilvl w:val="0"/>
          <w:numId w:val="4"/>
        </w:numPr>
        <w:tabs>
          <w:tab w:val="clear" w:pos="360"/>
          <w:tab w:val="num" w:pos="432"/>
        </w:tabs>
        <w:ind w:left="0" w:firstLine="0"/>
        <w:divId w:val="3034132077"/>
        <w:rPr>
          <w:rFonts w:ascii="Times New Roman" w:hAnsi="Times New Roman" w:cs="Times New Roman"/>
        </w:rPr>
      </w:pPr>
      <w:r>
        <w:rPr>
          <w:rFonts w:ascii="Times New Roman" w:hAnsi="Times New Roman" w:cs="Times New Roman"/>
          <w:b/>
          <w:bCs/>
          <w:sz w:val="20"/>
          <w:szCs w:val="20"/>
        </w:rPr>
        <w:t>Access to Premises</w:t>
      </w:r>
      <w:r>
        <w:rPr>
          <w:rFonts w:ascii="Times New Roman" w:hAnsi="Times New Roman" w:cs="Times New Roman"/>
          <w:sz w:val="20"/>
          <w:szCs w:val="20"/>
        </w:rPr>
        <w:t> </w:t>
      </w:r>
    </w:p>
    <w:p w14:paraId="129B9F36" w14:textId="5A7910E7" w:rsidR="00AD747F" w:rsidRDefault="00AD4AD4">
      <w:pPr>
        <w:widowControl w:val="0"/>
        <w:autoSpaceDE w:val="0"/>
        <w:autoSpaceDN w:val="0"/>
        <w:adjustRightInd w:val="0"/>
        <w:divId w:val="3034132078"/>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sections are to be deleted from the Subsection titled </w:t>
      </w:r>
      <w:r>
        <w:rPr>
          <w:rFonts w:ascii="Times New Roman" w:eastAsiaTheme="minorEastAsia" w:hAnsi="Times New Roman" w:cs="Times New Roman"/>
          <w:b/>
          <w:bCs/>
          <w:i/>
          <w:iCs/>
          <w:sz w:val="20"/>
          <w:szCs w:val="20"/>
          <w:lang w:eastAsia="en-US"/>
        </w:rPr>
        <w:t xml:space="preserve">Access to Premises </w:t>
      </w:r>
      <w:r>
        <w:rPr>
          <w:rFonts w:ascii="Times New Roman" w:eastAsiaTheme="minorEastAsia" w:hAnsi="Times New Roman" w:cs="Times New Roman"/>
          <w:sz w:val="20"/>
          <w:szCs w:val="20"/>
          <w:lang w:eastAsia="en-US"/>
        </w:rPr>
        <w:t xml:space="preserve">of the referenced Base Agreement: </w:t>
      </w:r>
    </w:p>
    <w:p w14:paraId="7737A1B9" w14:textId="77777777" w:rsidR="00AD747F" w:rsidRDefault="00AD4AD4">
      <w:pPr>
        <w:widowControl w:val="0"/>
        <w:autoSpaceDE w:val="0"/>
        <w:autoSpaceDN w:val="0"/>
        <w:adjustRightInd w:val="0"/>
        <w:divId w:val="303413207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2C441E82" w14:textId="77777777" w:rsidR="00AD747F" w:rsidRDefault="00AD4AD4">
      <w:pPr>
        <w:widowControl w:val="0"/>
        <w:autoSpaceDE w:val="0"/>
        <w:autoSpaceDN w:val="0"/>
        <w:adjustRightInd w:val="0"/>
        <w:divId w:val="303413208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will: </w:t>
      </w:r>
    </w:p>
    <w:p w14:paraId="4C533512" w14:textId="77777777" w:rsidR="00AD747F" w:rsidRDefault="00AD4AD4">
      <w:pPr>
        <w:widowControl w:val="0"/>
        <w:autoSpaceDE w:val="0"/>
        <w:autoSpaceDN w:val="0"/>
        <w:adjustRightInd w:val="0"/>
        <w:divId w:val="303413208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findings; </w:t>
      </w:r>
    </w:p>
    <w:p w14:paraId="2F27D732" w14:textId="77777777" w:rsidR="00AD747F" w:rsidRDefault="00AD4AD4">
      <w:pPr>
        <w:widowControl w:val="0"/>
        <w:autoSpaceDE w:val="0"/>
        <w:autoSpaceDN w:val="0"/>
        <w:adjustRightInd w:val="0"/>
        <w:divId w:val="303413208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2. inform Buyer if a former employee of Buyer will be assigned work under this Agreement, such assignment subject to Buyer approval;</w:t>
      </w:r>
    </w:p>
    <w:p w14:paraId="267762F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1C9AB6" w14:textId="77777777" w:rsidR="00AD747F" w:rsidRDefault="00AD4AD4">
      <w:pPr>
        <w:widowControl w:val="0"/>
        <w:autoSpaceDE w:val="0"/>
        <w:autoSpaceDN w:val="0"/>
        <w:adjustRightInd w:val="0"/>
        <w:ind w:left="432" w:right="432"/>
        <w:rPr>
          <w:rFonts w:ascii="Times New Roman" w:eastAsiaTheme="minorEastAsia" w:hAnsi="Times New Roman" w:cs="Times New Roman"/>
          <w:lang w:eastAsia="en-US"/>
        </w:rPr>
      </w:pPr>
      <w:r>
        <w:rPr>
          <w:rFonts w:eastAsiaTheme="minorEastAsia" w:cstheme="minorBidi"/>
          <w:lang w:eastAsia="en-US"/>
        </w:rPr>
        <w:lastRenderedPageBreak/>
        <w:br w:type="page"/>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8"/>
        <w:gridCol w:w="265"/>
        <w:gridCol w:w="4317"/>
      </w:tblGrid>
      <w:tr w:rsidR="00AD747F" w14:paraId="18983B08" w14:textId="77777777">
        <w:tc>
          <w:tcPr>
            <w:tcW w:w="4949" w:type="dxa"/>
            <w:tcBorders>
              <w:bottom w:val="nil"/>
              <w:right w:val="nil"/>
            </w:tcBorders>
          </w:tcPr>
          <w:p w14:paraId="5D68110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lastRenderedPageBreak/>
              <w:t>ACCEPTED AND AGREED TO:</w:t>
            </w:r>
          </w:p>
        </w:tc>
        <w:tc>
          <w:tcPr>
            <w:tcW w:w="719" w:type="dxa"/>
            <w:tcBorders>
              <w:left w:val="nil"/>
              <w:bottom w:val="nil"/>
              <w:right w:val="nil"/>
            </w:tcBorders>
          </w:tcPr>
          <w:p w14:paraId="7C63373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14:paraId="054A908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tr w:rsidR="00AD747F" w14:paraId="5A68FDCB" w14:textId="77777777">
        <w:tc>
          <w:tcPr>
            <w:tcW w:w="4949" w:type="dxa"/>
            <w:tcBorders>
              <w:top w:val="nil"/>
              <w:bottom w:val="nil"/>
              <w:right w:val="nil"/>
            </w:tcBorders>
          </w:tcPr>
          <w:p w14:paraId="231D522A" w14:textId="44A4A237"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val="es-ES" w:eastAsia="en-US"/>
              </w:rPr>
              <w:fldChar w:fldCharType="begin"/>
            </w:r>
            <w:r w:rsidRPr="00EC0316">
              <w:rPr>
                <w:rFonts w:ascii="Times New Roman" w:eastAsiaTheme="minorEastAsia" w:hAnsi="Times New Roman" w:cs="Times New Roman"/>
                <w:b/>
                <w:bCs/>
                <w:lang w:val="es-ES" w:eastAsia="en-US"/>
              </w:rPr>
              <w:instrText xml:space="preserve"> DOCPROPERTY cacus_IBMLegalCompanyName \* MERGEFORMAT </w:instrText>
            </w:r>
            <w:r w:rsidRPr="00EC0316">
              <w:rPr>
                <w:rFonts w:ascii="Times New Roman" w:eastAsiaTheme="minorEastAsia" w:hAnsi="Times New Roman" w:cs="Times New Roman"/>
                <w:b/>
                <w:bCs/>
                <w:lang w:val="es-ES"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p>
        </w:tc>
        <w:tc>
          <w:tcPr>
            <w:tcW w:w="719" w:type="dxa"/>
            <w:tcBorders>
              <w:top w:val="nil"/>
              <w:left w:val="nil"/>
              <w:bottom w:val="nil"/>
              <w:right w:val="nil"/>
            </w:tcBorders>
          </w:tcPr>
          <w:p w14:paraId="36E5C7D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28302786" w14:textId="6455FD5A"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eastAsia="en-US"/>
              </w:rPr>
              <w:fldChar w:fldCharType="begin"/>
            </w:r>
            <w:r w:rsidRPr="00EC0316">
              <w:rPr>
                <w:rFonts w:ascii="Times New Roman" w:eastAsiaTheme="minorEastAsia" w:hAnsi="Times New Roman" w:cs="Times New Roman"/>
                <w:b/>
                <w:bCs/>
                <w:lang w:val="es-ES" w:eastAsia="en-US"/>
              </w:rPr>
              <w:instrText xml:space="preserve"> DOCPROPERTY caSupplier  \* MERGEFORMAT </w:instrText>
            </w:r>
            <w:r w:rsidRPr="00EC0316">
              <w:rPr>
                <w:rFonts w:ascii="Times New Roman" w:eastAsiaTheme="minorEastAsia" w:hAnsi="Times New Roman" w:cs="Times New Roman"/>
                <w:b/>
                <w:bCs/>
                <w:lang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r w:rsidR="00AD4AD4">
              <w:rPr>
                <w:rFonts w:ascii="Times New Roman" w:eastAsiaTheme="minorEastAsia" w:hAnsi="Times New Roman" w:cs="Times New Roman"/>
                <w:lang w:eastAsia="en-US"/>
              </w:rPr>
              <w:t>  </w:t>
            </w:r>
          </w:p>
        </w:tc>
      </w:tr>
      <w:tr w:rsidR="00AD747F" w14:paraId="3EEDDD16" w14:textId="77777777">
        <w:tc>
          <w:tcPr>
            <w:tcW w:w="4949" w:type="dxa"/>
            <w:tcBorders>
              <w:top w:val="nil"/>
              <w:bottom w:val="nil"/>
              <w:right w:val="nil"/>
            </w:tcBorders>
          </w:tcPr>
          <w:p w14:paraId="08DD44D8" w14:textId="53DE762B"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r w:rsidR="006A561B">
              <w:rPr>
                <w:rFonts w:ascii="Times New Roman" w:eastAsiaTheme="minorEastAsia" w:hAnsi="Times New Roman" w:cs="Times New Roman"/>
                <w:lang w:eastAsia="en-US"/>
              </w:rPr>
              <w:t xml:space="preserve"> </w:t>
            </w:r>
          </w:p>
          <w:p w14:paraId="2BA6BBC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367DB8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00F60C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14:paraId="38FF8DC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46B95D1D" w14:textId="77777777">
        <w:tc>
          <w:tcPr>
            <w:tcW w:w="4949" w:type="dxa"/>
            <w:tcBorders>
              <w:top w:val="nil"/>
              <w:bottom w:val="nil"/>
              <w:right w:val="nil"/>
            </w:tcBorders>
          </w:tcPr>
          <w:p w14:paraId="464762C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14:paraId="3BA4E7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40603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AD747F" w14:paraId="2B7C3216" w14:textId="77777777">
        <w:tc>
          <w:tcPr>
            <w:tcW w:w="4949" w:type="dxa"/>
            <w:tcBorders>
              <w:top w:val="nil"/>
              <w:bottom w:val="nil"/>
              <w:right w:val="nil"/>
            </w:tcBorders>
          </w:tcPr>
          <w:p w14:paraId="4457E842" w14:textId="51E55B1B"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lang w:eastAsia="en-US"/>
              </w:rPr>
              <w:fldChar w:fldCharType="begin"/>
            </w:r>
            <w:r w:rsidRPr="00EC0316">
              <w:rPr>
                <w:rFonts w:ascii="Times New Roman" w:eastAsiaTheme="minorEastAsia" w:hAnsi="Times New Roman" w:cs="Times New Roman"/>
                <w:lang w:eastAsia="en-US"/>
              </w:rPr>
              <w:instrText xml:space="preserve"> DOCPROPERTY cacus_ProjectOwnerName \* MERGEFORMAT </w:instrText>
            </w:r>
            <w:r w:rsidRPr="00EC0316">
              <w:rPr>
                <w:rFonts w:ascii="Times New Roman" w:eastAsiaTheme="minorEastAsia" w:hAnsi="Times New Roman" w:cs="Times New Roman"/>
                <w:lang w:eastAsia="en-US"/>
              </w:rPr>
              <w:fldChar w:fldCharType="separate"/>
            </w:r>
            <w:ins w:id="2" w:author="Mariana Lomeli Martinez" w:date="2020-04-23T17:37:00Z">
              <w:r w:rsidR="007712B9">
                <w:rPr>
                  <w:rFonts w:ascii="Times New Roman" w:eastAsiaTheme="minorEastAsia" w:hAnsi="Times New Roman" w:cs="Times New Roman"/>
                  <w:lang w:eastAsia="en-US"/>
                </w:rPr>
                <w:t>JONATHAN FELIX SICILIA MORA</w:t>
              </w:r>
            </w:ins>
            <w:del w:id="3" w:author="Mariana Lomeli Martinez" w:date="2020-04-23T17:37:00Z">
              <w:r w:rsidDel="007712B9">
                <w:rPr>
                  <w:rFonts w:ascii="Times New Roman" w:eastAsiaTheme="minorEastAsia" w:hAnsi="Times New Roman" w:cs="Times New Roman"/>
                  <w:lang w:eastAsia="en-US"/>
                </w:rPr>
                <w:delText xml:space="preserve"> </w:delText>
              </w:r>
            </w:del>
            <w:r w:rsidRPr="00EC0316">
              <w:rPr>
                <w:rFonts w:ascii="Times New Roman" w:eastAsiaTheme="minorEastAsia" w:hAnsi="Times New Roman" w:cs="Times New Roman"/>
                <w:lang w:eastAsia="en-US"/>
              </w:rPr>
              <w:fldChar w:fldCharType="end"/>
            </w:r>
            <w:r w:rsidR="00AD4AD4">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B7612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BA43F41"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671BAB0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780BB522" w14:textId="77777777">
        <w:tc>
          <w:tcPr>
            <w:tcW w:w="4949" w:type="dxa"/>
            <w:tcBorders>
              <w:top w:val="nil"/>
              <w:bottom w:val="nil"/>
              <w:right w:val="nil"/>
            </w:tcBorders>
          </w:tcPr>
          <w:p w14:paraId="569A3EF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14:paraId="766EAD2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0EF56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AD747F" w14:paraId="5E240FBA" w14:textId="77777777">
        <w:tc>
          <w:tcPr>
            <w:tcW w:w="4949" w:type="dxa"/>
            <w:tcBorders>
              <w:top w:val="nil"/>
              <w:bottom w:val="nil"/>
              <w:right w:val="nil"/>
            </w:tcBorders>
          </w:tcPr>
          <w:p w14:paraId="7430E49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14:paraId="12BD7B6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A33C11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E842CD4"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B8C32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265F98C9" w14:textId="77777777">
        <w:tc>
          <w:tcPr>
            <w:tcW w:w="4949" w:type="dxa"/>
            <w:tcBorders>
              <w:top w:val="nil"/>
              <w:bottom w:val="nil"/>
              <w:right w:val="nil"/>
            </w:tcBorders>
          </w:tcPr>
          <w:p w14:paraId="287C3A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14:paraId="40EB50D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E89C53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AD747F" w14:paraId="2AA3577C" w14:textId="77777777">
        <w:tc>
          <w:tcPr>
            <w:tcW w:w="4949" w:type="dxa"/>
            <w:tcBorders>
              <w:top w:val="nil"/>
              <w:bottom w:val="nil"/>
              <w:right w:val="nil"/>
            </w:tcBorders>
          </w:tcPr>
          <w:p w14:paraId="3C752DA3"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14:paraId="76649F2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D3A8C5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A259755"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2B492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3294D7B4" w14:textId="77777777">
        <w:tc>
          <w:tcPr>
            <w:tcW w:w="4949" w:type="dxa"/>
            <w:tcBorders>
              <w:top w:val="nil"/>
              <w:right w:val="nil"/>
            </w:tcBorders>
          </w:tcPr>
          <w:p w14:paraId="575FE77E"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14:paraId="06793816" w14:textId="77777777"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Kingdom Tower, 23rd floor. </w:t>
            </w:r>
          </w:p>
          <w:p w14:paraId="03CA43F8" w14:textId="77777777" w:rsidR="006A561B" w:rsidRDefault="006A561B">
            <w:pPr>
              <w:widowControl w:val="0"/>
              <w:autoSpaceDE w:val="0"/>
              <w:autoSpaceDN w:val="0"/>
              <w:adjustRightInd w:val="0"/>
              <w:rPr>
                <w:rFonts w:ascii="Times New Roman" w:hAnsi="Times New Roman" w:cs="Times New Roman"/>
              </w:rPr>
            </w:pPr>
            <w:proofErr w:type="spellStart"/>
            <w:r w:rsidRPr="006A561B">
              <w:rPr>
                <w:rFonts w:ascii="Times New Roman" w:hAnsi="Times New Roman" w:cs="Times New Roman"/>
              </w:rPr>
              <w:t>P.</w:t>
            </w:r>
            <w:proofErr w:type="gramStart"/>
            <w:r w:rsidRPr="006A561B">
              <w:rPr>
                <w:rFonts w:ascii="Times New Roman" w:hAnsi="Times New Roman" w:cs="Times New Roman"/>
              </w:rPr>
              <w:t>O.Box</w:t>
            </w:r>
            <w:proofErr w:type="spellEnd"/>
            <w:proofErr w:type="gramEnd"/>
            <w:r w:rsidRPr="006A561B">
              <w:rPr>
                <w:rFonts w:ascii="Times New Roman" w:hAnsi="Times New Roman" w:cs="Times New Roman"/>
              </w:rPr>
              <w:t xml:space="preserve"> 50705 </w:t>
            </w:r>
          </w:p>
          <w:p w14:paraId="2DF0E9E0" w14:textId="4BE74EE3"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Riyadh 11533  </w:t>
            </w:r>
          </w:p>
          <w:p w14:paraId="6C187AB7" w14:textId="77777777" w:rsidR="00AD747F" w:rsidRDefault="006A561B">
            <w:pPr>
              <w:widowControl w:val="0"/>
              <w:autoSpaceDE w:val="0"/>
              <w:autoSpaceDN w:val="0"/>
              <w:adjustRightInd w:val="0"/>
              <w:rPr>
                <w:ins w:id="4" w:author="Mariana Lomeli Martinez" w:date="2020-04-23T17:39:00Z"/>
                <w:rFonts w:ascii="Times New Roman" w:hAnsi="Times New Roman" w:cs="Times New Roman"/>
              </w:rPr>
            </w:pPr>
            <w:r w:rsidRPr="006A561B">
              <w:rPr>
                <w:rFonts w:ascii="Times New Roman" w:hAnsi="Times New Roman" w:cs="Times New Roman"/>
              </w:rPr>
              <w:t>K</w:t>
            </w:r>
            <w:r>
              <w:rPr>
                <w:rFonts w:ascii="Times New Roman" w:hAnsi="Times New Roman" w:cs="Times New Roman"/>
              </w:rPr>
              <w:t xml:space="preserve">ingdom of </w:t>
            </w:r>
            <w:r w:rsidRPr="006A561B">
              <w:rPr>
                <w:rFonts w:ascii="Times New Roman" w:hAnsi="Times New Roman" w:cs="Times New Roman"/>
              </w:rPr>
              <w:t>S</w:t>
            </w:r>
            <w:r>
              <w:rPr>
                <w:rFonts w:ascii="Times New Roman" w:hAnsi="Times New Roman" w:cs="Times New Roman"/>
              </w:rPr>
              <w:t xml:space="preserve">audi </w:t>
            </w:r>
            <w:r w:rsidRPr="006A561B">
              <w:rPr>
                <w:rFonts w:ascii="Times New Roman" w:hAnsi="Times New Roman" w:cs="Times New Roman"/>
              </w:rPr>
              <w:t>A</w:t>
            </w:r>
            <w:r>
              <w:rPr>
                <w:rFonts w:ascii="Times New Roman" w:hAnsi="Times New Roman" w:cs="Times New Roman"/>
              </w:rPr>
              <w:t>rabia</w:t>
            </w:r>
          </w:p>
          <w:p w14:paraId="50D5B86A" w14:textId="77FABE97" w:rsidR="007712B9" w:rsidRDefault="007712B9">
            <w:pPr>
              <w:widowControl w:val="0"/>
              <w:autoSpaceDE w:val="0"/>
              <w:autoSpaceDN w:val="0"/>
              <w:adjustRightInd w:val="0"/>
              <w:rPr>
                <w:rFonts w:eastAsiaTheme="minorEastAsia" w:cstheme="minorBidi"/>
                <w:lang w:eastAsia="en-US"/>
              </w:rPr>
            </w:pPr>
            <w:ins w:id="5" w:author="Mariana Lomeli Martinez" w:date="2020-04-23T17:40:00Z">
              <w:r>
                <w:rPr>
                  <w:rFonts w:ascii="Times New Roman" w:hAnsi="Times New Roman" w:cs="Times New Roman"/>
                </w:rPr>
                <w:fldChar w:fldCharType="begin"/>
              </w:r>
              <w:r>
                <w:rPr>
                  <w:rFonts w:ascii="Times New Roman" w:hAnsi="Times New Roman" w:cs="Times New Roman"/>
                </w:rPr>
                <w:instrText xml:space="preserve"> DOCPROPERTY  cacus_IBMLegalCompanyAddress  \* MERGEFORMAT </w:instrText>
              </w:r>
            </w:ins>
            <w:r>
              <w:rPr>
                <w:rFonts w:ascii="Times New Roman" w:hAnsi="Times New Roman" w:cs="Times New Roman"/>
              </w:rPr>
              <w:fldChar w:fldCharType="separate"/>
            </w:r>
            <w:ins w:id="6" w:author="Mariana Lomeli Martinez" w:date="2020-04-23T17:40:00Z">
              <w:r>
                <w:rPr>
                  <w:rFonts w:ascii="Times New Roman" w:hAnsi="Times New Roman" w:cs="Times New Roman"/>
                </w:rPr>
                <w:t xml:space="preserve"> </w:t>
              </w:r>
              <w:r>
                <w:rPr>
                  <w:rFonts w:ascii="Times New Roman" w:hAnsi="Times New Roman" w:cs="Times New Roman"/>
                </w:rPr>
                <w:fldChar w:fldCharType="end"/>
              </w:r>
            </w:ins>
            <w:bookmarkStart w:id="7" w:name="_GoBack"/>
            <w:bookmarkEnd w:id="7"/>
          </w:p>
        </w:tc>
        <w:tc>
          <w:tcPr>
            <w:tcW w:w="719" w:type="dxa"/>
            <w:tcBorders>
              <w:top w:val="nil"/>
              <w:left w:val="nil"/>
              <w:right w:val="nil"/>
            </w:tcBorders>
          </w:tcPr>
          <w:p w14:paraId="3210A68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14:paraId="43D28395"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14:paraId="20C780B0" w14:textId="7C2ACC33"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caSupplier.CorporateAddress.PostalAddress.Lines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20A0B548" w14:textId="4DE2E456"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caSupplier.CorporateAddress.PostalAddress.City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p>
          <w:p w14:paraId="505760B9" w14:textId="0AD6C578"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caSupplier.CorporateAddress.PostalAddress.State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32683AE" w14:textId="0FFEA730"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F600B0D" w14:textId="11243729" w:rsidR="00AD747F" w:rsidRDefault="00D23A77">
            <w:pPr>
              <w:widowControl w:val="0"/>
              <w:autoSpaceDE w:val="0"/>
              <w:autoSpaceDN w:val="0"/>
              <w:adjustRightInd w:val="0"/>
              <w:rPr>
                <w:rFonts w:eastAsiaTheme="minorEastAsia" w:cstheme="minorBidi"/>
                <w:lang w:eastAsia="en-US"/>
              </w:rPr>
            </w:pPr>
            <w:r w:rsidRPr="003A610C">
              <w:rPr>
                <w:rFonts w:ascii="Times New Roman" w:hAnsi="Times New Roman" w:cs="Times New Roman"/>
                <w:color w:val="000000" w:themeColor="text1"/>
                <w:lang w:val="es-ES"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caSupplier.CorporateAddress.PostalAddress.Country.Name \* MERGEFORMAT </w:instrText>
            </w:r>
            <w:r w:rsidRPr="003A610C">
              <w:rPr>
                <w:rFonts w:ascii="Times New Roman" w:hAnsi="Times New Roman" w:cs="Times New Roman"/>
                <w:color w:val="000000" w:themeColor="text1"/>
                <w:lang w:val="es-ES"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val="es-ES" w:eastAsia="es-ES_tradnl"/>
              </w:rPr>
              <w:fldChar w:fldCharType="end"/>
            </w:r>
          </w:p>
        </w:tc>
      </w:tr>
    </w:tbl>
    <w:p w14:paraId="1323D009" w14:textId="77777777" w:rsidR="00AD4AD4" w:rsidRDefault="00AD4AD4">
      <w:pPr>
        <w:widowControl w:val="0"/>
        <w:autoSpaceDE w:val="0"/>
        <w:autoSpaceDN w:val="0"/>
        <w:adjustRightInd w:val="0"/>
        <w:ind w:left="432" w:right="432"/>
        <w:rPr>
          <w:rFonts w:ascii="Times New Roman" w:eastAsiaTheme="minorEastAsia" w:hAnsi="Times New Roman" w:cs="Times New Roman"/>
          <w:lang w:eastAsia="en-US"/>
        </w:rPr>
      </w:pPr>
    </w:p>
    <w:sectPr w:rsidR="00AD4AD4">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A3F8F" w14:textId="77777777" w:rsidR="00641396" w:rsidRDefault="00641396">
      <w:r>
        <w:separator/>
      </w:r>
    </w:p>
  </w:endnote>
  <w:endnote w:type="continuationSeparator" w:id="0">
    <w:p w14:paraId="6C73D14B" w14:textId="77777777" w:rsidR="00641396" w:rsidRDefault="0064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B30AE" w14:textId="00545504"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xml:space="preserve">Form Title: Participation Agreement IBM </w:t>
    </w:r>
    <w:r w:rsidR="006A561B">
      <w:rPr>
        <w:rFonts w:ascii="Times New Roman" w:eastAsiaTheme="minorEastAsia" w:hAnsi="Times New Roman" w:cs="Times New Roman"/>
        <w:sz w:val="16"/>
        <w:szCs w:val="16"/>
        <w:lang w:eastAsia="en-US"/>
      </w:rPr>
      <w:t>ME, Saudi Arabia Branch</w:t>
    </w:r>
    <w:r>
      <w:rPr>
        <w:rFonts w:eastAsiaTheme="minorEastAsia" w:cstheme="minorBidi"/>
        <w:lang w:eastAsia="en-US"/>
      </w:rPr>
      <w:tab/>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4</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11/11</w:t>
    </w:r>
  </w:p>
  <w:p w14:paraId="45E78C2E" w14:textId="77777777"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w:t>
    </w: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53F00" w14:textId="77777777" w:rsidR="00641396" w:rsidRDefault="00641396">
      <w:r>
        <w:separator/>
      </w:r>
    </w:p>
  </w:footnote>
  <w:footnote w:type="continuationSeparator" w:id="0">
    <w:p w14:paraId="668C9703" w14:textId="77777777" w:rsidR="00641396" w:rsidRDefault="00641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94EB9"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C1DC8AE"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14:paraId="0DA87AE7" w14:textId="5585928F"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 IBM</w:t>
    </w:r>
    <w:r w:rsidR="006A561B">
      <w:rPr>
        <w:rFonts w:ascii="Times New Roman" w:eastAsiaTheme="minorEastAsia" w:hAnsi="Times New Roman" w:cs="Times New Roman"/>
        <w:lang w:eastAsia="en-US"/>
      </w:rPr>
      <w:t xml:space="preserve"> ME,</w:t>
    </w:r>
    <w:r>
      <w:rPr>
        <w:rFonts w:ascii="Times New Roman" w:eastAsiaTheme="minorEastAsia" w:hAnsi="Times New Roman" w:cs="Times New Roman"/>
        <w:lang w:eastAsia="en-US"/>
      </w:rPr>
      <w:t xml:space="preserve"> </w:t>
    </w:r>
    <w:r w:rsidR="006A561B">
      <w:rPr>
        <w:rFonts w:ascii="Times New Roman" w:eastAsiaTheme="minorEastAsia" w:hAnsi="Times New Roman" w:cs="Times New Roman"/>
        <w:lang w:eastAsia="en-US"/>
      </w:rPr>
      <w:t>Saudi Arabia Branch</w:t>
    </w:r>
    <w:r>
      <w:rPr>
        <w:rFonts w:eastAsiaTheme="minorEastAsia" w:cstheme="minorBidi"/>
        <w:lang w:eastAsia="en-US"/>
      </w:rPr>
      <w:tab/>
    </w:r>
  </w:p>
  <w:p w14:paraId="137FB288"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4F0D13E" w14:textId="7BB6CB05"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cacus_ParentCW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sz w:val="20"/>
        <w:szCs w:val="20"/>
        <w:lang w:eastAsia="en-US"/>
      </w:rPr>
      <w:t> </w:t>
    </w:r>
  </w:p>
  <w:p w14:paraId="4597F617" w14:textId="04C2B6A3"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caContractId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p>
  <w:p w14:paraId="71C89D87"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BA"/>
    <w:rsid w:val="0020055E"/>
    <w:rsid w:val="00225976"/>
    <w:rsid w:val="004D7CBA"/>
    <w:rsid w:val="00641396"/>
    <w:rsid w:val="006A561B"/>
    <w:rsid w:val="007712B9"/>
    <w:rsid w:val="007965CC"/>
    <w:rsid w:val="008579FB"/>
    <w:rsid w:val="0093050E"/>
    <w:rsid w:val="0099125E"/>
    <w:rsid w:val="00A34336"/>
    <w:rsid w:val="00AD4AD4"/>
    <w:rsid w:val="00AD747F"/>
    <w:rsid w:val="00B3069B"/>
    <w:rsid w:val="00D23A77"/>
    <w:rsid w:val="00D455EB"/>
    <w:rsid w:val="00FA4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8AC68"/>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1111">
    <w:name w:val="nexdata version=11.11"/>
    <w:basedOn w:val="Normal"/>
    <w:uiPriority w:val="99"/>
    <w:pPr>
      <w:widowControl w:val="0"/>
      <w:autoSpaceDE w:val="0"/>
      <w:autoSpaceDN w:val="0"/>
      <w:adjustRightInd w:val="0"/>
    </w:pPr>
    <w:rPr>
      <w:rFonts w:eastAsiaTheme="minorEastAsia" w:cstheme="minorBidi"/>
      <w:lang w:eastAsia="en-US"/>
    </w:rPr>
  </w:style>
  <w:style w:type="paragraph" w:customStyle="1" w:styleId="nexdatadocId18976">
    <w:name w:val="nexdata docId=18976"/>
    <w:basedOn w:val="Normal"/>
    <w:uiPriority w:val="99"/>
    <w:pPr>
      <w:widowControl w:val="0"/>
      <w:autoSpaceDE w:val="0"/>
      <w:autoSpaceDN w:val="0"/>
      <w:adjustRightInd w:val="0"/>
    </w:pPr>
    <w:rPr>
      <w:rFonts w:eastAsiaTheme="minorEastAsia" w:cstheme="minorBidi"/>
      <w:lang w:eastAsia="en-US"/>
    </w:rPr>
  </w:style>
  <w:style w:type="paragraph" w:styleId="BalloonText">
    <w:name w:val="Balloon Text"/>
    <w:basedOn w:val="Normal"/>
    <w:link w:val="BalloonTextChar"/>
    <w:uiPriority w:val="99"/>
    <w:semiHidden/>
    <w:unhideWhenUsed/>
    <w:rsid w:val="008579F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9FB"/>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2020-04-23T22:41:00Z</dcterms:created>
  <dc:creator>ALBENA ILIEVA</dc:creator>
  <cp:lastModifiedBy>Mariana Lomeli Martinez</cp:lastModifiedBy>
  <dcterms:modified xsi:type="dcterms:W3CDTF">2020-04-23T22:41:00Z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CW3172058</vt:lpwstr>
  </property>
  <property fmtid="{D5CDD505-2E9C-101B-9397-08002B2CF9AE}" pid="3" name="caSupplier">
    <vt:lpwstr>George P Johnson GmbH</vt:lpwstr>
  </property>
  <property fmtid="{D5CDD505-2E9C-101B-9397-08002B2CF9AE}" pid="4" name="caSupplier.CorporateAddress.PostalAddress.Lines">
    <vt:lpwstr>Max Eyth Strasse 1</vt:lpwstr>
  </property>
  <property fmtid="{D5CDD505-2E9C-101B-9397-08002B2CF9AE}" pid="5" name="caSupplier.CorporateAddress.PostalAddress.City">
    <vt:lpwstr>Ostfildern Ruit</vt:lpwstr>
  </property>
  <property fmtid="{D5CDD505-2E9C-101B-9397-08002B2CF9AE}" pid="6" name="caSupplier.CorporateAddress.PostalAddress.State">
    <vt:lpwstr>BW</vt:lpwstr>
  </property>
  <property fmtid="{D5CDD505-2E9C-101B-9397-08002B2CF9AE}" pid="7" name="caSupplier.CorporateAddress.PostalAddress.PostalCode">
    <vt:lpwstr>73760</vt:lpwstr>
  </property>
  <property fmtid="{D5CDD505-2E9C-101B-9397-08002B2CF9AE}" pid="8" name="caSupplier.CorporateAddress.PostalAddress.Country.Name">
    <vt:lpwstr>Germany</vt:lpwstr>
  </property>
  <property fmtid="{D5CDD505-2E9C-101B-9397-08002B2CF9AE}" pid="9" name="cacus_ParentCW">
    <vt:lpwstr>4910016239</vt:lpwstr>
  </property>
  <property fmtid="{D5CDD505-2E9C-101B-9397-08002B2CF9AE}" pid="10" name="cacus_IBMLegalCompanyName">
    <vt:lpwstr>IBM Middle East FZ-LLC Saudi Arabia Branch</vt:lpwstr>
  </property>
  <property fmtid="{D5CDD505-2E9C-101B-9397-08002B2CF9AE}" pid="11" name="cacus_IBMLegalCompanyAddress">
    <vt:lpwstr>23rd Floor, Kingdom Tower, Olaya Street, PO Box 50705, Riyadh 11533, Riyadh, 01, SA, 11533</vt:lpwstr>
  </property>
  <property fmtid="{D5CDD505-2E9C-101B-9397-08002B2CF9AE}" pid="12" name="cacus_ProjectOwnerName">
    <vt:lpwstr>Izabella Pallagi-Sarány</vt:lpwstr>
  </property>
</Properties>
</file>